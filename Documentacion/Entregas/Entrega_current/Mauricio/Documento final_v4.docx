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C622B8">
      <w:r w:rsidRPr="00C622B8">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1E7F55" w:rsidRPr="00E7701C" w:rsidRDefault="001E7F55"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1E7F55" w:rsidRPr="00190BFA" w:rsidRDefault="001E7F55"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1E7F55" w:rsidRPr="00190BFA" w:rsidRDefault="001E7F55"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1E7F55" w:rsidRPr="00236439" w:rsidRDefault="001E7F55"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659719"/>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2559B4" w:rsidRDefault="00C622B8">
          <w:pPr>
            <w:pStyle w:val="TDC1"/>
            <w:rPr>
              <w:noProof/>
              <w:lang w:val="es-ES" w:eastAsia="es-ES"/>
            </w:rPr>
          </w:pPr>
          <w:r>
            <w:rPr>
              <w:lang w:val="es-ES"/>
            </w:rPr>
            <w:fldChar w:fldCharType="begin"/>
          </w:r>
          <w:r w:rsidR="00830755">
            <w:rPr>
              <w:lang w:val="es-ES"/>
            </w:rPr>
            <w:instrText xml:space="preserve"> TOC \o "1-3" \h \z \u </w:instrText>
          </w:r>
          <w:r>
            <w:rPr>
              <w:lang w:val="es-ES"/>
            </w:rPr>
            <w:fldChar w:fldCharType="separate"/>
          </w:r>
          <w:hyperlink w:anchor="_Toc374659719" w:history="1">
            <w:r w:rsidR="002559B4" w:rsidRPr="0053506C">
              <w:rPr>
                <w:rStyle w:val="Hipervnculo"/>
                <w:noProof/>
              </w:rPr>
              <w:t>Agradecimientos</w:t>
            </w:r>
            <w:r w:rsidR="002559B4">
              <w:rPr>
                <w:noProof/>
                <w:webHidden/>
              </w:rPr>
              <w:tab/>
            </w:r>
            <w:r>
              <w:rPr>
                <w:noProof/>
                <w:webHidden/>
              </w:rPr>
              <w:fldChar w:fldCharType="begin"/>
            </w:r>
            <w:r w:rsidR="002559B4">
              <w:rPr>
                <w:noProof/>
                <w:webHidden/>
              </w:rPr>
              <w:instrText xml:space="preserve"> PAGEREF _Toc374659719 \h </w:instrText>
            </w:r>
            <w:r>
              <w:rPr>
                <w:noProof/>
                <w:webHidden/>
              </w:rPr>
            </w:r>
            <w:r>
              <w:rPr>
                <w:noProof/>
                <w:webHidden/>
              </w:rPr>
              <w:fldChar w:fldCharType="separate"/>
            </w:r>
            <w:r w:rsidR="002559B4">
              <w:rPr>
                <w:noProof/>
                <w:webHidden/>
              </w:rPr>
              <w:t>3</w:t>
            </w:r>
            <w:r>
              <w:rPr>
                <w:noProof/>
                <w:webHidden/>
              </w:rPr>
              <w:fldChar w:fldCharType="end"/>
            </w:r>
          </w:hyperlink>
        </w:p>
        <w:p w:rsidR="002559B4" w:rsidRDefault="00C622B8">
          <w:pPr>
            <w:pStyle w:val="TDC1"/>
            <w:rPr>
              <w:noProof/>
              <w:lang w:val="es-ES" w:eastAsia="es-ES"/>
            </w:rPr>
          </w:pPr>
          <w:hyperlink w:anchor="_Toc374659720" w:history="1">
            <w:r w:rsidR="002559B4" w:rsidRPr="0053506C">
              <w:rPr>
                <w:rStyle w:val="Hipervnculo"/>
                <w:noProof/>
              </w:rPr>
              <w:t>Resumen</w:t>
            </w:r>
            <w:r w:rsidR="002559B4">
              <w:rPr>
                <w:noProof/>
                <w:webHidden/>
              </w:rPr>
              <w:tab/>
            </w:r>
            <w:r>
              <w:rPr>
                <w:noProof/>
                <w:webHidden/>
              </w:rPr>
              <w:fldChar w:fldCharType="begin"/>
            </w:r>
            <w:r w:rsidR="002559B4">
              <w:rPr>
                <w:noProof/>
                <w:webHidden/>
              </w:rPr>
              <w:instrText xml:space="preserve"> PAGEREF _Toc374659720 \h </w:instrText>
            </w:r>
            <w:r>
              <w:rPr>
                <w:noProof/>
                <w:webHidden/>
              </w:rPr>
            </w:r>
            <w:r>
              <w:rPr>
                <w:noProof/>
                <w:webHidden/>
              </w:rPr>
              <w:fldChar w:fldCharType="separate"/>
            </w:r>
            <w:r w:rsidR="002559B4">
              <w:rPr>
                <w:noProof/>
                <w:webHidden/>
              </w:rPr>
              <w:t>6</w:t>
            </w:r>
            <w:r>
              <w:rPr>
                <w:noProof/>
                <w:webHidden/>
              </w:rPr>
              <w:fldChar w:fldCharType="end"/>
            </w:r>
          </w:hyperlink>
        </w:p>
        <w:p w:rsidR="002559B4" w:rsidRDefault="00C622B8">
          <w:pPr>
            <w:pStyle w:val="TDC2"/>
            <w:tabs>
              <w:tab w:val="right" w:leader="dot" w:pos="8495"/>
            </w:tabs>
            <w:rPr>
              <w:noProof/>
              <w:lang w:val="es-ES" w:eastAsia="es-ES"/>
            </w:rPr>
          </w:pPr>
          <w:hyperlink w:anchor="_Toc374659721" w:history="1">
            <w:r w:rsidR="002559B4" w:rsidRPr="0053506C">
              <w:rPr>
                <w:rStyle w:val="Hipervnculo"/>
                <w:noProof/>
              </w:rPr>
              <w:t>Palabras clave</w:t>
            </w:r>
            <w:r w:rsidR="002559B4">
              <w:rPr>
                <w:noProof/>
                <w:webHidden/>
              </w:rPr>
              <w:tab/>
            </w:r>
            <w:r>
              <w:rPr>
                <w:noProof/>
                <w:webHidden/>
              </w:rPr>
              <w:fldChar w:fldCharType="begin"/>
            </w:r>
            <w:r w:rsidR="002559B4">
              <w:rPr>
                <w:noProof/>
                <w:webHidden/>
              </w:rPr>
              <w:instrText xml:space="preserve"> PAGEREF _Toc374659721 \h </w:instrText>
            </w:r>
            <w:r>
              <w:rPr>
                <w:noProof/>
                <w:webHidden/>
              </w:rPr>
            </w:r>
            <w:r>
              <w:rPr>
                <w:noProof/>
                <w:webHidden/>
              </w:rPr>
              <w:fldChar w:fldCharType="separate"/>
            </w:r>
            <w:r w:rsidR="002559B4">
              <w:rPr>
                <w:noProof/>
                <w:webHidden/>
              </w:rPr>
              <w:t>7</w:t>
            </w:r>
            <w:r>
              <w:rPr>
                <w:noProof/>
                <w:webHidden/>
              </w:rPr>
              <w:fldChar w:fldCharType="end"/>
            </w:r>
          </w:hyperlink>
        </w:p>
        <w:p w:rsidR="002559B4" w:rsidRDefault="00C622B8">
          <w:pPr>
            <w:pStyle w:val="TDC1"/>
            <w:rPr>
              <w:noProof/>
              <w:lang w:val="es-ES" w:eastAsia="es-ES"/>
            </w:rPr>
          </w:pPr>
          <w:hyperlink w:anchor="_Toc374659722" w:history="1">
            <w:r w:rsidR="002559B4" w:rsidRPr="0053506C">
              <w:rPr>
                <w:rStyle w:val="Hipervnculo"/>
                <w:noProof/>
              </w:rPr>
              <w:t>Introducción</w:t>
            </w:r>
            <w:r w:rsidR="002559B4">
              <w:rPr>
                <w:noProof/>
                <w:webHidden/>
              </w:rPr>
              <w:tab/>
            </w:r>
            <w:r>
              <w:rPr>
                <w:noProof/>
                <w:webHidden/>
              </w:rPr>
              <w:fldChar w:fldCharType="begin"/>
            </w:r>
            <w:r w:rsidR="002559B4">
              <w:rPr>
                <w:noProof/>
                <w:webHidden/>
              </w:rPr>
              <w:instrText xml:space="preserve"> PAGEREF _Toc374659722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622B8">
          <w:pPr>
            <w:pStyle w:val="TDC2"/>
            <w:tabs>
              <w:tab w:val="right" w:leader="dot" w:pos="8495"/>
            </w:tabs>
            <w:rPr>
              <w:noProof/>
              <w:lang w:val="es-ES" w:eastAsia="es-ES"/>
            </w:rPr>
          </w:pPr>
          <w:hyperlink w:anchor="_Toc374659723" w:history="1">
            <w:r w:rsidR="002559B4" w:rsidRPr="0053506C">
              <w:rPr>
                <w:rStyle w:val="Hipervnculo"/>
                <w:noProof/>
              </w:rPr>
              <w:t>Objetivos y resultados esperados</w:t>
            </w:r>
            <w:r w:rsidR="002559B4">
              <w:rPr>
                <w:noProof/>
                <w:webHidden/>
              </w:rPr>
              <w:tab/>
            </w:r>
            <w:r>
              <w:rPr>
                <w:noProof/>
                <w:webHidden/>
              </w:rPr>
              <w:fldChar w:fldCharType="begin"/>
            </w:r>
            <w:r w:rsidR="002559B4">
              <w:rPr>
                <w:noProof/>
                <w:webHidden/>
              </w:rPr>
              <w:instrText xml:space="preserve"> PAGEREF _Toc374659723 \h </w:instrText>
            </w:r>
            <w:r>
              <w:rPr>
                <w:noProof/>
                <w:webHidden/>
              </w:rPr>
            </w:r>
            <w:r>
              <w:rPr>
                <w:noProof/>
                <w:webHidden/>
              </w:rPr>
              <w:fldChar w:fldCharType="separate"/>
            </w:r>
            <w:r w:rsidR="002559B4">
              <w:rPr>
                <w:noProof/>
                <w:webHidden/>
              </w:rPr>
              <w:t>8</w:t>
            </w:r>
            <w:r>
              <w:rPr>
                <w:noProof/>
                <w:webHidden/>
              </w:rPr>
              <w:fldChar w:fldCharType="end"/>
            </w:r>
          </w:hyperlink>
        </w:p>
        <w:p w:rsidR="002559B4" w:rsidRDefault="00C622B8">
          <w:pPr>
            <w:pStyle w:val="TDC1"/>
            <w:rPr>
              <w:noProof/>
              <w:lang w:val="es-ES" w:eastAsia="es-ES"/>
            </w:rPr>
          </w:pPr>
          <w:hyperlink w:anchor="_Toc374659724" w:history="1">
            <w:r w:rsidR="002559B4" w:rsidRPr="0053506C">
              <w:rPr>
                <w:rStyle w:val="Hipervnculo"/>
                <w:noProof/>
              </w:rPr>
              <w:t>Estado del arte</w:t>
            </w:r>
            <w:r w:rsidR="002559B4">
              <w:rPr>
                <w:noProof/>
                <w:webHidden/>
              </w:rPr>
              <w:tab/>
            </w:r>
            <w:r>
              <w:rPr>
                <w:noProof/>
                <w:webHidden/>
              </w:rPr>
              <w:fldChar w:fldCharType="begin"/>
            </w:r>
            <w:r w:rsidR="002559B4">
              <w:rPr>
                <w:noProof/>
                <w:webHidden/>
              </w:rPr>
              <w:instrText xml:space="preserve"> PAGEREF _Toc374659724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2"/>
            <w:tabs>
              <w:tab w:val="right" w:leader="dot" w:pos="8495"/>
            </w:tabs>
            <w:rPr>
              <w:noProof/>
              <w:lang w:val="es-ES" w:eastAsia="es-ES"/>
            </w:rPr>
          </w:pPr>
          <w:hyperlink w:anchor="_Toc374659725" w:history="1">
            <w:r w:rsidR="002559B4" w:rsidRPr="0053506C">
              <w:rPr>
                <w:rStyle w:val="Hipervnculo"/>
                <w:noProof/>
              </w:rPr>
              <w:t>E-commerce</w:t>
            </w:r>
            <w:r w:rsidR="002559B4">
              <w:rPr>
                <w:noProof/>
                <w:webHidden/>
              </w:rPr>
              <w:tab/>
            </w:r>
            <w:r>
              <w:rPr>
                <w:noProof/>
                <w:webHidden/>
              </w:rPr>
              <w:fldChar w:fldCharType="begin"/>
            </w:r>
            <w:r w:rsidR="002559B4">
              <w:rPr>
                <w:noProof/>
                <w:webHidden/>
              </w:rPr>
              <w:instrText xml:space="preserve"> PAGEREF _Toc374659725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3"/>
            <w:tabs>
              <w:tab w:val="right" w:leader="dot" w:pos="8495"/>
            </w:tabs>
            <w:rPr>
              <w:noProof/>
              <w:lang w:val="es-ES" w:eastAsia="es-ES"/>
            </w:rPr>
          </w:pPr>
          <w:hyperlink w:anchor="_Toc374659726" w:history="1">
            <w:r w:rsidR="002559B4" w:rsidRPr="0053506C">
              <w:rPr>
                <w:rStyle w:val="Hipervnculo"/>
                <w:noProof/>
              </w:rPr>
              <w:t>Definición</w:t>
            </w:r>
            <w:r w:rsidR="002559B4">
              <w:rPr>
                <w:noProof/>
                <w:webHidden/>
              </w:rPr>
              <w:tab/>
            </w:r>
            <w:r>
              <w:rPr>
                <w:noProof/>
                <w:webHidden/>
              </w:rPr>
              <w:fldChar w:fldCharType="begin"/>
            </w:r>
            <w:r w:rsidR="002559B4">
              <w:rPr>
                <w:noProof/>
                <w:webHidden/>
              </w:rPr>
              <w:instrText xml:space="preserve"> PAGEREF _Toc374659726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2"/>
            <w:tabs>
              <w:tab w:val="right" w:leader="dot" w:pos="8495"/>
            </w:tabs>
            <w:rPr>
              <w:noProof/>
              <w:lang w:val="es-ES" w:eastAsia="es-ES"/>
            </w:rPr>
          </w:pPr>
          <w:hyperlink w:anchor="_Toc374659727" w:history="1">
            <w:r w:rsidR="002559B4" w:rsidRPr="0053506C">
              <w:rPr>
                <w:rStyle w:val="Hipervnculo"/>
                <w:noProof/>
              </w:rPr>
              <w:t>Características del comercio electrónico</w:t>
            </w:r>
            <w:r w:rsidR="002559B4">
              <w:rPr>
                <w:noProof/>
                <w:webHidden/>
              </w:rPr>
              <w:tab/>
            </w:r>
            <w:r>
              <w:rPr>
                <w:noProof/>
                <w:webHidden/>
              </w:rPr>
              <w:fldChar w:fldCharType="begin"/>
            </w:r>
            <w:r w:rsidR="002559B4">
              <w:rPr>
                <w:noProof/>
                <w:webHidden/>
              </w:rPr>
              <w:instrText xml:space="preserve"> PAGEREF _Toc374659727 \h </w:instrText>
            </w:r>
            <w:r>
              <w:rPr>
                <w:noProof/>
                <w:webHidden/>
              </w:rPr>
            </w:r>
            <w:r>
              <w:rPr>
                <w:noProof/>
                <w:webHidden/>
              </w:rPr>
              <w:fldChar w:fldCharType="separate"/>
            </w:r>
            <w:r w:rsidR="002559B4">
              <w:rPr>
                <w:noProof/>
                <w:webHidden/>
              </w:rPr>
              <w:t>10</w:t>
            </w:r>
            <w:r>
              <w:rPr>
                <w:noProof/>
                <w:webHidden/>
              </w:rPr>
              <w:fldChar w:fldCharType="end"/>
            </w:r>
          </w:hyperlink>
        </w:p>
        <w:p w:rsidR="002559B4" w:rsidRDefault="00C622B8">
          <w:pPr>
            <w:pStyle w:val="TDC3"/>
            <w:tabs>
              <w:tab w:val="right" w:leader="dot" w:pos="8495"/>
            </w:tabs>
            <w:rPr>
              <w:noProof/>
              <w:lang w:val="es-ES" w:eastAsia="es-ES"/>
            </w:rPr>
          </w:pPr>
          <w:hyperlink w:anchor="_Toc374659728" w:history="1">
            <w:r w:rsidR="002559B4" w:rsidRPr="0053506C">
              <w:rPr>
                <w:rStyle w:val="Hipervnculo"/>
                <w:noProof/>
              </w:rPr>
              <w:t>Clasificación del comercio electrónico</w:t>
            </w:r>
            <w:r w:rsidR="002559B4">
              <w:rPr>
                <w:noProof/>
                <w:webHidden/>
              </w:rPr>
              <w:tab/>
            </w:r>
            <w:r>
              <w:rPr>
                <w:noProof/>
                <w:webHidden/>
              </w:rPr>
              <w:fldChar w:fldCharType="begin"/>
            </w:r>
            <w:r w:rsidR="002559B4">
              <w:rPr>
                <w:noProof/>
                <w:webHidden/>
              </w:rPr>
              <w:instrText xml:space="preserve"> PAGEREF _Toc374659728 \h </w:instrText>
            </w:r>
            <w:r>
              <w:rPr>
                <w:noProof/>
                <w:webHidden/>
              </w:rPr>
            </w:r>
            <w:r>
              <w:rPr>
                <w:noProof/>
                <w:webHidden/>
              </w:rPr>
              <w:fldChar w:fldCharType="separate"/>
            </w:r>
            <w:r w:rsidR="002559B4">
              <w:rPr>
                <w:noProof/>
                <w:webHidden/>
              </w:rPr>
              <w:t>11</w:t>
            </w:r>
            <w:r>
              <w:rPr>
                <w:noProof/>
                <w:webHidden/>
              </w:rPr>
              <w:fldChar w:fldCharType="end"/>
            </w:r>
          </w:hyperlink>
        </w:p>
        <w:p w:rsidR="002559B4" w:rsidRDefault="00C622B8">
          <w:pPr>
            <w:pStyle w:val="TDC2"/>
            <w:tabs>
              <w:tab w:val="right" w:leader="dot" w:pos="8495"/>
            </w:tabs>
            <w:rPr>
              <w:noProof/>
              <w:lang w:val="es-ES" w:eastAsia="es-ES"/>
            </w:rPr>
          </w:pPr>
          <w:hyperlink w:anchor="_Toc374659729" w:history="1">
            <w:r w:rsidR="002559B4" w:rsidRPr="0053506C">
              <w:rPr>
                <w:rStyle w:val="Hipervnculo"/>
                <w:noProof/>
              </w:rPr>
              <w:t>Marketplaces</w:t>
            </w:r>
            <w:r w:rsidR="002559B4">
              <w:rPr>
                <w:noProof/>
                <w:webHidden/>
              </w:rPr>
              <w:tab/>
            </w:r>
            <w:r>
              <w:rPr>
                <w:noProof/>
                <w:webHidden/>
              </w:rPr>
              <w:fldChar w:fldCharType="begin"/>
            </w:r>
            <w:r w:rsidR="002559B4">
              <w:rPr>
                <w:noProof/>
                <w:webHidden/>
              </w:rPr>
              <w:instrText xml:space="preserve"> PAGEREF _Toc374659729 \h </w:instrText>
            </w:r>
            <w:r>
              <w:rPr>
                <w:noProof/>
                <w:webHidden/>
              </w:rPr>
            </w:r>
            <w:r>
              <w:rPr>
                <w:noProof/>
                <w:webHidden/>
              </w:rPr>
              <w:fldChar w:fldCharType="separate"/>
            </w:r>
            <w:r w:rsidR="002559B4">
              <w:rPr>
                <w:noProof/>
                <w:webHidden/>
              </w:rPr>
              <w:t>12</w:t>
            </w:r>
            <w:r>
              <w:rPr>
                <w:noProof/>
                <w:webHidden/>
              </w:rPr>
              <w:fldChar w:fldCharType="end"/>
            </w:r>
          </w:hyperlink>
        </w:p>
        <w:p w:rsidR="002559B4" w:rsidRDefault="00C622B8">
          <w:pPr>
            <w:pStyle w:val="TDC3"/>
            <w:tabs>
              <w:tab w:val="right" w:leader="dot" w:pos="8495"/>
            </w:tabs>
            <w:rPr>
              <w:noProof/>
              <w:lang w:val="es-ES" w:eastAsia="es-ES"/>
            </w:rPr>
          </w:pPr>
          <w:hyperlink w:anchor="_Toc374659730" w:history="1">
            <w:r w:rsidR="002559B4" w:rsidRPr="0053506C">
              <w:rPr>
                <w:rStyle w:val="Hipervnculo"/>
                <w:noProof/>
              </w:rPr>
              <w:t>¿Qué ofrecen los Marketplaces?</w:t>
            </w:r>
            <w:r w:rsidR="002559B4">
              <w:rPr>
                <w:noProof/>
                <w:webHidden/>
              </w:rPr>
              <w:tab/>
            </w:r>
            <w:r>
              <w:rPr>
                <w:noProof/>
                <w:webHidden/>
              </w:rPr>
              <w:fldChar w:fldCharType="begin"/>
            </w:r>
            <w:r w:rsidR="002559B4">
              <w:rPr>
                <w:noProof/>
                <w:webHidden/>
              </w:rPr>
              <w:instrText xml:space="preserve"> PAGEREF _Toc374659730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622B8">
          <w:pPr>
            <w:pStyle w:val="TDC3"/>
            <w:tabs>
              <w:tab w:val="right" w:leader="dot" w:pos="8495"/>
            </w:tabs>
            <w:rPr>
              <w:noProof/>
              <w:lang w:val="es-ES" w:eastAsia="es-ES"/>
            </w:rPr>
          </w:pPr>
          <w:hyperlink w:anchor="_Toc374659731" w:history="1">
            <w:r w:rsidR="002559B4" w:rsidRPr="0053506C">
              <w:rPr>
                <w:rStyle w:val="Hipervnculo"/>
                <w:noProof/>
              </w:rPr>
              <w:t>Beneficios para las empresas</w:t>
            </w:r>
            <w:r w:rsidR="002559B4">
              <w:rPr>
                <w:noProof/>
                <w:webHidden/>
              </w:rPr>
              <w:tab/>
            </w:r>
            <w:r>
              <w:rPr>
                <w:noProof/>
                <w:webHidden/>
              </w:rPr>
              <w:fldChar w:fldCharType="begin"/>
            </w:r>
            <w:r w:rsidR="002559B4">
              <w:rPr>
                <w:noProof/>
                <w:webHidden/>
              </w:rPr>
              <w:instrText xml:space="preserve"> PAGEREF _Toc374659731 \h </w:instrText>
            </w:r>
            <w:r>
              <w:rPr>
                <w:noProof/>
                <w:webHidden/>
              </w:rPr>
            </w:r>
            <w:r>
              <w:rPr>
                <w:noProof/>
                <w:webHidden/>
              </w:rPr>
              <w:fldChar w:fldCharType="separate"/>
            </w:r>
            <w:r w:rsidR="002559B4">
              <w:rPr>
                <w:noProof/>
                <w:webHidden/>
              </w:rPr>
              <w:t>13</w:t>
            </w:r>
            <w:r>
              <w:rPr>
                <w:noProof/>
                <w:webHidden/>
              </w:rPr>
              <w:fldChar w:fldCharType="end"/>
            </w:r>
          </w:hyperlink>
        </w:p>
        <w:p w:rsidR="002559B4" w:rsidRDefault="00C622B8">
          <w:pPr>
            <w:pStyle w:val="TDC3"/>
            <w:tabs>
              <w:tab w:val="right" w:leader="dot" w:pos="8495"/>
            </w:tabs>
            <w:rPr>
              <w:noProof/>
              <w:lang w:val="es-ES" w:eastAsia="es-ES"/>
            </w:rPr>
          </w:pPr>
          <w:hyperlink w:anchor="_Toc374659732" w:history="1">
            <w:r w:rsidR="002559B4" w:rsidRPr="0053506C">
              <w:rPr>
                <w:rStyle w:val="Hipervnculo"/>
                <w:noProof/>
              </w:rPr>
              <w:t>Medios de pago y seguridad</w:t>
            </w:r>
            <w:r w:rsidR="002559B4">
              <w:rPr>
                <w:noProof/>
                <w:webHidden/>
              </w:rPr>
              <w:tab/>
            </w:r>
            <w:r>
              <w:rPr>
                <w:noProof/>
                <w:webHidden/>
              </w:rPr>
              <w:fldChar w:fldCharType="begin"/>
            </w:r>
            <w:r w:rsidR="002559B4">
              <w:rPr>
                <w:noProof/>
                <w:webHidden/>
              </w:rPr>
              <w:instrText xml:space="preserve"> PAGEREF _Toc374659732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622B8">
          <w:pPr>
            <w:pStyle w:val="TDC3"/>
            <w:tabs>
              <w:tab w:val="right" w:leader="dot" w:pos="8495"/>
            </w:tabs>
            <w:rPr>
              <w:noProof/>
              <w:lang w:val="es-ES" w:eastAsia="es-ES"/>
            </w:rPr>
          </w:pPr>
          <w:hyperlink w:anchor="_Toc374659733" w:history="1">
            <w:r w:rsidR="002559B4" w:rsidRPr="0053506C">
              <w:rPr>
                <w:rStyle w:val="Hipervnculo"/>
                <w:noProof/>
              </w:rPr>
              <w:t>Situación mundial</w:t>
            </w:r>
            <w:r w:rsidR="002559B4">
              <w:rPr>
                <w:noProof/>
                <w:webHidden/>
              </w:rPr>
              <w:tab/>
            </w:r>
            <w:r>
              <w:rPr>
                <w:noProof/>
                <w:webHidden/>
              </w:rPr>
              <w:fldChar w:fldCharType="begin"/>
            </w:r>
            <w:r w:rsidR="002559B4">
              <w:rPr>
                <w:noProof/>
                <w:webHidden/>
              </w:rPr>
              <w:instrText xml:space="preserve"> PAGEREF _Toc374659733 \h </w:instrText>
            </w:r>
            <w:r>
              <w:rPr>
                <w:noProof/>
                <w:webHidden/>
              </w:rPr>
            </w:r>
            <w:r>
              <w:rPr>
                <w:noProof/>
                <w:webHidden/>
              </w:rPr>
              <w:fldChar w:fldCharType="separate"/>
            </w:r>
            <w:r w:rsidR="002559B4">
              <w:rPr>
                <w:noProof/>
                <w:webHidden/>
              </w:rPr>
              <w:t>14</w:t>
            </w:r>
            <w:r>
              <w:rPr>
                <w:noProof/>
                <w:webHidden/>
              </w:rPr>
              <w:fldChar w:fldCharType="end"/>
            </w:r>
          </w:hyperlink>
        </w:p>
        <w:p w:rsidR="002559B4" w:rsidRDefault="00C622B8">
          <w:pPr>
            <w:pStyle w:val="TDC3"/>
            <w:tabs>
              <w:tab w:val="right" w:leader="dot" w:pos="8495"/>
            </w:tabs>
            <w:rPr>
              <w:noProof/>
              <w:lang w:val="es-ES" w:eastAsia="es-ES"/>
            </w:rPr>
          </w:pPr>
          <w:hyperlink w:anchor="_Toc374659734" w:history="1">
            <w:r w:rsidR="002559B4" w:rsidRPr="0053506C">
              <w:rPr>
                <w:rStyle w:val="Hipervnculo"/>
                <w:noProof/>
              </w:rPr>
              <w:t>Situación de los Marketplaces en Uruguay</w:t>
            </w:r>
            <w:r w:rsidR="002559B4">
              <w:rPr>
                <w:noProof/>
                <w:webHidden/>
              </w:rPr>
              <w:tab/>
            </w:r>
            <w:r>
              <w:rPr>
                <w:noProof/>
                <w:webHidden/>
              </w:rPr>
              <w:fldChar w:fldCharType="begin"/>
            </w:r>
            <w:r w:rsidR="002559B4">
              <w:rPr>
                <w:noProof/>
                <w:webHidden/>
              </w:rPr>
              <w:instrText xml:space="preserve"> PAGEREF _Toc374659734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2"/>
            <w:tabs>
              <w:tab w:val="right" w:leader="dot" w:pos="8495"/>
            </w:tabs>
            <w:rPr>
              <w:noProof/>
              <w:lang w:val="es-ES" w:eastAsia="es-ES"/>
            </w:rPr>
          </w:pPr>
          <w:hyperlink w:anchor="_Toc374659735" w:history="1">
            <w:r w:rsidR="002559B4" w:rsidRPr="0053506C">
              <w:rPr>
                <w:rStyle w:val="Hipervnculo"/>
                <w:noProof/>
              </w:rPr>
              <w:t>Casos de estudio</w:t>
            </w:r>
            <w:r w:rsidR="002559B4">
              <w:rPr>
                <w:noProof/>
                <w:webHidden/>
              </w:rPr>
              <w:tab/>
            </w:r>
            <w:r>
              <w:rPr>
                <w:noProof/>
                <w:webHidden/>
              </w:rPr>
              <w:fldChar w:fldCharType="begin"/>
            </w:r>
            <w:r w:rsidR="002559B4">
              <w:rPr>
                <w:noProof/>
                <w:webHidden/>
              </w:rPr>
              <w:instrText xml:space="preserve"> PAGEREF _Toc374659735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3"/>
            <w:tabs>
              <w:tab w:val="right" w:leader="dot" w:pos="8495"/>
            </w:tabs>
            <w:rPr>
              <w:noProof/>
              <w:lang w:val="es-ES" w:eastAsia="es-ES"/>
            </w:rPr>
          </w:pPr>
          <w:hyperlink w:anchor="_Toc374659736" w:history="1">
            <w:r w:rsidR="002559B4" w:rsidRPr="0053506C">
              <w:rPr>
                <w:rStyle w:val="Hipervnculo"/>
                <w:noProof/>
              </w:rPr>
              <w:t>Amazon Marketplace</w:t>
            </w:r>
            <w:r w:rsidR="002559B4">
              <w:rPr>
                <w:noProof/>
                <w:webHidden/>
              </w:rPr>
              <w:tab/>
            </w:r>
            <w:r>
              <w:rPr>
                <w:noProof/>
                <w:webHidden/>
              </w:rPr>
              <w:fldChar w:fldCharType="begin"/>
            </w:r>
            <w:r w:rsidR="002559B4">
              <w:rPr>
                <w:noProof/>
                <w:webHidden/>
              </w:rPr>
              <w:instrText xml:space="preserve"> PAGEREF _Toc374659736 \h </w:instrText>
            </w:r>
            <w:r>
              <w:rPr>
                <w:noProof/>
                <w:webHidden/>
              </w:rPr>
            </w:r>
            <w:r>
              <w:rPr>
                <w:noProof/>
                <w:webHidden/>
              </w:rPr>
              <w:fldChar w:fldCharType="separate"/>
            </w:r>
            <w:r w:rsidR="002559B4">
              <w:rPr>
                <w:noProof/>
                <w:webHidden/>
              </w:rPr>
              <w:t>16</w:t>
            </w:r>
            <w:r>
              <w:rPr>
                <w:noProof/>
                <w:webHidden/>
              </w:rPr>
              <w:fldChar w:fldCharType="end"/>
            </w:r>
          </w:hyperlink>
        </w:p>
        <w:p w:rsidR="002559B4" w:rsidRDefault="00C622B8">
          <w:pPr>
            <w:pStyle w:val="TDC3"/>
            <w:tabs>
              <w:tab w:val="right" w:leader="dot" w:pos="8495"/>
            </w:tabs>
            <w:rPr>
              <w:noProof/>
              <w:lang w:val="es-ES" w:eastAsia="es-ES"/>
            </w:rPr>
          </w:pPr>
          <w:hyperlink w:anchor="_Toc374659737" w:history="1">
            <w:r w:rsidR="002559B4" w:rsidRPr="0053506C">
              <w:rPr>
                <w:rStyle w:val="Hipervnculo"/>
                <w:noProof/>
              </w:rPr>
              <w:t>App Store</w:t>
            </w:r>
            <w:r w:rsidR="002559B4">
              <w:rPr>
                <w:noProof/>
                <w:webHidden/>
              </w:rPr>
              <w:tab/>
            </w:r>
            <w:r>
              <w:rPr>
                <w:noProof/>
                <w:webHidden/>
              </w:rPr>
              <w:fldChar w:fldCharType="begin"/>
            </w:r>
            <w:r w:rsidR="002559B4">
              <w:rPr>
                <w:noProof/>
                <w:webHidden/>
              </w:rPr>
              <w:instrText xml:space="preserve"> PAGEREF _Toc374659737 \h </w:instrText>
            </w:r>
            <w:r>
              <w:rPr>
                <w:noProof/>
                <w:webHidden/>
              </w:rPr>
            </w:r>
            <w:r>
              <w:rPr>
                <w:noProof/>
                <w:webHidden/>
              </w:rPr>
              <w:fldChar w:fldCharType="separate"/>
            </w:r>
            <w:r w:rsidR="002559B4">
              <w:rPr>
                <w:noProof/>
                <w:webHidden/>
              </w:rPr>
              <w:t>22</w:t>
            </w:r>
            <w:r>
              <w:rPr>
                <w:noProof/>
                <w:webHidden/>
              </w:rPr>
              <w:fldChar w:fldCharType="end"/>
            </w:r>
          </w:hyperlink>
        </w:p>
        <w:p w:rsidR="002559B4" w:rsidRDefault="00C622B8">
          <w:pPr>
            <w:pStyle w:val="TDC3"/>
            <w:tabs>
              <w:tab w:val="right" w:leader="dot" w:pos="8495"/>
            </w:tabs>
            <w:rPr>
              <w:noProof/>
              <w:lang w:val="es-ES" w:eastAsia="es-ES"/>
            </w:rPr>
          </w:pPr>
          <w:hyperlink w:anchor="_Toc374659738" w:history="1">
            <w:r w:rsidR="002559B4" w:rsidRPr="0053506C">
              <w:rPr>
                <w:rStyle w:val="Hipervnculo"/>
                <w:noProof/>
              </w:rPr>
              <w:t>Google Play Store</w:t>
            </w:r>
            <w:r w:rsidR="002559B4">
              <w:rPr>
                <w:noProof/>
                <w:webHidden/>
              </w:rPr>
              <w:tab/>
            </w:r>
            <w:r>
              <w:rPr>
                <w:noProof/>
                <w:webHidden/>
              </w:rPr>
              <w:fldChar w:fldCharType="begin"/>
            </w:r>
            <w:r w:rsidR="002559B4">
              <w:rPr>
                <w:noProof/>
                <w:webHidden/>
              </w:rPr>
              <w:instrText xml:space="preserve"> PAGEREF _Toc374659738 \h </w:instrText>
            </w:r>
            <w:r>
              <w:rPr>
                <w:noProof/>
                <w:webHidden/>
              </w:rPr>
            </w:r>
            <w:r>
              <w:rPr>
                <w:noProof/>
                <w:webHidden/>
              </w:rPr>
              <w:fldChar w:fldCharType="separate"/>
            </w:r>
            <w:r w:rsidR="002559B4">
              <w:rPr>
                <w:noProof/>
                <w:webHidden/>
              </w:rPr>
              <w:t>23</w:t>
            </w:r>
            <w:r>
              <w:rPr>
                <w:noProof/>
                <w:webHidden/>
              </w:rPr>
              <w:fldChar w:fldCharType="end"/>
            </w:r>
          </w:hyperlink>
        </w:p>
        <w:p w:rsidR="002559B4" w:rsidRDefault="00C622B8">
          <w:pPr>
            <w:pStyle w:val="TDC3"/>
            <w:tabs>
              <w:tab w:val="right" w:leader="dot" w:pos="8495"/>
            </w:tabs>
            <w:rPr>
              <w:noProof/>
              <w:lang w:val="es-ES" w:eastAsia="es-ES"/>
            </w:rPr>
          </w:pPr>
          <w:hyperlink w:anchor="_Toc374659739" w:history="1">
            <w:r w:rsidR="002559B4" w:rsidRPr="0053506C">
              <w:rPr>
                <w:rStyle w:val="Hipervnculo"/>
                <w:noProof/>
              </w:rPr>
              <w:t>Constante competencia</w:t>
            </w:r>
            <w:r w:rsidR="002559B4">
              <w:rPr>
                <w:noProof/>
                <w:webHidden/>
              </w:rPr>
              <w:tab/>
            </w:r>
            <w:r>
              <w:rPr>
                <w:noProof/>
                <w:webHidden/>
              </w:rPr>
              <w:fldChar w:fldCharType="begin"/>
            </w:r>
            <w:r w:rsidR="002559B4">
              <w:rPr>
                <w:noProof/>
                <w:webHidden/>
              </w:rPr>
              <w:instrText xml:space="preserve"> PAGEREF _Toc374659739 \h </w:instrText>
            </w:r>
            <w:r>
              <w:rPr>
                <w:noProof/>
                <w:webHidden/>
              </w:rPr>
            </w:r>
            <w:r>
              <w:rPr>
                <w:noProof/>
                <w:webHidden/>
              </w:rPr>
              <w:fldChar w:fldCharType="separate"/>
            </w:r>
            <w:r w:rsidR="002559B4">
              <w:rPr>
                <w:noProof/>
                <w:webHidden/>
              </w:rPr>
              <w:t>25</w:t>
            </w:r>
            <w:r>
              <w:rPr>
                <w:noProof/>
                <w:webHidden/>
              </w:rPr>
              <w:fldChar w:fldCharType="end"/>
            </w:r>
          </w:hyperlink>
        </w:p>
        <w:p w:rsidR="002559B4" w:rsidRDefault="00C622B8">
          <w:pPr>
            <w:pStyle w:val="TDC2"/>
            <w:tabs>
              <w:tab w:val="right" w:leader="dot" w:pos="8495"/>
            </w:tabs>
            <w:rPr>
              <w:noProof/>
              <w:lang w:val="es-ES" w:eastAsia="es-ES"/>
            </w:rPr>
          </w:pPr>
          <w:hyperlink w:anchor="_Toc374659740" w:history="1">
            <w:r w:rsidR="002559B4" w:rsidRPr="0053506C">
              <w:rPr>
                <w:rStyle w:val="Hipervnculo"/>
                <w:noProof/>
              </w:rPr>
              <w:t>Java Enterprise Edition</w:t>
            </w:r>
            <w:r w:rsidR="002559B4">
              <w:rPr>
                <w:noProof/>
                <w:webHidden/>
              </w:rPr>
              <w:tab/>
            </w:r>
            <w:r>
              <w:rPr>
                <w:noProof/>
                <w:webHidden/>
              </w:rPr>
              <w:fldChar w:fldCharType="begin"/>
            </w:r>
            <w:r w:rsidR="002559B4">
              <w:rPr>
                <w:noProof/>
                <w:webHidden/>
              </w:rPr>
              <w:instrText xml:space="preserve"> PAGEREF _Toc374659740 \h </w:instrText>
            </w:r>
            <w:r>
              <w:rPr>
                <w:noProof/>
                <w:webHidden/>
              </w:rPr>
            </w:r>
            <w:r>
              <w:rPr>
                <w:noProof/>
                <w:webHidden/>
              </w:rPr>
              <w:fldChar w:fldCharType="separate"/>
            </w:r>
            <w:r w:rsidR="002559B4">
              <w:rPr>
                <w:noProof/>
                <w:webHidden/>
              </w:rPr>
              <w:t>26</w:t>
            </w:r>
            <w:r>
              <w:rPr>
                <w:noProof/>
                <w:webHidden/>
              </w:rPr>
              <w:fldChar w:fldCharType="end"/>
            </w:r>
          </w:hyperlink>
        </w:p>
        <w:p w:rsidR="002559B4" w:rsidRDefault="00C622B8">
          <w:pPr>
            <w:pStyle w:val="TDC2"/>
            <w:tabs>
              <w:tab w:val="right" w:leader="dot" w:pos="8495"/>
            </w:tabs>
            <w:rPr>
              <w:noProof/>
              <w:lang w:val="es-ES" w:eastAsia="es-ES"/>
            </w:rPr>
          </w:pPr>
          <w:hyperlink w:anchor="_Toc374659741" w:history="1">
            <w:r w:rsidR="002559B4" w:rsidRPr="0053506C">
              <w:rPr>
                <w:rStyle w:val="Hipervnculo"/>
                <w:noProof/>
              </w:rPr>
              <w:t>Smartdevices</w:t>
            </w:r>
            <w:r w:rsidR="002559B4">
              <w:rPr>
                <w:noProof/>
                <w:webHidden/>
              </w:rPr>
              <w:tab/>
            </w:r>
            <w:r>
              <w:rPr>
                <w:noProof/>
                <w:webHidden/>
              </w:rPr>
              <w:fldChar w:fldCharType="begin"/>
            </w:r>
            <w:r w:rsidR="002559B4">
              <w:rPr>
                <w:noProof/>
                <w:webHidden/>
              </w:rPr>
              <w:instrText xml:space="preserve"> PAGEREF _Toc374659741 \h </w:instrText>
            </w:r>
            <w:r>
              <w:rPr>
                <w:noProof/>
                <w:webHidden/>
              </w:rPr>
            </w:r>
            <w:r>
              <w:rPr>
                <w:noProof/>
                <w:webHidden/>
              </w:rPr>
              <w:fldChar w:fldCharType="separate"/>
            </w:r>
            <w:r w:rsidR="002559B4">
              <w:rPr>
                <w:noProof/>
                <w:webHidden/>
              </w:rPr>
              <w:t>28</w:t>
            </w:r>
            <w:r>
              <w:rPr>
                <w:noProof/>
                <w:webHidden/>
              </w:rPr>
              <w:fldChar w:fldCharType="end"/>
            </w:r>
          </w:hyperlink>
        </w:p>
        <w:p w:rsidR="002559B4" w:rsidRDefault="00C622B8">
          <w:pPr>
            <w:pStyle w:val="TDC1"/>
            <w:rPr>
              <w:noProof/>
              <w:lang w:val="es-ES" w:eastAsia="es-ES"/>
            </w:rPr>
          </w:pPr>
          <w:hyperlink w:anchor="_Toc374659742" w:history="1">
            <w:r w:rsidR="002559B4" w:rsidRPr="0053506C">
              <w:rPr>
                <w:rStyle w:val="Hipervnculo"/>
                <w:noProof/>
              </w:rPr>
              <w:t>Proceso de desarrollo de la solución</w:t>
            </w:r>
            <w:r w:rsidR="002559B4">
              <w:rPr>
                <w:noProof/>
                <w:webHidden/>
              </w:rPr>
              <w:tab/>
            </w:r>
            <w:r>
              <w:rPr>
                <w:noProof/>
                <w:webHidden/>
              </w:rPr>
              <w:fldChar w:fldCharType="begin"/>
            </w:r>
            <w:r w:rsidR="002559B4">
              <w:rPr>
                <w:noProof/>
                <w:webHidden/>
              </w:rPr>
              <w:instrText xml:space="preserve"> PAGEREF _Toc374659742 \h </w:instrText>
            </w:r>
            <w:r>
              <w:rPr>
                <w:noProof/>
                <w:webHidden/>
              </w:rPr>
            </w:r>
            <w:r>
              <w:rPr>
                <w:noProof/>
                <w:webHidden/>
              </w:rPr>
              <w:fldChar w:fldCharType="separate"/>
            </w:r>
            <w:r w:rsidR="002559B4">
              <w:rPr>
                <w:noProof/>
                <w:webHidden/>
              </w:rPr>
              <w:t>29</w:t>
            </w:r>
            <w:r>
              <w:rPr>
                <w:noProof/>
                <w:webHidden/>
              </w:rPr>
              <w:fldChar w:fldCharType="end"/>
            </w:r>
          </w:hyperlink>
        </w:p>
        <w:p w:rsidR="002559B4" w:rsidRDefault="00C622B8">
          <w:pPr>
            <w:pStyle w:val="TDC2"/>
            <w:tabs>
              <w:tab w:val="right" w:leader="dot" w:pos="8495"/>
            </w:tabs>
            <w:rPr>
              <w:noProof/>
              <w:lang w:val="es-ES" w:eastAsia="es-ES"/>
            </w:rPr>
          </w:pPr>
          <w:hyperlink w:anchor="_Toc374659743" w:history="1">
            <w:r w:rsidR="002559B4" w:rsidRPr="0053506C">
              <w:rPr>
                <w:rStyle w:val="Hipervnculo"/>
                <w:noProof/>
              </w:rPr>
              <w:t>Etapa de Análisis</w:t>
            </w:r>
            <w:r w:rsidR="002559B4">
              <w:rPr>
                <w:noProof/>
                <w:webHidden/>
              </w:rPr>
              <w:tab/>
            </w:r>
            <w:r>
              <w:rPr>
                <w:noProof/>
                <w:webHidden/>
              </w:rPr>
              <w:fldChar w:fldCharType="begin"/>
            </w:r>
            <w:r w:rsidR="002559B4">
              <w:rPr>
                <w:noProof/>
                <w:webHidden/>
              </w:rPr>
              <w:instrText xml:space="preserve"> PAGEREF _Toc374659743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622B8">
          <w:pPr>
            <w:pStyle w:val="TDC3"/>
            <w:tabs>
              <w:tab w:val="right" w:leader="dot" w:pos="8495"/>
            </w:tabs>
            <w:rPr>
              <w:noProof/>
              <w:lang w:val="es-ES" w:eastAsia="es-ES"/>
            </w:rPr>
          </w:pPr>
          <w:hyperlink w:anchor="_Toc374659744" w:history="1">
            <w:r w:rsidR="002559B4" w:rsidRPr="0053506C">
              <w:rPr>
                <w:rStyle w:val="Hipervnculo"/>
                <w:noProof/>
              </w:rPr>
              <w:t>Descripción del problema</w:t>
            </w:r>
            <w:r w:rsidR="002559B4">
              <w:rPr>
                <w:noProof/>
                <w:webHidden/>
              </w:rPr>
              <w:tab/>
            </w:r>
            <w:r>
              <w:rPr>
                <w:noProof/>
                <w:webHidden/>
              </w:rPr>
              <w:fldChar w:fldCharType="begin"/>
            </w:r>
            <w:r w:rsidR="002559B4">
              <w:rPr>
                <w:noProof/>
                <w:webHidden/>
              </w:rPr>
              <w:instrText xml:space="preserve"> PAGEREF _Toc374659744 \h </w:instrText>
            </w:r>
            <w:r>
              <w:rPr>
                <w:noProof/>
                <w:webHidden/>
              </w:rPr>
            </w:r>
            <w:r>
              <w:rPr>
                <w:noProof/>
                <w:webHidden/>
              </w:rPr>
              <w:fldChar w:fldCharType="separate"/>
            </w:r>
            <w:r w:rsidR="002559B4">
              <w:rPr>
                <w:noProof/>
                <w:webHidden/>
              </w:rPr>
              <w:t>31</w:t>
            </w:r>
            <w:r>
              <w:rPr>
                <w:noProof/>
                <w:webHidden/>
              </w:rPr>
              <w:fldChar w:fldCharType="end"/>
            </w:r>
          </w:hyperlink>
        </w:p>
        <w:p w:rsidR="002559B4" w:rsidRDefault="00C622B8">
          <w:pPr>
            <w:pStyle w:val="TDC3"/>
            <w:tabs>
              <w:tab w:val="right" w:leader="dot" w:pos="8495"/>
            </w:tabs>
            <w:rPr>
              <w:noProof/>
              <w:lang w:val="es-ES" w:eastAsia="es-ES"/>
            </w:rPr>
          </w:pPr>
          <w:hyperlink w:anchor="_Toc374659745" w:history="1">
            <w:r w:rsidR="002559B4" w:rsidRPr="0053506C">
              <w:rPr>
                <w:rStyle w:val="Hipervnculo"/>
                <w:noProof/>
              </w:rPr>
              <w:t>Dominio del problema</w:t>
            </w:r>
            <w:r w:rsidR="002559B4">
              <w:rPr>
                <w:noProof/>
                <w:webHidden/>
              </w:rPr>
              <w:tab/>
            </w:r>
            <w:r>
              <w:rPr>
                <w:noProof/>
                <w:webHidden/>
              </w:rPr>
              <w:fldChar w:fldCharType="begin"/>
            </w:r>
            <w:r w:rsidR="002559B4">
              <w:rPr>
                <w:noProof/>
                <w:webHidden/>
              </w:rPr>
              <w:instrText xml:space="preserve"> PAGEREF _Toc374659745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622B8">
          <w:pPr>
            <w:pStyle w:val="TDC3"/>
            <w:tabs>
              <w:tab w:val="right" w:leader="dot" w:pos="8495"/>
            </w:tabs>
            <w:rPr>
              <w:noProof/>
              <w:lang w:val="es-ES" w:eastAsia="es-ES"/>
            </w:rPr>
          </w:pPr>
          <w:hyperlink w:anchor="_Toc374659746" w:history="1">
            <w:r w:rsidR="002559B4" w:rsidRPr="0053506C">
              <w:rPr>
                <w:rStyle w:val="Hipervnculo"/>
                <w:noProof/>
              </w:rPr>
              <w:t>Especificación de requerimientos</w:t>
            </w:r>
            <w:r w:rsidR="002559B4">
              <w:rPr>
                <w:noProof/>
                <w:webHidden/>
              </w:rPr>
              <w:tab/>
            </w:r>
            <w:r>
              <w:rPr>
                <w:noProof/>
                <w:webHidden/>
              </w:rPr>
              <w:fldChar w:fldCharType="begin"/>
            </w:r>
            <w:r w:rsidR="002559B4">
              <w:rPr>
                <w:noProof/>
                <w:webHidden/>
              </w:rPr>
              <w:instrText xml:space="preserve"> PAGEREF _Toc374659746 \h </w:instrText>
            </w:r>
            <w:r>
              <w:rPr>
                <w:noProof/>
                <w:webHidden/>
              </w:rPr>
            </w:r>
            <w:r>
              <w:rPr>
                <w:noProof/>
                <w:webHidden/>
              </w:rPr>
              <w:fldChar w:fldCharType="separate"/>
            </w:r>
            <w:r w:rsidR="002559B4">
              <w:rPr>
                <w:noProof/>
                <w:webHidden/>
              </w:rPr>
              <w:t>32</w:t>
            </w:r>
            <w:r>
              <w:rPr>
                <w:noProof/>
                <w:webHidden/>
              </w:rPr>
              <w:fldChar w:fldCharType="end"/>
            </w:r>
          </w:hyperlink>
        </w:p>
        <w:p w:rsidR="002559B4" w:rsidRDefault="00C622B8">
          <w:pPr>
            <w:pStyle w:val="TDC3"/>
            <w:tabs>
              <w:tab w:val="right" w:leader="dot" w:pos="8495"/>
            </w:tabs>
            <w:rPr>
              <w:noProof/>
              <w:lang w:val="es-ES" w:eastAsia="es-ES"/>
            </w:rPr>
          </w:pPr>
          <w:hyperlink w:anchor="_Toc374659747" w:history="1">
            <w:r w:rsidR="002559B4" w:rsidRPr="0053506C">
              <w:rPr>
                <w:rStyle w:val="Hipervnculo"/>
                <w:noProof/>
              </w:rPr>
              <w:t>Descomposición del problema en casos de uso</w:t>
            </w:r>
            <w:r w:rsidR="002559B4">
              <w:rPr>
                <w:noProof/>
                <w:webHidden/>
              </w:rPr>
              <w:tab/>
            </w:r>
            <w:r>
              <w:rPr>
                <w:noProof/>
                <w:webHidden/>
              </w:rPr>
              <w:fldChar w:fldCharType="begin"/>
            </w:r>
            <w:r w:rsidR="002559B4">
              <w:rPr>
                <w:noProof/>
                <w:webHidden/>
              </w:rPr>
              <w:instrText xml:space="preserve"> PAGEREF _Toc374659747 \h </w:instrText>
            </w:r>
            <w:r>
              <w:rPr>
                <w:noProof/>
                <w:webHidden/>
              </w:rPr>
            </w:r>
            <w:r>
              <w:rPr>
                <w:noProof/>
                <w:webHidden/>
              </w:rPr>
              <w:fldChar w:fldCharType="separate"/>
            </w:r>
            <w:r w:rsidR="002559B4">
              <w:rPr>
                <w:noProof/>
                <w:webHidden/>
              </w:rPr>
              <w:t>34</w:t>
            </w:r>
            <w:r>
              <w:rPr>
                <w:noProof/>
                <w:webHidden/>
              </w:rPr>
              <w:fldChar w:fldCharType="end"/>
            </w:r>
          </w:hyperlink>
        </w:p>
        <w:p w:rsidR="002559B4" w:rsidRDefault="00C622B8">
          <w:pPr>
            <w:pStyle w:val="TDC2"/>
            <w:tabs>
              <w:tab w:val="right" w:leader="dot" w:pos="8495"/>
            </w:tabs>
            <w:rPr>
              <w:noProof/>
              <w:lang w:val="es-ES" w:eastAsia="es-ES"/>
            </w:rPr>
          </w:pPr>
          <w:hyperlink w:anchor="_Toc374659748" w:history="1">
            <w:r w:rsidR="002559B4" w:rsidRPr="0053506C">
              <w:rPr>
                <w:rStyle w:val="Hipervnculo"/>
                <w:noProof/>
              </w:rPr>
              <w:t>Etapa de Diseño</w:t>
            </w:r>
            <w:r w:rsidR="002559B4">
              <w:rPr>
                <w:noProof/>
                <w:webHidden/>
              </w:rPr>
              <w:tab/>
            </w:r>
            <w:r>
              <w:rPr>
                <w:noProof/>
                <w:webHidden/>
              </w:rPr>
              <w:fldChar w:fldCharType="begin"/>
            </w:r>
            <w:r w:rsidR="002559B4">
              <w:rPr>
                <w:noProof/>
                <w:webHidden/>
              </w:rPr>
              <w:instrText xml:space="preserve"> PAGEREF _Toc374659748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622B8">
          <w:pPr>
            <w:pStyle w:val="TDC3"/>
            <w:tabs>
              <w:tab w:val="right" w:leader="dot" w:pos="8495"/>
            </w:tabs>
            <w:rPr>
              <w:noProof/>
              <w:lang w:val="es-ES" w:eastAsia="es-ES"/>
            </w:rPr>
          </w:pPr>
          <w:hyperlink w:anchor="_Toc374659749" w:history="1">
            <w:r w:rsidR="002559B4" w:rsidRPr="0053506C">
              <w:rPr>
                <w:rStyle w:val="Hipervnculo"/>
                <w:noProof/>
              </w:rPr>
              <w:t>El diseño de los datos</w:t>
            </w:r>
            <w:r w:rsidR="002559B4">
              <w:rPr>
                <w:noProof/>
                <w:webHidden/>
              </w:rPr>
              <w:tab/>
            </w:r>
            <w:r>
              <w:rPr>
                <w:noProof/>
                <w:webHidden/>
              </w:rPr>
              <w:fldChar w:fldCharType="begin"/>
            </w:r>
            <w:r w:rsidR="002559B4">
              <w:rPr>
                <w:noProof/>
                <w:webHidden/>
              </w:rPr>
              <w:instrText xml:space="preserve"> PAGEREF _Toc374659749 \h </w:instrText>
            </w:r>
            <w:r>
              <w:rPr>
                <w:noProof/>
                <w:webHidden/>
              </w:rPr>
            </w:r>
            <w:r>
              <w:rPr>
                <w:noProof/>
                <w:webHidden/>
              </w:rPr>
              <w:fldChar w:fldCharType="separate"/>
            </w:r>
            <w:r w:rsidR="002559B4">
              <w:rPr>
                <w:noProof/>
                <w:webHidden/>
              </w:rPr>
              <w:t>35</w:t>
            </w:r>
            <w:r>
              <w:rPr>
                <w:noProof/>
                <w:webHidden/>
              </w:rPr>
              <w:fldChar w:fldCharType="end"/>
            </w:r>
          </w:hyperlink>
        </w:p>
        <w:p w:rsidR="002559B4" w:rsidRDefault="00C622B8">
          <w:pPr>
            <w:pStyle w:val="TDC3"/>
            <w:tabs>
              <w:tab w:val="right" w:leader="dot" w:pos="8495"/>
            </w:tabs>
            <w:rPr>
              <w:noProof/>
              <w:lang w:val="es-ES" w:eastAsia="es-ES"/>
            </w:rPr>
          </w:pPr>
          <w:hyperlink w:anchor="_Toc374659750" w:history="1">
            <w:r w:rsidR="002559B4" w:rsidRPr="0053506C">
              <w:rPr>
                <w:rStyle w:val="Hipervnculo"/>
                <w:noProof/>
              </w:rPr>
              <w:t>El diseño arquitectónico</w:t>
            </w:r>
            <w:r w:rsidR="002559B4">
              <w:rPr>
                <w:noProof/>
                <w:webHidden/>
              </w:rPr>
              <w:tab/>
            </w:r>
            <w:r>
              <w:rPr>
                <w:noProof/>
                <w:webHidden/>
              </w:rPr>
              <w:fldChar w:fldCharType="begin"/>
            </w:r>
            <w:r w:rsidR="002559B4">
              <w:rPr>
                <w:noProof/>
                <w:webHidden/>
              </w:rPr>
              <w:instrText xml:space="preserve"> PAGEREF _Toc374659750 \h </w:instrText>
            </w:r>
            <w:r>
              <w:rPr>
                <w:noProof/>
                <w:webHidden/>
              </w:rPr>
            </w:r>
            <w:r>
              <w:rPr>
                <w:noProof/>
                <w:webHidden/>
              </w:rPr>
              <w:fldChar w:fldCharType="separate"/>
            </w:r>
            <w:r w:rsidR="002559B4">
              <w:rPr>
                <w:noProof/>
                <w:webHidden/>
              </w:rPr>
              <w:t>36</w:t>
            </w:r>
            <w:r>
              <w:rPr>
                <w:noProof/>
                <w:webHidden/>
              </w:rPr>
              <w:fldChar w:fldCharType="end"/>
            </w:r>
          </w:hyperlink>
        </w:p>
        <w:p w:rsidR="002559B4" w:rsidRDefault="00C622B8">
          <w:pPr>
            <w:pStyle w:val="TDC3"/>
            <w:tabs>
              <w:tab w:val="right" w:leader="dot" w:pos="8495"/>
            </w:tabs>
            <w:rPr>
              <w:noProof/>
              <w:lang w:val="es-ES" w:eastAsia="es-ES"/>
            </w:rPr>
          </w:pPr>
          <w:hyperlink w:anchor="_Toc374659751" w:history="1">
            <w:r w:rsidR="002559B4" w:rsidRPr="0053506C">
              <w:rPr>
                <w:rStyle w:val="Hipervnculo"/>
                <w:noProof/>
              </w:rPr>
              <w:t>Pautas de interfaz de usuario</w:t>
            </w:r>
            <w:r w:rsidR="002559B4">
              <w:rPr>
                <w:noProof/>
                <w:webHidden/>
              </w:rPr>
              <w:tab/>
            </w:r>
            <w:r>
              <w:rPr>
                <w:noProof/>
                <w:webHidden/>
              </w:rPr>
              <w:fldChar w:fldCharType="begin"/>
            </w:r>
            <w:r w:rsidR="002559B4">
              <w:rPr>
                <w:noProof/>
                <w:webHidden/>
              </w:rPr>
              <w:instrText xml:space="preserve"> PAGEREF _Toc374659751 \h </w:instrText>
            </w:r>
            <w:r>
              <w:rPr>
                <w:noProof/>
                <w:webHidden/>
              </w:rPr>
            </w:r>
            <w:r>
              <w:rPr>
                <w:noProof/>
                <w:webHidden/>
              </w:rPr>
              <w:fldChar w:fldCharType="separate"/>
            </w:r>
            <w:r w:rsidR="002559B4">
              <w:rPr>
                <w:noProof/>
                <w:webHidden/>
              </w:rPr>
              <w:t>45</w:t>
            </w:r>
            <w:r>
              <w:rPr>
                <w:noProof/>
                <w:webHidden/>
              </w:rPr>
              <w:fldChar w:fldCharType="end"/>
            </w:r>
          </w:hyperlink>
        </w:p>
        <w:p w:rsidR="002559B4" w:rsidRDefault="00C622B8">
          <w:pPr>
            <w:pStyle w:val="TDC2"/>
            <w:tabs>
              <w:tab w:val="right" w:leader="dot" w:pos="8495"/>
            </w:tabs>
            <w:rPr>
              <w:noProof/>
              <w:lang w:val="es-ES" w:eastAsia="es-ES"/>
            </w:rPr>
          </w:pPr>
          <w:hyperlink w:anchor="_Toc374659752" w:history="1">
            <w:r w:rsidR="002559B4" w:rsidRPr="0053506C">
              <w:rPr>
                <w:rStyle w:val="Hipervnculo"/>
                <w:noProof/>
              </w:rPr>
              <w:t>Etapa de Implementación</w:t>
            </w:r>
            <w:r w:rsidR="002559B4">
              <w:rPr>
                <w:noProof/>
                <w:webHidden/>
              </w:rPr>
              <w:tab/>
            </w:r>
            <w:r>
              <w:rPr>
                <w:noProof/>
                <w:webHidden/>
              </w:rPr>
              <w:fldChar w:fldCharType="begin"/>
            </w:r>
            <w:r w:rsidR="002559B4">
              <w:rPr>
                <w:noProof/>
                <w:webHidden/>
              </w:rPr>
              <w:instrText xml:space="preserve"> PAGEREF _Toc374659752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3" w:history="1">
            <w:r w:rsidR="002559B4" w:rsidRPr="0053506C">
              <w:rPr>
                <w:rStyle w:val="Hipervnculo"/>
                <w:noProof/>
              </w:rPr>
              <w:t>Metodologías individuales</w:t>
            </w:r>
            <w:r w:rsidR="002559B4">
              <w:rPr>
                <w:noProof/>
                <w:webHidden/>
              </w:rPr>
              <w:tab/>
            </w:r>
            <w:r>
              <w:rPr>
                <w:noProof/>
                <w:webHidden/>
              </w:rPr>
              <w:fldChar w:fldCharType="begin"/>
            </w:r>
            <w:r w:rsidR="002559B4">
              <w:rPr>
                <w:noProof/>
                <w:webHidden/>
              </w:rPr>
              <w:instrText xml:space="preserve"> PAGEREF _Toc374659753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4" w:history="1">
            <w:r w:rsidR="002559B4" w:rsidRPr="0053506C">
              <w:rPr>
                <w:rStyle w:val="Hipervnculo"/>
                <w:noProof/>
              </w:rPr>
              <w:t>Metodologías de equipo</w:t>
            </w:r>
            <w:r w:rsidR="002559B4">
              <w:rPr>
                <w:noProof/>
                <w:webHidden/>
              </w:rPr>
              <w:tab/>
            </w:r>
            <w:r>
              <w:rPr>
                <w:noProof/>
                <w:webHidden/>
              </w:rPr>
              <w:fldChar w:fldCharType="begin"/>
            </w:r>
            <w:r w:rsidR="002559B4">
              <w:rPr>
                <w:noProof/>
                <w:webHidden/>
              </w:rPr>
              <w:instrText xml:space="preserve"> PAGEREF _Toc374659754 \h </w:instrText>
            </w:r>
            <w:r>
              <w:rPr>
                <w:noProof/>
                <w:webHidden/>
              </w:rPr>
            </w:r>
            <w:r>
              <w:rPr>
                <w:noProof/>
                <w:webHidden/>
              </w:rPr>
              <w:fldChar w:fldCharType="separate"/>
            </w:r>
            <w:r w:rsidR="002559B4">
              <w:rPr>
                <w:noProof/>
                <w:webHidden/>
              </w:rPr>
              <w:t>46</w:t>
            </w:r>
            <w:r>
              <w:rPr>
                <w:noProof/>
                <w:webHidden/>
              </w:rPr>
              <w:fldChar w:fldCharType="end"/>
            </w:r>
          </w:hyperlink>
        </w:p>
        <w:p w:rsidR="002559B4" w:rsidRDefault="00C622B8">
          <w:pPr>
            <w:pStyle w:val="TDC3"/>
            <w:tabs>
              <w:tab w:val="right" w:leader="dot" w:pos="8495"/>
            </w:tabs>
            <w:rPr>
              <w:noProof/>
              <w:lang w:val="es-ES" w:eastAsia="es-ES"/>
            </w:rPr>
          </w:pPr>
          <w:hyperlink w:anchor="_Toc374659755" w:history="1">
            <w:r w:rsidR="002559B4" w:rsidRPr="0053506C">
              <w:rPr>
                <w:rStyle w:val="Hipervnculo"/>
                <w:noProof/>
              </w:rPr>
              <w:t>Entorno de desarrollo</w:t>
            </w:r>
            <w:r w:rsidR="002559B4">
              <w:rPr>
                <w:noProof/>
                <w:webHidden/>
              </w:rPr>
              <w:tab/>
            </w:r>
            <w:r>
              <w:rPr>
                <w:noProof/>
                <w:webHidden/>
              </w:rPr>
              <w:fldChar w:fldCharType="begin"/>
            </w:r>
            <w:r w:rsidR="002559B4">
              <w:rPr>
                <w:noProof/>
                <w:webHidden/>
              </w:rPr>
              <w:instrText xml:space="preserve"> PAGEREF _Toc374659755 \h </w:instrText>
            </w:r>
            <w:r>
              <w:rPr>
                <w:noProof/>
                <w:webHidden/>
              </w:rPr>
            </w:r>
            <w:r>
              <w:rPr>
                <w:noProof/>
                <w:webHidden/>
              </w:rPr>
              <w:fldChar w:fldCharType="separate"/>
            </w:r>
            <w:r w:rsidR="002559B4">
              <w:rPr>
                <w:noProof/>
                <w:webHidden/>
              </w:rPr>
              <w:t>47</w:t>
            </w:r>
            <w:r>
              <w:rPr>
                <w:noProof/>
                <w:webHidden/>
              </w:rPr>
              <w:fldChar w:fldCharType="end"/>
            </w:r>
          </w:hyperlink>
        </w:p>
        <w:p w:rsidR="002559B4" w:rsidRDefault="00C622B8">
          <w:pPr>
            <w:pStyle w:val="TDC3"/>
            <w:tabs>
              <w:tab w:val="right" w:leader="dot" w:pos="8495"/>
            </w:tabs>
            <w:rPr>
              <w:noProof/>
              <w:lang w:val="es-ES" w:eastAsia="es-ES"/>
            </w:rPr>
          </w:pPr>
          <w:hyperlink w:anchor="_Toc374659756" w:history="1">
            <w:r w:rsidR="002559B4" w:rsidRPr="0053506C">
              <w:rPr>
                <w:rStyle w:val="Hipervnculo"/>
                <w:noProof/>
              </w:rPr>
              <w:t>Entorno de ejecución</w:t>
            </w:r>
            <w:r w:rsidR="002559B4">
              <w:rPr>
                <w:noProof/>
                <w:webHidden/>
              </w:rPr>
              <w:tab/>
            </w:r>
            <w:r>
              <w:rPr>
                <w:noProof/>
                <w:webHidden/>
              </w:rPr>
              <w:fldChar w:fldCharType="begin"/>
            </w:r>
            <w:r w:rsidR="002559B4">
              <w:rPr>
                <w:noProof/>
                <w:webHidden/>
              </w:rPr>
              <w:instrText xml:space="preserve"> PAGEREF _Toc374659756 \h </w:instrText>
            </w:r>
            <w:r>
              <w:rPr>
                <w:noProof/>
                <w:webHidden/>
              </w:rPr>
            </w:r>
            <w:r>
              <w:rPr>
                <w:noProof/>
                <w:webHidden/>
              </w:rPr>
              <w:fldChar w:fldCharType="separate"/>
            </w:r>
            <w:r w:rsidR="002559B4">
              <w:rPr>
                <w:noProof/>
                <w:webHidden/>
              </w:rPr>
              <w:t>48</w:t>
            </w:r>
            <w:r>
              <w:rPr>
                <w:noProof/>
                <w:webHidden/>
              </w:rPr>
              <w:fldChar w:fldCharType="end"/>
            </w:r>
          </w:hyperlink>
        </w:p>
        <w:p w:rsidR="002559B4" w:rsidRDefault="00C622B8">
          <w:pPr>
            <w:pStyle w:val="TDC3"/>
            <w:tabs>
              <w:tab w:val="right" w:leader="dot" w:pos="8495"/>
            </w:tabs>
            <w:rPr>
              <w:noProof/>
              <w:lang w:val="es-ES" w:eastAsia="es-ES"/>
            </w:rPr>
          </w:pPr>
          <w:hyperlink w:anchor="_Toc374659757" w:history="1">
            <w:r w:rsidR="002559B4" w:rsidRPr="0053506C">
              <w:rPr>
                <w:rStyle w:val="Hipervnculo"/>
                <w:noProof/>
              </w:rPr>
              <w:t>Tecnologías aplicadas</w:t>
            </w:r>
            <w:r w:rsidR="002559B4">
              <w:rPr>
                <w:noProof/>
                <w:webHidden/>
              </w:rPr>
              <w:tab/>
            </w:r>
            <w:r>
              <w:rPr>
                <w:noProof/>
                <w:webHidden/>
              </w:rPr>
              <w:fldChar w:fldCharType="begin"/>
            </w:r>
            <w:r w:rsidR="002559B4">
              <w:rPr>
                <w:noProof/>
                <w:webHidden/>
              </w:rPr>
              <w:instrText xml:space="preserve"> PAGEREF _Toc374659757 \h </w:instrText>
            </w:r>
            <w:r>
              <w:rPr>
                <w:noProof/>
                <w:webHidden/>
              </w:rPr>
            </w:r>
            <w:r>
              <w:rPr>
                <w:noProof/>
                <w:webHidden/>
              </w:rPr>
              <w:fldChar w:fldCharType="separate"/>
            </w:r>
            <w:r w:rsidR="002559B4">
              <w:rPr>
                <w:noProof/>
                <w:webHidden/>
              </w:rPr>
              <w:t>49</w:t>
            </w:r>
            <w:r>
              <w:rPr>
                <w:noProof/>
                <w:webHidden/>
              </w:rPr>
              <w:fldChar w:fldCharType="end"/>
            </w:r>
          </w:hyperlink>
        </w:p>
        <w:p w:rsidR="002559B4" w:rsidRDefault="00C622B8">
          <w:pPr>
            <w:pStyle w:val="TDC3"/>
            <w:tabs>
              <w:tab w:val="right" w:leader="dot" w:pos="8495"/>
            </w:tabs>
            <w:rPr>
              <w:noProof/>
              <w:lang w:val="es-ES" w:eastAsia="es-ES"/>
            </w:rPr>
          </w:pPr>
          <w:hyperlink w:anchor="_Toc374659758" w:history="1">
            <w:r w:rsidR="002559B4" w:rsidRPr="0053506C">
              <w:rPr>
                <w:rStyle w:val="Hipervnculo"/>
                <w:noProof/>
              </w:rPr>
              <w:t>Planificación</w:t>
            </w:r>
            <w:r w:rsidR="002559B4">
              <w:rPr>
                <w:noProof/>
                <w:webHidden/>
              </w:rPr>
              <w:tab/>
            </w:r>
            <w:r>
              <w:rPr>
                <w:noProof/>
                <w:webHidden/>
              </w:rPr>
              <w:fldChar w:fldCharType="begin"/>
            </w:r>
            <w:r w:rsidR="002559B4">
              <w:rPr>
                <w:noProof/>
                <w:webHidden/>
              </w:rPr>
              <w:instrText xml:space="preserve"> PAGEREF _Toc374659758 \h </w:instrText>
            </w:r>
            <w:r>
              <w:rPr>
                <w:noProof/>
                <w:webHidden/>
              </w:rPr>
            </w:r>
            <w:r>
              <w:rPr>
                <w:noProof/>
                <w:webHidden/>
              </w:rPr>
              <w:fldChar w:fldCharType="separate"/>
            </w:r>
            <w:r w:rsidR="002559B4">
              <w:rPr>
                <w:noProof/>
                <w:webHidden/>
              </w:rPr>
              <w:t>53</w:t>
            </w:r>
            <w:r>
              <w:rPr>
                <w:noProof/>
                <w:webHidden/>
              </w:rPr>
              <w:fldChar w:fldCharType="end"/>
            </w:r>
          </w:hyperlink>
        </w:p>
        <w:p w:rsidR="002559B4" w:rsidRDefault="00C622B8">
          <w:pPr>
            <w:pStyle w:val="TDC2"/>
            <w:tabs>
              <w:tab w:val="right" w:leader="dot" w:pos="8495"/>
            </w:tabs>
            <w:rPr>
              <w:noProof/>
              <w:lang w:val="es-ES" w:eastAsia="es-ES"/>
            </w:rPr>
          </w:pPr>
          <w:hyperlink w:anchor="_Toc374659759" w:history="1">
            <w:r w:rsidR="002559B4" w:rsidRPr="0053506C">
              <w:rPr>
                <w:rStyle w:val="Hipervnculo"/>
                <w:noProof/>
              </w:rPr>
              <w:t>Etapa de verificación y validación</w:t>
            </w:r>
            <w:r w:rsidR="002559B4">
              <w:rPr>
                <w:noProof/>
                <w:webHidden/>
              </w:rPr>
              <w:tab/>
            </w:r>
            <w:r>
              <w:rPr>
                <w:noProof/>
                <w:webHidden/>
              </w:rPr>
              <w:fldChar w:fldCharType="begin"/>
            </w:r>
            <w:r w:rsidR="002559B4">
              <w:rPr>
                <w:noProof/>
                <w:webHidden/>
              </w:rPr>
              <w:instrText xml:space="preserve"> PAGEREF _Toc374659759 \h </w:instrText>
            </w:r>
            <w:r>
              <w:rPr>
                <w:noProof/>
                <w:webHidden/>
              </w:rPr>
            </w:r>
            <w:r>
              <w:rPr>
                <w:noProof/>
                <w:webHidden/>
              </w:rPr>
              <w:fldChar w:fldCharType="separate"/>
            </w:r>
            <w:r w:rsidR="002559B4">
              <w:rPr>
                <w:noProof/>
                <w:webHidden/>
              </w:rPr>
              <w:t>55</w:t>
            </w:r>
            <w:r>
              <w:rPr>
                <w:noProof/>
                <w:webHidden/>
              </w:rPr>
              <w:fldChar w:fldCharType="end"/>
            </w:r>
          </w:hyperlink>
        </w:p>
        <w:p w:rsidR="002559B4" w:rsidRDefault="00C622B8">
          <w:pPr>
            <w:pStyle w:val="TDC3"/>
            <w:tabs>
              <w:tab w:val="right" w:leader="dot" w:pos="8495"/>
            </w:tabs>
            <w:rPr>
              <w:noProof/>
              <w:lang w:val="es-ES" w:eastAsia="es-ES"/>
            </w:rPr>
          </w:pPr>
          <w:hyperlink w:anchor="_Toc374659760" w:history="1">
            <w:r w:rsidR="002559B4" w:rsidRPr="0053506C">
              <w:rPr>
                <w:rStyle w:val="Hipervnculo"/>
                <w:noProof/>
              </w:rPr>
              <w:t>Verificación</w:t>
            </w:r>
            <w:r w:rsidR="002559B4">
              <w:rPr>
                <w:noProof/>
                <w:webHidden/>
              </w:rPr>
              <w:tab/>
            </w:r>
            <w:r>
              <w:rPr>
                <w:noProof/>
                <w:webHidden/>
              </w:rPr>
              <w:fldChar w:fldCharType="begin"/>
            </w:r>
            <w:r w:rsidR="002559B4">
              <w:rPr>
                <w:noProof/>
                <w:webHidden/>
              </w:rPr>
              <w:instrText xml:space="preserve"> PAGEREF _Toc374659760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622B8">
          <w:pPr>
            <w:pStyle w:val="TDC3"/>
            <w:tabs>
              <w:tab w:val="right" w:leader="dot" w:pos="8495"/>
            </w:tabs>
            <w:rPr>
              <w:noProof/>
              <w:lang w:val="es-ES" w:eastAsia="es-ES"/>
            </w:rPr>
          </w:pPr>
          <w:hyperlink w:anchor="_Toc374659761" w:history="1">
            <w:r w:rsidR="002559B4" w:rsidRPr="0053506C">
              <w:rPr>
                <w:rStyle w:val="Hipervnculo"/>
                <w:noProof/>
              </w:rPr>
              <w:t>Validación</w:t>
            </w:r>
            <w:r w:rsidR="002559B4">
              <w:rPr>
                <w:noProof/>
                <w:webHidden/>
              </w:rPr>
              <w:tab/>
            </w:r>
            <w:r>
              <w:rPr>
                <w:noProof/>
                <w:webHidden/>
              </w:rPr>
              <w:fldChar w:fldCharType="begin"/>
            </w:r>
            <w:r w:rsidR="002559B4">
              <w:rPr>
                <w:noProof/>
                <w:webHidden/>
              </w:rPr>
              <w:instrText xml:space="preserve"> PAGEREF _Toc374659761 \h </w:instrText>
            </w:r>
            <w:r>
              <w:rPr>
                <w:noProof/>
                <w:webHidden/>
              </w:rPr>
            </w:r>
            <w:r>
              <w:rPr>
                <w:noProof/>
                <w:webHidden/>
              </w:rPr>
              <w:fldChar w:fldCharType="separate"/>
            </w:r>
            <w:r w:rsidR="002559B4">
              <w:rPr>
                <w:noProof/>
                <w:webHidden/>
              </w:rPr>
              <w:t>56</w:t>
            </w:r>
            <w:r>
              <w:rPr>
                <w:noProof/>
                <w:webHidden/>
              </w:rPr>
              <w:fldChar w:fldCharType="end"/>
            </w:r>
          </w:hyperlink>
        </w:p>
        <w:p w:rsidR="002559B4" w:rsidRDefault="00C622B8">
          <w:pPr>
            <w:pStyle w:val="TDC1"/>
            <w:rPr>
              <w:noProof/>
              <w:lang w:val="es-ES" w:eastAsia="es-ES"/>
            </w:rPr>
          </w:pPr>
          <w:hyperlink w:anchor="_Toc374659762" w:history="1">
            <w:r w:rsidR="002559B4" w:rsidRPr="0053506C">
              <w:rPr>
                <w:rStyle w:val="Hipervnculo"/>
                <w:rFonts w:eastAsia="Times New Roman"/>
                <w:noProof/>
              </w:rPr>
              <w:t>Conclusiones</w:t>
            </w:r>
            <w:r w:rsidR="002559B4">
              <w:rPr>
                <w:noProof/>
                <w:webHidden/>
              </w:rPr>
              <w:tab/>
            </w:r>
            <w:r>
              <w:rPr>
                <w:noProof/>
                <w:webHidden/>
              </w:rPr>
              <w:fldChar w:fldCharType="begin"/>
            </w:r>
            <w:r w:rsidR="002559B4">
              <w:rPr>
                <w:noProof/>
                <w:webHidden/>
              </w:rPr>
              <w:instrText xml:space="preserve"> PAGEREF _Toc374659762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3"/>
            <w:tabs>
              <w:tab w:val="right" w:leader="dot" w:pos="8495"/>
            </w:tabs>
            <w:rPr>
              <w:noProof/>
              <w:lang w:val="es-ES" w:eastAsia="es-ES"/>
            </w:rPr>
          </w:pPr>
          <w:hyperlink w:anchor="_Toc374659763" w:history="1">
            <w:r w:rsidR="002559B4" w:rsidRPr="0053506C">
              <w:rPr>
                <w:rStyle w:val="Hipervnculo"/>
                <w:rFonts w:eastAsia="Times New Roman"/>
                <w:noProof/>
              </w:rPr>
              <w:t>E-commerce y Marketplaces</w:t>
            </w:r>
            <w:r w:rsidR="002559B4">
              <w:rPr>
                <w:noProof/>
                <w:webHidden/>
              </w:rPr>
              <w:tab/>
            </w:r>
            <w:r>
              <w:rPr>
                <w:noProof/>
                <w:webHidden/>
              </w:rPr>
              <w:fldChar w:fldCharType="begin"/>
            </w:r>
            <w:r w:rsidR="002559B4">
              <w:rPr>
                <w:noProof/>
                <w:webHidden/>
              </w:rPr>
              <w:instrText xml:space="preserve"> PAGEREF _Toc374659763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2"/>
            <w:tabs>
              <w:tab w:val="right" w:leader="dot" w:pos="8495"/>
            </w:tabs>
            <w:rPr>
              <w:noProof/>
              <w:lang w:val="es-ES" w:eastAsia="es-ES"/>
            </w:rPr>
          </w:pPr>
          <w:hyperlink w:anchor="_Toc374659764" w:history="1">
            <w:r w:rsidR="002559B4" w:rsidRPr="0053506C">
              <w:rPr>
                <w:rStyle w:val="Hipervnculo"/>
                <w:rFonts w:eastAsia="Times New Roman"/>
                <w:noProof/>
              </w:rPr>
              <w:t>Proceso de desarrollo y solución lograda</w:t>
            </w:r>
            <w:r w:rsidR="002559B4">
              <w:rPr>
                <w:noProof/>
                <w:webHidden/>
              </w:rPr>
              <w:tab/>
            </w:r>
            <w:r>
              <w:rPr>
                <w:noProof/>
                <w:webHidden/>
              </w:rPr>
              <w:fldChar w:fldCharType="begin"/>
            </w:r>
            <w:r w:rsidR="002559B4">
              <w:rPr>
                <w:noProof/>
                <w:webHidden/>
              </w:rPr>
              <w:instrText xml:space="preserve"> PAGEREF _Toc374659764 \h </w:instrText>
            </w:r>
            <w:r>
              <w:rPr>
                <w:noProof/>
                <w:webHidden/>
              </w:rPr>
            </w:r>
            <w:r>
              <w:rPr>
                <w:noProof/>
                <w:webHidden/>
              </w:rPr>
              <w:fldChar w:fldCharType="separate"/>
            </w:r>
            <w:r w:rsidR="002559B4">
              <w:rPr>
                <w:noProof/>
                <w:webHidden/>
              </w:rPr>
              <w:t>57</w:t>
            </w:r>
            <w:r>
              <w:rPr>
                <w:noProof/>
                <w:webHidden/>
              </w:rPr>
              <w:fldChar w:fldCharType="end"/>
            </w:r>
          </w:hyperlink>
        </w:p>
        <w:p w:rsidR="002559B4" w:rsidRDefault="00C622B8">
          <w:pPr>
            <w:pStyle w:val="TDC1"/>
            <w:rPr>
              <w:noProof/>
              <w:lang w:val="es-ES" w:eastAsia="es-ES"/>
            </w:rPr>
          </w:pPr>
          <w:hyperlink w:anchor="_Toc374659765" w:history="1">
            <w:r w:rsidR="002559B4" w:rsidRPr="0053506C">
              <w:rPr>
                <w:rStyle w:val="Hipervnculo"/>
                <w:noProof/>
              </w:rPr>
              <w:t>Trabajos a futuro</w:t>
            </w:r>
            <w:r w:rsidR="002559B4">
              <w:rPr>
                <w:noProof/>
                <w:webHidden/>
              </w:rPr>
              <w:tab/>
            </w:r>
            <w:r>
              <w:rPr>
                <w:noProof/>
                <w:webHidden/>
              </w:rPr>
              <w:fldChar w:fldCharType="begin"/>
            </w:r>
            <w:r w:rsidR="002559B4">
              <w:rPr>
                <w:noProof/>
                <w:webHidden/>
              </w:rPr>
              <w:instrText xml:space="preserve"> PAGEREF _Toc374659765 \h </w:instrText>
            </w:r>
            <w:r>
              <w:rPr>
                <w:noProof/>
                <w:webHidden/>
              </w:rPr>
            </w:r>
            <w:r>
              <w:rPr>
                <w:noProof/>
                <w:webHidden/>
              </w:rPr>
              <w:fldChar w:fldCharType="separate"/>
            </w:r>
            <w:r w:rsidR="002559B4">
              <w:rPr>
                <w:noProof/>
                <w:webHidden/>
              </w:rPr>
              <w:t>58</w:t>
            </w:r>
            <w:r>
              <w:rPr>
                <w:noProof/>
                <w:webHidden/>
              </w:rPr>
              <w:fldChar w:fldCharType="end"/>
            </w:r>
          </w:hyperlink>
        </w:p>
        <w:p w:rsidR="002559B4" w:rsidRDefault="00C622B8">
          <w:pPr>
            <w:pStyle w:val="TDC1"/>
            <w:rPr>
              <w:noProof/>
              <w:lang w:val="es-ES" w:eastAsia="es-ES"/>
            </w:rPr>
          </w:pPr>
          <w:hyperlink w:anchor="_Toc374659766" w:history="1">
            <w:r w:rsidR="002559B4" w:rsidRPr="0053506C">
              <w:rPr>
                <w:rStyle w:val="Hipervnculo"/>
                <w:noProof/>
              </w:rPr>
              <w:t>Glosario</w:t>
            </w:r>
            <w:r w:rsidR="002559B4">
              <w:rPr>
                <w:noProof/>
                <w:webHidden/>
              </w:rPr>
              <w:tab/>
            </w:r>
            <w:r>
              <w:rPr>
                <w:noProof/>
                <w:webHidden/>
              </w:rPr>
              <w:fldChar w:fldCharType="begin"/>
            </w:r>
            <w:r w:rsidR="002559B4">
              <w:rPr>
                <w:noProof/>
                <w:webHidden/>
              </w:rPr>
              <w:instrText xml:space="preserve"> PAGEREF _Toc374659766 \h </w:instrText>
            </w:r>
            <w:r>
              <w:rPr>
                <w:noProof/>
                <w:webHidden/>
              </w:rPr>
            </w:r>
            <w:r>
              <w:rPr>
                <w:noProof/>
                <w:webHidden/>
              </w:rPr>
              <w:fldChar w:fldCharType="separate"/>
            </w:r>
            <w:r w:rsidR="002559B4">
              <w:rPr>
                <w:noProof/>
                <w:webHidden/>
              </w:rPr>
              <w:t>60</w:t>
            </w:r>
            <w:r>
              <w:rPr>
                <w:noProof/>
                <w:webHidden/>
              </w:rPr>
              <w:fldChar w:fldCharType="end"/>
            </w:r>
          </w:hyperlink>
        </w:p>
        <w:p w:rsidR="002559B4" w:rsidRDefault="00C622B8">
          <w:pPr>
            <w:pStyle w:val="TDC1"/>
            <w:rPr>
              <w:noProof/>
              <w:lang w:val="es-ES" w:eastAsia="es-ES"/>
            </w:rPr>
          </w:pPr>
          <w:hyperlink w:anchor="_Toc374659767" w:history="1">
            <w:r w:rsidR="002559B4" w:rsidRPr="0053506C">
              <w:rPr>
                <w:rStyle w:val="Hipervnculo"/>
                <w:noProof/>
              </w:rPr>
              <w:t>Referencias</w:t>
            </w:r>
            <w:r w:rsidR="002559B4">
              <w:rPr>
                <w:noProof/>
                <w:webHidden/>
              </w:rPr>
              <w:tab/>
            </w:r>
            <w:r>
              <w:rPr>
                <w:noProof/>
                <w:webHidden/>
              </w:rPr>
              <w:fldChar w:fldCharType="begin"/>
            </w:r>
            <w:r w:rsidR="002559B4">
              <w:rPr>
                <w:noProof/>
                <w:webHidden/>
              </w:rPr>
              <w:instrText xml:space="preserve"> PAGEREF _Toc374659767 \h </w:instrText>
            </w:r>
            <w:r>
              <w:rPr>
                <w:noProof/>
                <w:webHidden/>
              </w:rPr>
            </w:r>
            <w:r>
              <w:rPr>
                <w:noProof/>
                <w:webHidden/>
              </w:rPr>
              <w:fldChar w:fldCharType="separate"/>
            </w:r>
            <w:r w:rsidR="002559B4">
              <w:rPr>
                <w:noProof/>
                <w:webHidden/>
              </w:rPr>
              <w:t>61</w:t>
            </w:r>
            <w:r>
              <w:rPr>
                <w:noProof/>
                <w:webHidden/>
              </w:rPr>
              <w:fldChar w:fldCharType="end"/>
            </w:r>
          </w:hyperlink>
        </w:p>
        <w:p w:rsidR="002559B4" w:rsidRDefault="00C622B8">
          <w:pPr>
            <w:pStyle w:val="TDC1"/>
            <w:rPr>
              <w:noProof/>
              <w:lang w:val="es-ES" w:eastAsia="es-ES"/>
            </w:rPr>
          </w:pPr>
          <w:hyperlink w:anchor="_Toc374659768" w:history="1">
            <w:r w:rsidR="002559B4" w:rsidRPr="0053506C">
              <w:rPr>
                <w:rStyle w:val="Hipervnculo"/>
                <w:noProof/>
              </w:rPr>
              <w:t>Anexos</w:t>
            </w:r>
            <w:r w:rsidR="002559B4">
              <w:rPr>
                <w:noProof/>
                <w:webHidden/>
              </w:rPr>
              <w:tab/>
            </w:r>
            <w:r>
              <w:rPr>
                <w:noProof/>
                <w:webHidden/>
              </w:rPr>
              <w:fldChar w:fldCharType="begin"/>
            </w:r>
            <w:r w:rsidR="002559B4">
              <w:rPr>
                <w:noProof/>
                <w:webHidden/>
              </w:rPr>
              <w:instrText xml:space="preserve"> PAGEREF _Toc374659768 \h </w:instrText>
            </w:r>
            <w:r>
              <w:rPr>
                <w:noProof/>
                <w:webHidden/>
              </w:rPr>
            </w:r>
            <w:r>
              <w:rPr>
                <w:noProof/>
                <w:webHidden/>
              </w:rPr>
              <w:fldChar w:fldCharType="separate"/>
            </w:r>
            <w:r w:rsidR="002559B4">
              <w:rPr>
                <w:noProof/>
                <w:webHidden/>
              </w:rPr>
              <w:t>65</w:t>
            </w:r>
            <w:r>
              <w:rPr>
                <w:noProof/>
                <w:webHidden/>
              </w:rPr>
              <w:fldChar w:fldCharType="end"/>
            </w:r>
          </w:hyperlink>
        </w:p>
        <w:p w:rsidR="00830755" w:rsidRDefault="00C622B8">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659720"/>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w:t>
      </w:r>
      <w:r w:rsidR="001E7F55">
        <w:rPr>
          <w:sz w:val="24"/>
          <w:szCs w:val="24"/>
        </w:rPr>
        <w:t xml:space="preserve"> </w:t>
      </w:r>
      <w:ins w:id="3" w:author="pelo" w:date="2013-12-13T01:38:00Z">
        <w:r w:rsidR="001E7F55">
          <w:rPr>
            <w:sz w:val="24"/>
            <w:szCs w:val="24"/>
          </w:rPr>
          <w:t>(</w:t>
        </w:r>
      </w:ins>
      <w:ins w:id="4" w:author="pelo" w:date="2013-12-13T01:36:00Z">
        <w:r w:rsidR="001E7F55">
          <w:rPr>
            <w:sz w:val="24"/>
            <w:szCs w:val="24"/>
          </w:rPr>
          <w:t>ya sea</w:t>
        </w:r>
      </w:ins>
      <w:ins w:id="5" w:author="pelo" w:date="2013-12-13T01:37:00Z">
        <w:r w:rsidR="001E7F55">
          <w:rPr>
            <w:sz w:val="24"/>
            <w:szCs w:val="24"/>
          </w:rPr>
          <w:t xml:space="preserve"> </w:t>
        </w:r>
      </w:ins>
      <w:ins w:id="6" w:author="pelo" w:date="2013-12-13T01:36:00Z">
        <w:r w:rsidR="001E7F55">
          <w:rPr>
            <w:sz w:val="24"/>
            <w:szCs w:val="24"/>
          </w:rPr>
          <w:t>audio, video, videojuegos,</w:t>
        </w:r>
      </w:ins>
      <w:ins w:id="7" w:author="pelo" w:date="2013-12-13T01:38:00Z">
        <w:r w:rsidR="001E7F55">
          <w:rPr>
            <w:sz w:val="24"/>
            <w:szCs w:val="24"/>
          </w:rPr>
          <w:t xml:space="preserve"> entre otros)</w:t>
        </w:r>
      </w:ins>
      <w:r w:rsidRPr="00C13948">
        <w:rPr>
          <w:sz w:val="24"/>
          <w:szCs w:val="24"/>
        </w:rPr>
        <w:t xml:space="preserve">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 xml:space="preserve">proveedores, ofreciendo sus propios contenidos, como </w:t>
      </w:r>
      <w:ins w:id="8" w:author="pelo" w:date="2013-12-13T01:39:00Z">
        <w:r w:rsidR="001E7F55">
          <w:rPr>
            <w:sz w:val="24"/>
            <w:szCs w:val="24"/>
          </w:rPr>
          <w:t xml:space="preserve">a </w:t>
        </w:r>
      </w:ins>
      <w:r w:rsidR="00015A23" w:rsidRPr="00C13948">
        <w:rPr>
          <w:sz w:val="24"/>
          <w:szCs w:val="24"/>
        </w:rPr>
        <w:t>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 xml:space="preserve">tienen la particularidad de comunicarse con millones de usuarios, ya sea a través de la web como dispositivos móviles, abarcando gran parte del mercado mundial. </w:t>
      </w:r>
      <w:del w:id="9" w:author="pelo" w:date="2013-12-13T01:41:00Z">
        <w:r w:rsidR="000269F1" w:rsidRPr="00C13948" w:rsidDel="001E7F55">
          <w:rPr>
            <w:sz w:val="24"/>
            <w:szCs w:val="24"/>
          </w:rPr>
          <w:delText xml:space="preserve">Por ello y más, manipulan información </w:delText>
        </w:r>
      </w:del>
      <w:ins w:id="10" w:author="pelo" w:date="2013-12-13T01:41:00Z">
        <w:r w:rsidR="001E7F55">
          <w:rPr>
            <w:sz w:val="24"/>
            <w:szCs w:val="24"/>
          </w:rPr>
          <w:t>Esto</w:t>
        </w:r>
      </w:ins>
      <w:ins w:id="11" w:author="pelo" w:date="2013-12-13T01:42:00Z">
        <w:r w:rsidR="001E7F55">
          <w:rPr>
            <w:sz w:val="24"/>
            <w:szCs w:val="24"/>
          </w:rPr>
          <w:t xml:space="preserve"> provoca</w:t>
        </w:r>
      </w:ins>
      <w:ins w:id="12" w:author="pelo" w:date="2013-12-13T01:41:00Z">
        <w:r w:rsidR="001E7F55">
          <w:rPr>
            <w:sz w:val="24"/>
            <w:szCs w:val="24"/>
          </w:rPr>
          <w:t xml:space="preserve"> que manej</w:t>
        </w:r>
      </w:ins>
      <w:ins w:id="13" w:author="pelo" w:date="2013-12-13T01:42:00Z">
        <w:r w:rsidR="001E7F55">
          <w:rPr>
            <w:sz w:val="24"/>
            <w:szCs w:val="24"/>
          </w:rPr>
          <w:t>e</w:t>
        </w:r>
      </w:ins>
      <w:ins w:id="14" w:author="pelo" w:date="2013-12-13T01:41:00Z">
        <w:r w:rsidR="001E7F55">
          <w:rPr>
            <w:sz w:val="24"/>
            <w:szCs w:val="24"/>
          </w:rPr>
          <w:t>n información</w:t>
        </w:r>
      </w:ins>
      <w:ins w:id="15" w:author="pelo" w:date="2013-12-13T01:42:00Z">
        <w:r w:rsidR="00301E8A">
          <w:rPr>
            <w:sz w:val="24"/>
            <w:szCs w:val="24"/>
          </w:rPr>
          <w:t xml:space="preserve"> sensible de los usuarios (Tarjetas de </w:t>
        </w:r>
        <w:r w:rsidR="00301E8A">
          <w:rPr>
            <w:sz w:val="24"/>
            <w:szCs w:val="24"/>
          </w:rPr>
          <w:t>crédito</w:t>
        </w:r>
        <w:r w:rsidR="00301E8A">
          <w:rPr>
            <w:sz w:val="24"/>
            <w:szCs w:val="24"/>
          </w:rPr>
          <w:t>, cuentas bancarias y mas</w:t>
        </w:r>
      </w:ins>
      <w:ins w:id="16" w:author="pelo" w:date="2013-12-13T01:43:00Z">
        <w:r w:rsidR="00301E8A">
          <w:rPr>
            <w:sz w:val="24"/>
            <w:szCs w:val="24"/>
          </w:rPr>
          <w:t>), por lo</w:t>
        </w:r>
        <w:r w:rsidR="00301E8A">
          <w:rPr>
            <w:sz w:val="24"/>
            <w:szCs w:val="24"/>
          </w:rPr>
          <w:t>…</w:t>
        </w:r>
      </w:ins>
      <w:r w:rsidR="000269F1" w:rsidRPr="00C13948">
        <w:rPr>
          <w:sz w:val="24"/>
          <w:szCs w:val="24"/>
        </w:rPr>
        <w:t>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17" w:name="_Toc374659721"/>
      <w:r w:rsidRPr="00A224C8">
        <w:lastRenderedPageBreak/>
        <w:t>Palabras clave</w:t>
      </w:r>
      <w:bookmarkEnd w:id="17"/>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ins w:id="18" w:author="pelo" w:date="2013-12-13T01:43:00Z">
        <w:r w:rsidR="00301E8A">
          <w:rPr>
            <w:sz w:val="24"/>
            <w:szCs w:val="24"/>
          </w:rPr>
          <w:t>, HTML5, PayPal,</w:t>
        </w:r>
      </w:ins>
      <w:r w:rsidR="00D26ECD" w:rsidRPr="00C13948">
        <w:rPr>
          <w:sz w:val="24"/>
          <w:szCs w:val="24"/>
        </w:rPr>
        <w:t>.</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19" w:name="_Toc374659722"/>
      <w:r w:rsidRPr="00A224C8">
        <w:lastRenderedPageBreak/>
        <w:t>Introducción</w:t>
      </w:r>
      <w:bookmarkEnd w:id="19"/>
    </w:p>
    <w:p w:rsidR="00301E8A" w:rsidRDefault="00E513F1" w:rsidP="008F659B">
      <w:pPr>
        <w:spacing w:after="0"/>
        <w:jc w:val="both"/>
        <w:rPr>
          <w:ins w:id="20" w:author="pelo" w:date="2013-12-13T01:44:00Z"/>
          <w:sz w:val="24"/>
          <w:szCs w:val="24"/>
        </w:rPr>
      </w:pPr>
      <w:r w:rsidRPr="004F44F3">
        <w:rPr>
          <w:sz w:val="24"/>
          <w:szCs w:val="24"/>
        </w:rPr>
        <w:t xml:space="preserve">En los últimos años el </w:t>
      </w:r>
      <w:del w:id="21" w:author="pelo" w:date="2013-12-13T01:44:00Z">
        <w:r w:rsidRPr="004F44F3" w:rsidDel="00301E8A">
          <w:rPr>
            <w:sz w:val="24"/>
            <w:szCs w:val="24"/>
          </w:rPr>
          <w:delText>creciente incremento</w:delText>
        </w:r>
      </w:del>
    </w:p>
    <w:p w:rsidR="00301E8A" w:rsidRDefault="00301E8A" w:rsidP="008F659B">
      <w:pPr>
        <w:spacing w:after="0"/>
        <w:jc w:val="both"/>
        <w:rPr>
          <w:ins w:id="22" w:author="pelo" w:date="2013-12-13T01:46:00Z"/>
          <w:sz w:val="24"/>
          <w:szCs w:val="24"/>
        </w:rPr>
      </w:pPr>
      <w:ins w:id="23" w:author="pelo" w:date="2013-12-13T01:45:00Z">
        <w:r>
          <w:rPr>
            <w:sz w:val="24"/>
            <w:szCs w:val="24"/>
          </w:rPr>
          <w:t>aumento constante</w:t>
        </w:r>
      </w:ins>
      <w:r w:rsidR="00E513F1" w:rsidRPr="004F44F3">
        <w:rPr>
          <w:sz w:val="24"/>
          <w:szCs w:val="24"/>
        </w:rPr>
        <w:t xml:space="preserve"> que ha tenido tanto la cantidad de dispositivos móviles, como el número de usuarios de </w:t>
      </w:r>
      <w:r w:rsidR="00C13948" w:rsidRPr="004F44F3">
        <w:rPr>
          <w:sz w:val="24"/>
          <w:szCs w:val="24"/>
        </w:rPr>
        <w:t>Internet</w:t>
      </w:r>
      <w:r w:rsidR="004F44F3">
        <w:rPr>
          <w:sz w:val="24"/>
          <w:szCs w:val="24"/>
        </w:rPr>
        <w:t>, han hecho de é</w:t>
      </w:r>
      <w:r w:rsidR="00E513F1" w:rsidRPr="004F44F3">
        <w:rPr>
          <w:sz w:val="24"/>
          <w:szCs w:val="24"/>
        </w:rPr>
        <w:t xml:space="preserve">ste </w:t>
      </w:r>
      <w:r w:rsidR="00446986" w:rsidRPr="004F44F3">
        <w:rPr>
          <w:sz w:val="24"/>
          <w:szCs w:val="24"/>
        </w:rPr>
        <w:t>último</w:t>
      </w:r>
      <w:r w:rsidR="00E513F1" w:rsidRPr="004F44F3">
        <w:rPr>
          <w:sz w:val="24"/>
          <w:szCs w:val="24"/>
        </w:rPr>
        <w:t xml:space="preserve"> un excelente </w:t>
      </w:r>
      <w:r w:rsidR="004F44F3">
        <w:rPr>
          <w:sz w:val="24"/>
          <w:szCs w:val="24"/>
        </w:rPr>
        <w:t>entorno</w:t>
      </w:r>
      <w:r w:rsidR="00E513F1"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00E513F1" w:rsidRPr="004F44F3">
        <w:rPr>
          <w:sz w:val="24"/>
          <w:szCs w:val="24"/>
        </w:rPr>
        <w:t xml:space="preserve"> sin </w:t>
      </w:r>
      <w:del w:id="24" w:author="pelo" w:date="2013-12-13T01:45:00Z">
        <w:r w:rsidR="00E513F1" w:rsidRPr="004F44F3" w:rsidDel="00301E8A">
          <w:rPr>
            <w:sz w:val="24"/>
            <w:szCs w:val="24"/>
          </w:rPr>
          <w:delText>tantas desventajas</w:delText>
        </w:r>
      </w:del>
    </w:p>
    <w:p w:rsidR="00E513F1" w:rsidRPr="004F44F3" w:rsidRDefault="00301E8A" w:rsidP="008F659B">
      <w:pPr>
        <w:spacing w:after="0"/>
        <w:jc w:val="both"/>
        <w:rPr>
          <w:sz w:val="24"/>
          <w:szCs w:val="24"/>
        </w:rPr>
      </w:pPr>
      <w:ins w:id="25" w:author="pelo" w:date="2013-12-13T01:46:00Z">
        <w:r>
          <w:rPr>
            <w:sz w:val="24"/>
            <w:szCs w:val="24"/>
          </w:rPr>
          <w:t>de igual a igual</w:t>
        </w:r>
      </w:ins>
      <w:r w:rsidR="00E513F1" w:rsidRPr="004F44F3">
        <w:rPr>
          <w:sz w:val="24"/>
          <w:szCs w:val="24"/>
        </w:rPr>
        <w:t>; y un lugar donde encontrar ofertas variadas desde la comodidad del hogar para los clientes.</w:t>
      </w:r>
    </w:p>
    <w:p w:rsidR="00E513F1" w:rsidRPr="004F44F3" w:rsidRDefault="00E513F1" w:rsidP="008F659B">
      <w:pPr>
        <w:spacing w:after="0"/>
        <w:jc w:val="both"/>
        <w:rPr>
          <w:sz w:val="24"/>
          <w:szCs w:val="24"/>
        </w:rPr>
      </w:pPr>
    </w:p>
    <w:p w:rsidR="00301E8A" w:rsidRDefault="00E513F1" w:rsidP="008F659B">
      <w:pPr>
        <w:spacing w:after="0"/>
        <w:jc w:val="both"/>
        <w:rPr>
          <w:ins w:id="26" w:author="pelo" w:date="2013-12-13T01:47:00Z"/>
          <w:sz w:val="24"/>
          <w:szCs w:val="24"/>
        </w:rPr>
      </w:pPr>
      <w:r w:rsidRPr="004F44F3">
        <w:rPr>
          <w:sz w:val="24"/>
          <w:szCs w:val="24"/>
        </w:rPr>
        <w:t xml:space="preserve">Hoy en día, la mayoría de las empresas que tradicionalmente ofrecían sus productos en locales de atención al público se están sumando a esta tendencia de </w:t>
      </w:r>
      <w:del w:id="27" w:author="pelo" w:date="2013-12-13T01:47:00Z">
        <w:r w:rsidRPr="004F44F3" w:rsidDel="00301E8A">
          <w:rPr>
            <w:sz w:val="24"/>
            <w:szCs w:val="24"/>
          </w:rPr>
          <w:delText>ofrecer sus productos</w:delText>
        </w:r>
      </w:del>
    </w:p>
    <w:p w:rsidR="00E513F1" w:rsidRPr="004F44F3" w:rsidRDefault="00301E8A" w:rsidP="008F659B">
      <w:pPr>
        <w:spacing w:after="0"/>
        <w:jc w:val="both"/>
        <w:rPr>
          <w:sz w:val="24"/>
          <w:szCs w:val="24"/>
        </w:rPr>
      </w:pPr>
      <w:ins w:id="28" w:author="pelo" w:date="2013-12-13T01:47:00Z">
        <w:r>
          <w:rPr>
            <w:sz w:val="24"/>
            <w:szCs w:val="24"/>
          </w:rPr>
          <w:t>comercializarlos</w:t>
        </w:r>
      </w:ins>
      <w:r w:rsidR="00E513F1" w:rsidRPr="004F44F3">
        <w:rPr>
          <w:sz w:val="24"/>
          <w:szCs w:val="24"/>
        </w:rPr>
        <w:t xml:space="preserve"> tanto de manera tradicional como directamente desde </w:t>
      </w:r>
      <w:r w:rsidR="00C13948" w:rsidRPr="004F44F3">
        <w:rPr>
          <w:sz w:val="24"/>
          <w:szCs w:val="24"/>
        </w:rPr>
        <w:t>Internet</w:t>
      </w:r>
      <w:r w:rsidR="00E513F1"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301E8A" w:rsidRDefault="00E513F1" w:rsidP="008F659B">
      <w:pPr>
        <w:spacing w:after="0"/>
        <w:jc w:val="both"/>
        <w:rPr>
          <w:ins w:id="29" w:author="pelo" w:date="2013-12-13T01:48:00Z"/>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del w:id="30" w:author="pelo" w:date="2013-12-13T01:48:00Z">
        <w:r w:rsidRPr="004F44F3" w:rsidDel="00301E8A">
          <w:rPr>
            <w:sz w:val="24"/>
            <w:szCs w:val="24"/>
          </w:rPr>
          <w:delText xml:space="preserve">medidas de seguridad </w:delText>
        </w:r>
        <w:r w:rsidR="007F249F" w:rsidDel="00301E8A">
          <w:rPr>
            <w:sz w:val="24"/>
            <w:szCs w:val="24"/>
          </w:rPr>
          <w:delText>informática</w:delText>
        </w:r>
      </w:del>
    </w:p>
    <w:p w:rsidR="00E513F1" w:rsidRPr="004F44F3" w:rsidRDefault="00301E8A" w:rsidP="008F659B">
      <w:pPr>
        <w:spacing w:after="0"/>
        <w:jc w:val="both"/>
        <w:rPr>
          <w:sz w:val="24"/>
          <w:szCs w:val="24"/>
        </w:rPr>
      </w:pPr>
      <w:ins w:id="31" w:author="pelo" w:date="2013-12-13T01:48:00Z">
        <w:r>
          <w:rPr>
            <w:sz w:val="24"/>
            <w:szCs w:val="24"/>
          </w:rPr>
          <w:t xml:space="preserve">las medidas de seguridad </w:t>
        </w:r>
      </w:ins>
      <w:ins w:id="32" w:author="pelo" w:date="2013-12-13T01:49:00Z">
        <w:r>
          <w:rPr>
            <w:sz w:val="24"/>
            <w:szCs w:val="24"/>
          </w:rPr>
          <w:t>informática</w:t>
        </w:r>
      </w:ins>
      <w:ins w:id="33" w:author="pelo" w:date="2013-12-13T01:48:00Z">
        <w:r>
          <w:rPr>
            <w:sz w:val="24"/>
            <w:szCs w:val="24"/>
          </w:rPr>
          <w:t xml:space="preserve"> </w:t>
        </w:r>
      </w:ins>
      <w:ins w:id="34" w:author="pelo" w:date="2013-12-13T01:49:00Z">
        <w:r>
          <w:rPr>
            <w:sz w:val="24"/>
            <w:szCs w:val="24"/>
          </w:rPr>
          <w:t>suficientes</w:t>
        </w:r>
      </w:ins>
      <w:r w:rsidR="00E513F1"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35" w:name="_Toc374659723"/>
      <w:r w:rsidRPr="00A224C8">
        <w:t>Objetivos y resultados esperados</w:t>
      </w:r>
      <w:bookmarkEnd w:id="3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3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36"/>
      <w:r w:rsidR="00FD46D8">
        <w:rPr>
          <w:rStyle w:val="Refdecomentario"/>
          <w:lang w:val="es-ES" w:eastAsia="es-ES"/>
        </w:rPr>
        <w:commentReference w:id="3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37" w:name="_Toc374659724"/>
      <w:r w:rsidRPr="00A224C8">
        <w:lastRenderedPageBreak/>
        <w:t>Estado del arte</w:t>
      </w:r>
      <w:bookmarkEnd w:id="37"/>
    </w:p>
    <w:p w:rsidR="004E01DD" w:rsidRPr="00A224C8" w:rsidRDefault="004E01DD" w:rsidP="004E01DD">
      <w:pPr>
        <w:pStyle w:val="Ttulo2"/>
        <w:rPr>
          <w:sz w:val="18"/>
          <w:szCs w:val="18"/>
        </w:rPr>
      </w:pPr>
      <w:bookmarkStart w:id="38" w:name="_Toc366690004"/>
      <w:bookmarkStart w:id="39" w:name="_Toc374659725"/>
      <w:r w:rsidRPr="00A224C8">
        <w:t>E-commerce</w:t>
      </w:r>
      <w:bookmarkEnd w:id="38"/>
      <w:bookmarkEnd w:id="3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40" w:name="_Toc366690005"/>
      <w:bookmarkStart w:id="41" w:name="_Toc374659726"/>
      <w:r w:rsidRPr="00A224C8">
        <w:t>Definición</w:t>
      </w:r>
      <w:bookmarkEnd w:id="40"/>
      <w:bookmarkEnd w:id="41"/>
    </w:p>
    <w:p w:rsidR="00865480" w:rsidRDefault="004E01DD" w:rsidP="00CE16FB">
      <w:pPr>
        <w:jc w:val="both"/>
        <w:rPr>
          <w:ins w:id="42" w:author="pelo" w:date="2013-12-13T01:53:00Z"/>
          <w:sz w:val="24"/>
          <w:szCs w:val="24"/>
        </w:rPr>
      </w:pPr>
      <w:commentRangeStart w:id="43"/>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w:t>
      </w:r>
    </w:p>
    <w:p w:rsidR="004E01DD" w:rsidRPr="004223C8" w:rsidRDefault="00865480" w:rsidP="00CE16FB">
      <w:pPr>
        <w:jc w:val="both"/>
        <w:rPr>
          <w:sz w:val="24"/>
          <w:szCs w:val="24"/>
        </w:rPr>
      </w:pPr>
      <w:ins w:id="44" w:author="pelo" w:date="2013-12-13T01:53:00Z">
        <w:r>
          <w:rPr>
            <w:sz w:val="24"/>
            <w:szCs w:val="24"/>
          </w:rPr>
          <w:t xml:space="preserve">La misma </w:t>
        </w:r>
        <w:r>
          <w:rPr>
            <w:sz w:val="24"/>
            <w:szCs w:val="24"/>
          </w:rPr>
          <w:t>…</w:t>
        </w:r>
      </w:ins>
      <w:r w:rsidR="004E01DD" w:rsidRPr="004223C8">
        <w:rPr>
          <w:sz w:val="24"/>
          <w:szCs w:val="24"/>
        </w:rPr>
        <w:t xml:space="preserve">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004E01DD" w:rsidRPr="004223C8">
        <w:rPr>
          <w:sz w:val="24"/>
          <w:szCs w:val="24"/>
        </w:rPr>
        <w:t xml:space="preserve">, o el </w:t>
      </w:r>
      <w:hyperlink w:anchor="edi_def" w:history="1">
        <w:r w:rsidR="004E01DD" w:rsidRPr="004223C8">
          <w:rPr>
            <w:rStyle w:val="Hipervnculo"/>
            <w:color w:val="auto"/>
            <w:sz w:val="24"/>
            <w:szCs w:val="24"/>
          </w:rPr>
          <w:t>EDI</w:t>
        </w:r>
      </w:hyperlink>
      <w:r w:rsidR="004E01DD" w:rsidRPr="004223C8">
        <w:rPr>
          <w:sz w:val="24"/>
          <w:szCs w:val="24"/>
        </w:rPr>
        <w:t>)”.</w:t>
      </w:r>
      <w:commentRangeEnd w:id="43"/>
      <w:r w:rsidR="004223C8">
        <w:rPr>
          <w:rStyle w:val="Refdecomentario"/>
          <w:lang w:val="es-ES" w:eastAsia="es-ES"/>
        </w:rPr>
        <w:commentReference w:id="43"/>
      </w:r>
    </w:p>
    <w:p w:rsidR="004F6485" w:rsidRPr="00A224C8" w:rsidRDefault="004E01DD" w:rsidP="004F6485">
      <w:pPr>
        <w:pStyle w:val="Ttulo2"/>
      </w:pPr>
      <w:bookmarkStart w:id="45" w:name="_Toc366690006"/>
      <w:bookmarkStart w:id="46" w:name="_Toc374659727"/>
      <w:r w:rsidRPr="00A224C8">
        <w:t>Características del comercio electrónico</w:t>
      </w:r>
      <w:bookmarkEnd w:id="45"/>
      <w:bookmarkEnd w:id="46"/>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 xml:space="preserve">cumplir los contratos, los costos de encontrar opciones adecuadas y </w:t>
      </w:r>
      <w:del w:id="47" w:author="pelo" w:date="2013-12-13T02:01:00Z">
        <w:r w:rsidR="004E01DD" w:rsidRPr="00075E6D" w:rsidDel="00865480">
          <w:rPr>
            <w:sz w:val="24"/>
            <w:szCs w:val="24"/>
          </w:rPr>
          <w:delText xml:space="preserve">de </w:delText>
        </w:r>
      </w:del>
      <w:ins w:id="48" w:author="pelo" w:date="2013-12-13T02:01:00Z">
        <w:r w:rsidR="00865480">
          <w:rPr>
            <w:sz w:val="24"/>
            <w:szCs w:val="24"/>
          </w:rPr>
          <w:t xml:space="preserve"> </w:t>
        </w:r>
        <w:r w:rsidR="00865480" w:rsidRPr="00075E6D">
          <w:rPr>
            <w:sz w:val="24"/>
            <w:szCs w:val="24"/>
          </w:rPr>
          <w:t xml:space="preserve"> </w:t>
        </w:r>
      </w:ins>
      <w:r w:rsidR="004E01DD" w:rsidRPr="00075E6D">
        <w:rPr>
          <w:sz w:val="24"/>
          <w:szCs w:val="24"/>
        </w:rPr>
        <w:t>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w:t>
      </w:r>
      <w:ins w:id="49" w:author="pelo" w:date="2013-12-13T02:02:00Z">
        <w:r w:rsidR="00865480">
          <w:rPr>
            <w:sz w:val="24"/>
            <w:szCs w:val="24"/>
          </w:rPr>
          <w:t>s</w:t>
        </w:r>
      </w:ins>
      <w:r w:rsidRPr="00075E6D">
        <w:rPr>
          <w:sz w:val="24"/>
          <w:szCs w:val="24"/>
        </w:rPr>
        <w:t xml:space="preserve">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w:t>
      </w:r>
      <w:ins w:id="50" w:author="pelo" w:date="2013-12-13T02:03:00Z">
        <w:r w:rsidR="00F71057">
          <w:rPr>
            <w:sz w:val="24"/>
            <w:szCs w:val="24"/>
          </w:rPr>
          <w:t xml:space="preserve"> </w:t>
        </w:r>
        <w:r w:rsidR="00F71057">
          <w:rPr>
            <w:sz w:val="24"/>
            <w:szCs w:val="24"/>
          </w:rPr>
          <w:t>¿</w:t>
        </w:r>
      </w:ins>
      <w:r w:rsidRPr="00F37E61">
        <w:rPr>
          <w:sz w:val="24"/>
          <w:szCs w:val="24"/>
        </w:rPr>
        <w:t>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51" w:name="_Toc366690007"/>
      <w:bookmarkStart w:id="52" w:name="_Toc374659728"/>
      <w:r w:rsidRPr="00A224C8">
        <w:t>Clasificación del comercio electrónico</w:t>
      </w:r>
      <w:bookmarkEnd w:id="51"/>
      <w:bookmarkEnd w:id="52"/>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Default="004E01DD" w:rsidP="00614931">
      <w:pPr>
        <w:jc w:val="both"/>
        <w:rPr>
          <w:ins w:id="53" w:author="pelo" w:date="2013-12-13T02:05:00Z"/>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w:t>
      </w:r>
      <w:del w:id="54" w:author="pelo" w:date="2013-12-13T02:04:00Z">
        <w:r w:rsidRPr="00614931" w:rsidDel="00F71057">
          <w:rPr>
            <w:b/>
            <w:sz w:val="24"/>
            <w:szCs w:val="24"/>
          </w:rPr>
          <w:delText xml:space="preserve">consumidos </w:delText>
        </w:r>
      </w:del>
      <w:ins w:id="55" w:author="pelo" w:date="2013-12-13T02:04:00Z">
        <w:r w:rsidR="00F71057">
          <w:rPr>
            <w:b/>
            <w:sz w:val="24"/>
            <w:szCs w:val="24"/>
          </w:rPr>
          <w:t>consumidores</w:t>
        </w:r>
        <w:r w:rsidR="00F71057" w:rsidRPr="00614931">
          <w:rPr>
            <w:b/>
            <w:sz w:val="24"/>
            <w:szCs w:val="24"/>
          </w:rPr>
          <w:t xml:space="preserve"> </w:t>
        </w:r>
      </w:ins>
      <w:r w:rsidRPr="00614931">
        <w:rPr>
          <w:b/>
          <w:sz w:val="24"/>
          <w:szCs w:val="24"/>
        </w:rPr>
        <w:t>(b2c)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F71057" w:rsidRPr="00614931" w:rsidRDefault="00F71057" w:rsidP="00614931">
      <w:pPr>
        <w:jc w:val="both"/>
        <w:rPr>
          <w:sz w:val="24"/>
          <w:szCs w:val="24"/>
        </w:rPr>
      </w:pPr>
      <w:ins w:id="56" w:author="pelo" w:date="2013-12-13T02:05:00Z">
        <w:r>
          <w:rPr>
            <w:sz w:val="24"/>
            <w:szCs w:val="24"/>
          </w:rPr>
          <w:t>Todas las veces Comercio esta con mayuscula</w:t>
        </w:r>
      </w:ins>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ins w:id="57" w:author="pelo" w:date="2013-12-13T02:06:00Z">
        <w:r w:rsidR="00F71057">
          <w:rPr>
            <w:sz w:val="24"/>
            <w:szCs w:val="24"/>
          </w:rPr>
          <w:lastRenderedPageBreak/>
          <w:t>c</w:t>
        </w:r>
      </w:ins>
      <w:del w:id="58" w:author="pelo" w:date="2013-12-13T02:06:00Z">
        <w:r w:rsidRPr="007C2239" w:rsidDel="00F71057">
          <w:rPr>
            <w:sz w:val="24"/>
            <w:szCs w:val="24"/>
          </w:rPr>
          <w:delText>C</w:delText>
        </w:r>
      </w:del>
      <w:r w:rsidRPr="007C2239">
        <w:rPr>
          <w:sz w:val="24"/>
          <w:szCs w:val="24"/>
        </w:rPr>
        <w:t>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w:t>
      </w:r>
      <w:del w:id="59" w:author="pelo" w:date="2013-12-13T02:06:00Z">
        <w:r w:rsidRPr="007C2239" w:rsidDel="00F71057">
          <w:rPr>
            <w:sz w:val="24"/>
            <w:szCs w:val="24"/>
          </w:rPr>
          <w:delText xml:space="preserve"> </w:delText>
        </w:r>
      </w:del>
      <w:r w:rsidRPr="007C2239">
        <w:rPr>
          <w:sz w:val="24"/>
          <w:szCs w:val="24"/>
        </w:rPr>
        <w:t xml:space="preserve">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60" w:name="_Toc366690008"/>
      <w:bookmarkStart w:id="61" w:name="_Toc374659729"/>
      <w:r w:rsidRPr="00A224C8">
        <w:t>Marketplaces</w:t>
      </w:r>
      <w:bookmarkEnd w:id="60"/>
      <w:bookmarkEnd w:id="61"/>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w:t>
      </w:r>
      <w:ins w:id="62" w:author="pelo" w:date="2013-12-13T02:07:00Z">
        <w:r w:rsidR="00F71057">
          <w:rPr>
            <w:sz w:val="24"/>
            <w:szCs w:val="24"/>
          </w:rPr>
          <w:t>letra</w:t>
        </w:r>
      </w:ins>
      <w:r w:rsidRPr="00C525CE">
        <w:rPr>
          <w:sz w:val="24"/>
          <w:szCs w:val="24"/>
        </w:rPr>
        <w:t>"e".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xml:space="preserve">, publicistas, proveedores de aplicaciones y contenidos, </w:t>
      </w:r>
      <w:del w:id="63" w:author="pelo" w:date="2013-12-13T02:07:00Z">
        <w:r w:rsidR="004E01DD" w:rsidRPr="00C525CE" w:rsidDel="00F71057">
          <w:rPr>
            <w:sz w:val="24"/>
            <w:szCs w:val="24"/>
          </w:rPr>
          <w:delText>etc.</w:delText>
        </w:r>
      </w:del>
      <w:ins w:id="64" w:author="pelo" w:date="2013-12-13T02:07:00Z">
        <w:r w:rsidR="00F71057">
          <w:rPr>
            <w:sz w:val="24"/>
            <w:szCs w:val="24"/>
          </w:rPr>
          <w:t>buscar sinonimo</w:t>
        </w:r>
      </w:ins>
      <w:r w:rsidR="004E01DD" w:rsidRPr="00C525CE">
        <w:rPr>
          <w:sz w:val="24"/>
          <w:szCs w:val="24"/>
        </w:rPr>
        <w:t>)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 xml:space="preserve">El </w:t>
      </w:r>
      <w:ins w:id="65" w:author="pelo" w:date="2013-12-13T02:08:00Z">
        <w:r w:rsidR="00F71057">
          <w:rPr>
            <w:sz w:val="24"/>
            <w:szCs w:val="24"/>
            <w:lang w:val="es-UY"/>
          </w:rPr>
          <w:t>e</w:t>
        </w:r>
      </w:ins>
      <w:del w:id="66" w:author="pelo" w:date="2013-12-13T02:08:00Z">
        <w:r w:rsidRPr="00C525CE" w:rsidDel="00F71057">
          <w:rPr>
            <w:sz w:val="24"/>
            <w:szCs w:val="24"/>
            <w:lang w:val="es-UY"/>
          </w:rPr>
          <w:delText>E</w:delText>
        </w:r>
      </w:del>
      <w:r w:rsidRPr="00C525CE">
        <w:rPr>
          <w:sz w:val="24"/>
          <w:szCs w:val="24"/>
          <w:lang w:val="es-UY"/>
        </w:rPr>
        <w:t>-Marketplace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67"/>
      <w:r w:rsidRPr="00C525CE">
        <w:rPr>
          <w:sz w:val="24"/>
          <w:szCs w:val="24"/>
        </w:rPr>
        <w:t>Long Tail</w:t>
      </w:r>
      <w:commentRangeEnd w:id="67"/>
      <w:r w:rsidR="007A5AD9">
        <w:rPr>
          <w:rStyle w:val="Refdecomentario"/>
          <w:lang w:val="es-ES" w:eastAsia="es-ES"/>
        </w:rPr>
        <w:commentReference w:id="67"/>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 xml:space="preserve">Los miembros del </w:t>
      </w:r>
      <w:del w:id="68" w:author="pelo" w:date="2013-12-13T02:09:00Z">
        <w:r w:rsidRPr="00C525CE" w:rsidDel="00F71057">
          <w:rPr>
            <w:sz w:val="24"/>
            <w:szCs w:val="24"/>
          </w:rPr>
          <w:delText>E</w:delText>
        </w:r>
      </w:del>
      <w:ins w:id="69" w:author="pelo" w:date="2013-12-13T02:09:00Z">
        <w:r w:rsidR="00F71057">
          <w:rPr>
            <w:sz w:val="24"/>
            <w:szCs w:val="24"/>
          </w:rPr>
          <w:t>e</w:t>
        </w:r>
      </w:ins>
      <w:r w:rsidRPr="00C525CE">
        <w:rPr>
          <w:sz w:val="24"/>
          <w:szCs w:val="24"/>
        </w:rPr>
        <w:t xml:space="preserve">-Marketplace pueden abstraerse de la problemática asociada a gestionar la facturación, el reparto de beneficios, la relación post-venta con los usuarios </w:t>
      </w:r>
      <w:del w:id="70" w:author="pelo" w:date="2013-12-13T02:09:00Z">
        <w:r w:rsidRPr="00C525CE" w:rsidDel="00F71057">
          <w:rPr>
            <w:sz w:val="24"/>
            <w:szCs w:val="24"/>
          </w:rPr>
          <w:delText>etc.</w:delText>
        </w:r>
      </w:del>
      <w:ins w:id="71" w:author="pelo" w:date="2013-12-13T02:09:00Z">
        <w:r w:rsidR="00F71057">
          <w:rPr>
            <w:sz w:val="24"/>
            <w:szCs w:val="24"/>
          </w:rPr>
          <w:t xml:space="preserve">y </w:t>
        </w:r>
        <w:r w:rsidR="00F71057">
          <w:rPr>
            <w:sz w:val="24"/>
            <w:szCs w:val="24"/>
          </w:rPr>
          <w:t>demás</w:t>
        </w:r>
        <w:r w:rsidR="00F71057">
          <w:rPr>
            <w:sz w:val="24"/>
            <w:szCs w:val="24"/>
          </w:rPr>
          <w:t xml:space="preserve"> operaciones.</w:t>
        </w:r>
      </w:ins>
    </w:p>
    <w:p w:rsidR="004E01DD" w:rsidRPr="00A224C8" w:rsidRDefault="004E01DD" w:rsidP="00C6137F">
      <w:pPr>
        <w:pStyle w:val="Ttulo3"/>
      </w:pPr>
      <w:bookmarkStart w:id="72" w:name="_Toc366690010"/>
      <w:bookmarkStart w:id="73" w:name="_Toc374659730"/>
      <w:r w:rsidRPr="00A224C8">
        <w:t xml:space="preserve">¿Qué ofrecen los </w:t>
      </w:r>
      <w:r w:rsidR="00A514A0" w:rsidRPr="00A224C8">
        <w:t>Marketplaces</w:t>
      </w:r>
      <w:r w:rsidRPr="00A224C8">
        <w:t>?</w:t>
      </w:r>
      <w:bookmarkEnd w:id="72"/>
      <w:bookmarkEnd w:id="73"/>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_tradnl" w:eastAsia="es-ES_tradnl"/>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74" w:name="_Toc366689020"/>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2</w:t>
      </w:r>
      <w:r w:rsidR="00C622B8" w:rsidRPr="00A224C8">
        <w:rPr>
          <w:color w:val="auto"/>
          <w:lang w:val="es-UY"/>
        </w:rPr>
        <w:fldChar w:fldCharType="end"/>
      </w:r>
      <w:r w:rsidRPr="00A224C8">
        <w:rPr>
          <w:color w:val="auto"/>
          <w:lang w:val="es-UY"/>
        </w:rPr>
        <w:t>: Infraestructura común de los Marketplaces.</w:t>
      </w:r>
      <w:bookmarkEnd w:id="74"/>
    </w:p>
    <w:p w:rsidR="004E01DD" w:rsidRPr="00A224C8" w:rsidRDefault="004E01DD" w:rsidP="00C6137F">
      <w:pPr>
        <w:pStyle w:val="Ttulo3"/>
      </w:pPr>
      <w:bookmarkStart w:id="75" w:name="_Toc366690011"/>
      <w:bookmarkStart w:id="76" w:name="_Toc374659731"/>
      <w:r w:rsidRPr="00A224C8">
        <w:t>Beneficios para las empresas</w:t>
      </w:r>
      <w:bookmarkEnd w:id="75"/>
      <w:bookmarkEnd w:id="76"/>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w:t>
      </w:r>
      <w:ins w:id="77" w:author="pelo" w:date="2013-12-13T02:12:00Z">
        <w:r w:rsidR="00FE4514">
          <w:rPr>
            <w:rFonts w:cstheme="minorHAnsi"/>
            <w:sz w:val="24"/>
            <w:szCs w:val="24"/>
          </w:rPr>
          <w:t xml:space="preserve">en </w:t>
        </w:r>
      </w:ins>
      <w:r w:rsidRPr="007A5AD9">
        <w:rPr>
          <w:rFonts w:cstheme="minorHAnsi"/>
          <w:sz w:val="24"/>
          <w:szCs w:val="24"/>
        </w:rPr>
        <w:t>el ámbito administrativo</w:t>
      </w:r>
      <w:r w:rsidR="00C6137F" w:rsidRPr="007A5AD9">
        <w:rPr>
          <w:rFonts w:cstheme="minorHAnsi"/>
          <w:sz w:val="24"/>
          <w:szCs w:val="24"/>
        </w:rPr>
        <w:t>.</w:t>
      </w:r>
    </w:p>
    <w:p w:rsidR="00FE4514" w:rsidRDefault="004E01DD" w:rsidP="00E33E67">
      <w:pPr>
        <w:spacing w:before="100" w:beforeAutospacing="1" w:after="100" w:afterAutospacing="1" w:line="270" w:lineRule="atLeast"/>
        <w:jc w:val="both"/>
        <w:rPr>
          <w:ins w:id="78" w:author="pelo" w:date="2013-12-13T02:16:00Z"/>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w:t>
      </w:r>
      <w:del w:id="79" w:author="pelo" w:date="2013-12-13T02:13:00Z">
        <w:r w:rsidRPr="007A5AD9" w:rsidDel="00FE4514">
          <w:rPr>
            <w:rFonts w:cstheme="minorHAnsi"/>
            <w:sz w:val="24"/>
            <w:szCs w:val="24"/>
          </w:rPr>
          <w:delText>a los</w:delText>
        </w:r>
      </w:del>
      <w:ins w:id="80" w:author="pelo" w:date="2013-12-13T02:13:00Z">
        <w:r w:rsidR="00FE4514">
          <w:rPr>
            <w:rFonts w:cstheme="minorHAnsi"/>
            <w:sz w:val="24"/>
            <w:szCs w:val="24"/>
          </w:rPr>
          <w:t xml:space="preserve"> </w:t>
        </w:r>
      </w:ins>
      <w:r w:rsidRPr="007A5AD9">
        <w:rPr>
          <w:rFonts w:cstheme="minorHAnsi"/>
          <w:sz w:val="24"/>
          <w:szCs w:val="24"/>
        </w:rPr>
        <w:t xml:space="preserve"> productos y servicios</w:t>
      </w:r>
      <w:del w:id="81" w:author="pelo" w:date="2013-12-13T02:13:00Z">
        <w:r w:rsidRPr="007A5AD9" w:rsidDel="00FE4514">
          <w:rPr>
            <w:rFonts w:cstheme="minorHAnsi"/>
            <w:sz w:val="24"/>
            <w:szCs w:val="24"/>
          </w:rPr>
          <w:delText xml:space="preserve">, </w:delText>
        </w:r>
      </w:del>
      <w:ins w:id="82" w:author="pelo" w:date="2013-12-13T02:13:00Z">
        <w:r w:rsidR="00FE4514">
          <w:rPr>
            <w:rFonts w:cstheme="minorHAnsi"/>
            <w:sz w:val="24"/>
            <w:szCs w:val="24"/>
          </w:rPr>
          <w:t>;</w:t>
        </w:r>
        <w:r w:rsidR="00FE4514" w:rsidRPr="007A5AD9">
          <w:rPr>
            <w:rFonts w:cstheme="minorHAnsi"/>
            <w:sz w:val="24"/>
            <w:szCs w:val="24"/>
          </w:rPr>
          <w:t xml:space="preserve"> </w:t>
        </w:r>
      </w:ins>
      <w:r w:rsidRPr="007A5AD9">
        <w:rPr>
          <w:rFonts w:cstheme="minorHAnsi"/>
          <w:sz w:val="24"/>
          <w:szCs w:val="24"/>
        </w:rPr>
        <w:t>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w:t>
      </w:r>
      <w:ins w:id="83" w:author="pelo" w:date="2013-12-13T02:13:00Z">
        <w:r w:rsidR="00FE4514">
          <w:rPr>
            <w:rFonts w:cstheme="minorHAnsi"/>
            <w:sz w:val="24"/>
            <w:szCs w:val="24"/>
          </w:rPr>
          <w:t>,</w:t>
        </w:r>
      </w:ins>
      <w:r w:rsidRPr="007A5AD9">
        <w:rPr>
          <w:rFonts w:cstheme="minorHAnsi"/>
          <w:sz w:val="24"/>
          <w:szCs w:val="24"/>
        </w:rPr>
        <w:t xml:space="preserve"> disminuye los tiempos de búsqueda de información, optimiza la gestión documental (ej. Histórico de transacciones y trazabilidad), reduce los costos de las transacciones mediante la </w:t>
      </w:r>
      <w:del w:id="84" w:author="pelo" w:date="2013-12-13T02:13:00Z">
        <w:r w:rsidRPr="007A5AD9" w:rsidDel="00FE4514">
          <w:rPr>
            <w:rFonts w:cstheme="minorHAnsi"/>
            <w:sz w:val="24"/>
            <w:szCs w:val="24"/>
          </w:rPr>
          <w:delText xml:space="preserve">atomización </w:delText>
        </w:r>
      </w:del>
      <w:ins w:id="85" w:author="pelo" w:date="2013-12-13T02:14:00Z">
        <w:r w:rsidR="00FE4514">
          <w:rPr>
            <w:rFonts w:cstheme="minorHAnsi"/>
            <w:sz w:val="24"/>
            <w:szCs w:val="24"/>
          </w:rPr>
          <w:t>automatización</w:t>
        </w:r>
      </w:ins>
      <w:ins w:id="86" w:author="pelo" w:date="2013-12-13T02:13:00Z">
        <w:r w:rsidR="00FE4514" w:rsidRPr="007A5AD9">
          <w:rPr>
            <w:rFonts w:cstheme="minorHAnsi"/>
            <w:sz w:val="24"/>
            <w:szCs w:val="24"/>
          </w:rPr>
          <w:t xml:space="preserve"> </w:t>
        </w:r>
      </w:ins>
      <w:r w:rsidRPr="007A5AD9">
        <w:rPr>
          <w:rFonts w:cstheme="minorHAnsi"/>
          <w:sz w:val="24"/>
          <w:szCs w:val="24"/>
        </w:rPr>
        <w:t xml:space="preserve">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reducción de costos de adquisición de nuevos clientes, acceso a un nuevo canal de venta</w:t>
      </w:r>
    </w:p>
    <w:p w:rsidR="004E01DD" w:rsidRPr="00FE4514" w:rsidRDefault="00FE4514" w:rsidP="00E33E67">
      <w:pPr>
        <w:spacing w:before="100" w:beforeAutospacing="1" w:after="100" w:afterAutospacing="1" w:line="270" w:lineRule="atLeast"/>
        <w:jc w:val="both"/>
        <w:rPr>
          <w:sz w:val="24"/>
          <w:szCs w:val="24"/>
        </w:rPr>
      </w:pPr>
      <w:ins w:id="87" w:author="pelo" w:date="2013-12-13T02:16:00Z">
        <w:r>
          <w:rPr>
            <w:sz w:val="24"/>
            <w:szCs w:val="24"/>
          </w:rPr>
          <w:t>sacar</w:t>
        </w:r>
      </w:ins>
      <w:del w:id="88" w:author="pelo" w:date="2013-12-13T02:16:00Z">
        <w:r w:rsidR="004E01DD" w:rsidRPr="007A5AD9" w:rsidDel="00FE4514">
          <w:rPr>
            <w:sz w:val="24"/>
            <w:szCs w:val="24"/>
          </w:rPr>
          <w:delText xml:space="preserve">s, </w:delText>
        </w:r>
      </w:del>
      <w:del w:id="89" w:author="pelo" w:date="2013-12-13T02:15:00Z">
        <w:r w:rsidR="00227416" w:rsidRPr="007A5AD9" w:rsidDel="00FE4514">
          <w:rPr>
            <w:sz w:val="24"/>
            <w:szCs w:val="24"/>
          </w:rPr>
          <w:delText>etc</w:delText>
        </w:r>
      </w:del>
      <w:r w:rsidR="00227416" w:rsidRPr="007A5AD9">
        <w:rPr>
          <w:sz w:val="24"/>
          <w:szCs w:val="24"/>
        </w:rPr>
        <w:t>. En</w:t>
      </w:r>
      <w:r w:rsidR="004E01DD"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90" w:name="_Toc366690012"/>
      <w:bookmarkStart w:id="91" w:name="_Toc374659732"/>
      <w:r w:rsidRPr="00A224C8">
        <w:t>Medios de pago y seguridad</w:t>
      </w:r>
      <w:bookmarkEnd w:id="90"/>
      <w:bookmarkEnd w:id="91"/>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w:t>
      </w:r>
      <w:del w:id="92" w:author="pelo" w:date="2013-12-13T02:21:00Z">
        <w:r w:rsidRPr="00BA1FCB" w:rsidDel="00FE4514">
          <w:rPr>
            <w:rFonts w:asciiTheme="minorHAnsi" w:hAnsiTheme="minorHAnsi" w:cstheme="minorBidi"/>
            <w:lang w:val="es-UY" w:eastAsia="es-AR"/>
          </w:rPr>
          <w:delText>en la actualidad funcionan principalmente dos; los pagos por transferencia bancaria (no electrónica) y los pagos contra rembolso</w:delText>
        </w:r>
      </w:del>
      <w:ins w:id="93" w:author="pelo" w:date="2013-12-13T02:21:00Z">
        <w:r w:rsidR="00FE4514">
          <w:rPr>
            <w:rFonts w:asciiTheme="minorHAnsi" w:hAnsiTheme="minorHAnsi" w:cstheme="minorBidi"/>
            <w:lang w:val="es-UY" w:eastAsia="es-AR"/>
          </w:rPr>
          <w:t>ta raro</w:t>
        </w:r>
      </w:ins>
      <w:r w:rsidRPr="00BA1FCB">
        <w:rPr>
          <w:rFonts w:asciiTheme="minorHAnsi" w:hAnsiTheme="minorHAnsi" w:cstheme="minorBidi"/>
          <w:lang w:val="es-UY" w:eastAsia="es-AR"/>
        </w:rPr>
        <w:t xml:space="preserve">. En el primero el cliente debe ingresar el dinero en </w:t>
      </w:r>
      <w:r w:rsidR="00872BE3">
        <w:rPr>
          <w:rFonts w:asciiTheme="minorHAnsi" w:hAnsiTheme="minorHAnsi" w:cstheme="minorBidi"/>
          <w:lang w:val="es-UY" w:eastAsia="es-AR"/>
        </w:rPr>
        <w:t>la cuenta del proveedor</w:t>
      </w:r>
      <w:ins w:id="94" w:author="pelo" w:date="2013-12-13T02:18:00Z">
        <w:r w:rsidR="00FE4514">
          <w:rPr>
            <w:rFonts w:asciiTheme="minorHAnsi" w:hAnsiTheme="minorHAnsi" w:cstheme="minorBidi"/>
            <w:lang w:val="es-UY" w:eastAsia="es-AR"/>
          </w:rPr>
          <w:t>,</w:t>
        </w:r>
      </w:ins>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w:t>
      </w:r>
      <w:del w:id="95" w:author="pelo" w:date="2013-12-13T02:17:00Z">
        <w:r w:rsidRPr="00BA1FCB" w:rsidDel="00FE4514">
          <w:rPr>
            <w:rFonts w:asciiTheme="minorHAnsi" w:hAnsiTheme="minorHAnsi" w:cstheme="minorBidi"/>
            <w:lang w:val="es-UY" w:eastAsia="es-AR"/>
          </w:rPr>
          <w:delText xml:space="preserve">retira </w:delText>
        </w:r>
      </w:del>
      <w:ins w:id="96" w:author="pelo" w:date="2013-12-13T02:17:00Z">
        <w:r w:rsidR="00FE4514">
          <w:rPr>
            <w:rFonts w:asciiTheme="minorHAnsi" w:hAnsiTheme="minorHAnsi" w:cstheme="minorBidi"/>
            <w:lang w:val="es-UY" w:eastAsia="es-AR"/>
          </w:rPr>
          <w:t>retirar</w:t>
        </w:r>
        <w:r w:rsidR="00FE4514" w:rsidRPr="00BA1FCB">
          <w:rPr>
            <w:rFonts w:asciiTheme="minorHAnsi" w:hAnsiTheme="minorHAnsi" w:cstheme="minorBidi"/>
            <w:lang w:val="es-UY" w:eastAsia="es-AR"/>
          </w:rPr>
          <w:t xml:space="preserve"> </w:t>
        </w:r>
      </w:ins>
      <w:r w:rsidRPr="00BA1FCB">
        <w:rPr>
          <w:rFonts w:asciiTheme="minorHAnsi" w:hAnsiTheme="minorHAnsi" w:cstheme="minorBidi"/>
          <w:lang w:val="es-UY" w:eastAsia="es-AR"/>
        </w:rPr>
        <w:t xml:space="preserve">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97" w:name="_Toc366690013"/>
      <w:bookmarkStart w:id="98" w:name="_Toc374659733"/>
      <w:r w:rsidRPr="00A224C8">
        <w:rPr>
          <w:szCs w:val="29"/>
        </w:rPr>
        <w:t>Situación mundial</w:t>
      </w:r>
      <w:bookmarkEnd w:id="97"/>
      <w:bookmarkEnd w:id="9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FE4514" w:rsidRDefault="004E01DD" w:rsidP="00E33E67">
      <w:pPr>
        <w:pStyle w:val="NormalWeb"/>
        <w:spacing w:before="0" w:beforeAutospacing="0" w:afterAutospacing="0"/>
        <w:jc w:val="both"/>
        <w:rPr>
          <w:ins w:id="99" w:author="pelo" w:date="2013-12-13T02:22:00Z"/>
          <w:rFonts w:ascii="Calibri" w:hAnsi="Calibri" w:cs="Calibri"/>
          <w:color w:val="000000"/>
          <w:lang w:val="es-UY"/>
        </w:rPr>
      </w:pPr>
      <w:del w:id="100" w:author="pelo" w:date="2013-12-13T02:22:00Z">
        <w:r w:rsidRPr="00872BE3" w:rsidDel="00FE4514">
          <w:rPr>
            <w:rFonts w:ascii="Calibri" w:hAnsi="Calibri" w:cs="Calibri"/>
            <w:color w:val="000000"/>
            <w:lang w:val="es-UY"/>
          </w:rPr>
          <w:delText>Según las previsiones de eMarketer</w:delText>
        </w:r>
      </w:del>
    </w:p>
    <w:p w:rsidR="004E01DD" w:rsidRPr="00872BE3" w:rsidRDefault="00FE4514" w:rsidP="00E33E67">
      <w:pPr>
        <w:pStyle w:val="NormalWeb"/>
        <w:spacing w:before="0" w:beforeAutospacing="0" w:afterAutospacing="0"/>
        <w:jc w:val="both"/>
        <w:rPr>
          <w:lang w:val="es-UY"/>
        </w:rPr>
      </w:pPr>
      <w:ins w:id="101" w:author="pelo" w:date="2013-12-13T02:22:00Z">
        <w:r>
          <w:rPr>
            <w:rFonts w:ascii="Calibri" w:hAnsi="Calibri" w:cs="Calibri"/>
            <w:color w:val="000000"/>
            <w:lang w:val="es-UY"/>
          </w:rPr>
          <w:t>referencia</w:t>
        </w:r>
      </w:ins>
      <w:r w:rsidR="004E01DD" w:rsidRPr="00872BE3">
        <w:rPr>
          <w:rFonts w:ascii="Calibri" w:hAnsi="Calibri" w:cs="Calibri"/>
          <w:color w:val="00000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102" w:name="_Toc366690014"/>
      <w:bookmarkStart w:id="103" w:name="_Toc374659734"/>
      <w:r w:rsidRPr="00A224C8">
        <w:lastRenderedPageBreak/>
        <w:t xml:space="preserve">Situación de los </w:t>
      </w:r>
      <w:r w:rsidR="00A514A0" w:rsidRPr="00A224C8">
        <w:t>Marketplace</w:t>
      </w:r>
      <w:r w:rsidR="00A514A0">
        <w:t>s</w:t>
      </w:r>
      <w:r w:rsidRPr="00A224C8">
        <w:t xml:space="preserve"> en Uruguay</w:t>
      </w:r>
      <w:bookmarkEnd w:id="102"/>
      <w:bookmarkEnd w:id="103"/>
    </w:p>
    <w:p w:rsidR="00783C9B" w:rsidRDefault="004E01DD" w:rsidP="005958A3">
      <w:pPr>
        <w:jc w:val="both"/>
        <w:rPr>
          <w:ins w:id="104" w:author="pelo" w:date="2013-12-13T02:26:00Z"/>
          <w:rFonts w:cstheme="minorHAnsi"/>
          <w:color w:val="000000"/>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w:t>
      </w:r>
      <w:del w:id="105" w:author="pelo" w:date="2013-12-13T02:23:00Z">
        <w:r w:rsidRPr="005958A3" w:rsidDel="00783C9B">
          <w:rPr>
            <w:rFonts w:cstheme="minorHAnsi"/>
            <w:color w:val="000000"/>
            <w:sz w:val="24"/>
            <w:szCs w:val="24"/>
          </w:rPr>
          <w:delText>encuesta de Grupo Radar sobre el Perfil del Internautra Uruguayo</w:delText>
        </w:r>
      </w:del>
      <w:ins w:id="106" w:author="pelo" w:date="2013-12-13T02:23:00Z">
        <w:r w:rsidR="00783C9B">
          <w:rPr>
            <w:rFonts w:cstheme="minorHAnsi"/>
            <w:color w:val="000000"/>
            <w:sz w:val="24"/>
            <w:szCs w:val="24"/>
          </w:rPr>
          <w:t>referencia</w:t>
        </w:r>
      </w:ins>
    </w:p>
    <w:p w:rsidR="004E01DD" w:rsidRPr="00783C9B" w:rsidRDefault="00783C9B" w:rsidP="005958A3">
      <w:pPr>
        <w:jc w:val="both"/>
        <w:rPr>
          <w:rFonts w:cstheme="minorHAnsi"/>
          <w:color w:val="000000"/>
          <w:sz w:val="24"/>
          <w:szCs w:val="24"/>
          <w:rPrChange w:id="107" w:author="pelo" w:date="2013-12-13T02:23:00Z">
            <w:rPr>
              <w:rFonts w:cstheme="minorHAnsi"/>
              <w:sz w:val="24"/>
              <w:szCs w:val="24"/>
            </w:rPr>
          </w:rPrChange>
        </w:rPr>
      </w:pPr>
      <w:ins w:id="108" w:author="pelo" w:date="2013-12-13T02:26:00Z">
        <w:r w:rsidRPr="00783C9B">
          <w:rPr>
            <w:rFonts w:cstheme="minorHAnsi"/>
            <w:color w:val="000000"/>
            <w:sz w:val="24"/>
            <w:szCs w:val="24"/>
          </w:rPr>
          <w:t>http://www.gruporadar.com.uy/01/wp-content/uploads/2013/10/El-Perfil-del-Internauta-Uruguayo-Resumen-ejecutivo.pdf</w:t>
        </w:r>
      </w:ins>
      <w:r w:rsidR="004E01DD" w:rsidRPr="005958A3">
        <w:rPr>
          <w:rFonts w:cstheme="minorHAnsi"/>
          <w:color w:val="000000"/>
          <w:sz w:val="24"/>
          <w:szCs w:val="24"/>
        </w:rPr>
        <w:t xml:space="preserve">, en 2012 casi 500.000 personas habían comprado alguna vez por </w:t>
      </w:r>
      <w:r w:rsidR="00C13948" w:rsidRPr="005958A3">
        <w:rPr>
          <w:rFonts w:cstheme="minorHAnsi"/>
          <w:color w:val="000000"/>
          <w:sz w:val="24"/>
          <w:szCs w:val="24"/>
        </w:rPr>
        <w:t>Internet</w:t>
      </w:r>
      <w:r w:rsidR="004E01DD"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109"/>
      <w:r w:rsidRPr="005958A3">
        <w:rPr>
          <w:rFonts w:asciiTheme="minorHAnsi" w:hAnsiTheme="minorHAnsi" w:cstheme="minorHAnsi"/>
          <w:color w:val="000000"/>
          <w:lang w:val="es-UY"/>
        </w:rPr>
        <w:t>Información</w:t>
      </w:r>
      <w:commentRangeEnd w:id="109"/>
      <w:r w:rsidR="005958A3">
        <w:rPr>
          <w:rStyle w:val="Refdecomentario"/>
          <w:rFonts w:asciiTheme="minorHAnsi" w:hAnsiTheme="minorHAnsi" w:cstheme="minorBidi"/>
          <w:lang w:val="es-ES" w:eastAsia="es-ES"/>
        </w:rPr>
        <w:commentReference w:id="109"/>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110" w:name="_Toc366690015"/>
      <w:bookmarkStart w:id="111" w:name="_Toc374659735"/>
      <w:r w:rsidRPr="00A224C8">
        <w:t>Casos de estudio</w:t>
      </w:r>
      <w:bookmarkEnd w:id="110"/>
      <w:bookmarkEnd w:id="111"/>
    </w:p>
    <w:p w:rsidR="00F848AD" w:rsidRPr="00F848AD" w:rsidRDefault="004E01DD" w:rsidP="005625E4">
      <w:pPr>
        <w:pStyle w:val="Ttulo3"/>
      </w:pPr>
      <w:bookmarkStart w:id="112" w:name="_Toc366690016"/>
      <w:bookmarkStart w:id="113" w:name="_Toc374659736"/>
      <w:r w:rsidRPr="00A224C8">
        <w:t>Amazon Marketplace</w:t>
      </w:r>
      <w:bookmarkEnd w:id="112"/>
      <w:bookmarkEnd w:id="113"/>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114"/>
      <w:r w:rsidRPr="00FB3C95">
        <w:rPr>
          <w:sz w:val="24"/>
          <w:szCs w:val="24"/>
        </w:rPr>
        <w:t>D.E. Shaw</w:t>
      </w:r>
      <w:commentRangeEnd w:id="114"/>
      <w:r w:rsidR="00AC3E69">
        <w:rPr>
          <w:rStyle w:val="Refdecomentario"/>
          <w:lang w:val="es-ES" w:eastAsia="es-ES"/>
        </w:rPr>
        <w:commentReference w:id="114"/>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115"/>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115"/>
      <w:r w:rsidR="00AC3E69">
        <w:rPr>
          <w:rStyle w:val="Refdecomentario"/>
          <w:lang w:val="es-ES" w:eastAsia="es-ES"/>
        </w:rPr>
        <w:commentReference w:id="115"/>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116"/>
      <w:r w:rsidRPr="007A0CB4">
        <w:rPr>
          <w:sz w:val="24"/>
          <w:szCs w:val="24"/>
        </w:rPr>
        <w:t>aol.com, Yahoo, Netscape, GeoCities, Exit</w:t>
      </w:r>
      <w:commentRangeEnd w:id="116"/>
      <w:r w:rsidR="00AC3E69">
        <w:rPr>
          <w:rStyle w:val="Refdecomentario"/>
          <w:lang w:val="es-ES" w:eastAsia="es-ES"/>
        </w:rPr>
        <w:commentReference w:id="116"/>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117"/>
      <w:r w:rsidR="004E01DD" w:rsidRPr="000913FE">
        <w:rPr>
          <w:sz w:val="24"/>
          <w:szCs w:val="24"/>
        </w:rPr>
        <w:t>(SSL, SET, etc.)</w:t>
      </w:r>
      <w:commentRangeEnd w:id="117"/>
      <w:r w:rsidR="00A6414B">
        <w:rPr>
          <w:rStyle w:val="Refdecomentario"/>
          <w:lang w:val="es-ES" w:eastAsia="es-ES"/>
        </w:rPr>
        <w:commentReference w:id="117"/>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118"/>
      <w:r w:rsidRPr="000913FE">
        <w:rPr>
          <w:sz w:val="24"/>
          <w:szCs w:val="24"/>
        </w:rPr>
        <w:t>FTP, SMTP, TELNET</w:t>
      </w:r>
      <w:commentRangeEnd w:id="118"/>
      <w:r w:rsidR="00A6414B">
        <w:rPr>
          <w:rStyle w:val="Refdecomentario"/>
          <w:lang w:val="es-ES" w:eastAsia="es-ES"/>
        </w:rPr>
        <w:commentReference w:id="118"/>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119"/>
      <w:r w:rsidRPr="000913FE">
        <w:rPr>
          <w:sz w:val="24"/>
          <w:szCs w:val="24"/>
        </w:rPr>
        <w:t>CertificateAuthority</w:t>
      </w:r>
      <w:commentRangeEnd w:id="119"/>
      <w:r w:rsidR="00EB23C8">
        <w:rPr>
          <w:rStyle w:val="Refdecomentario"/>
          <w:lang w:val="es-ES" w:eastAsia="es-ES"/>
        </w:rPr>
        <w:commentReference w:id="119"/>
      </w:r>
      <w:r w:rsidRPr="000913FE">
        <w:rPr>
          <w:sz w:val="24"/>
          <w:szCs w:val="24"/>
        </w:rPr>
        <w:t xml:space="preserve">) como puede ser </w:t>
      </w:r>
      <w:commentRangeStart w:id="120"/>
      <w:r w:rsidR="00C622B8">
        <w:fldChar w:fldCharType="begin"/>
      </w:r>
      <w:r w:rsidR="00055EC4">
        <w:instrText>HYPERLINK "http://www.verisign.com"</w:instrText>
      </w:r>
      <w:r w:rsidR="00C622B8">
        <w:fldChar w:fldCharType="separate"/>
      </w:r>
      <w:r w:rsidR="00EB23C8">
        <w:rPr>
          <w:rStyle w:val="Hipervnculo"/>
          <w:color w:val="auto"/>
          <w:sz w:val="24"/>
          <w:szCs w:val="24"/>
          <w:u w:val="none"/>
        </w:rPr>
        <w:t>V</w:t>
      </w:r>
      <w:r w:rsidRPr="000913FE">
        <w:rPr>
          <w:rStyle w:val="Hipervnculo"/>
          <w:color w:val="auto"/>
          <w:sz w:val="24"/>
          <w:szCs w:val="24"/>
          <w:u w:val="none"/>
        </w:rPr>
        <w:t>erisign</w:t>
      </w:r>
      <w:r w:rsidR="00C622B8">
        <w:fldChar w:fldCharType="end"/>
      </w:r>
      <w:commentRangeEnd w:id="120"/>
      <w:r w:rsidR="00EB23C8">
        <w:rPr>
          <w:rStyle w:val="Refdecomentario"/>
          <w:lang w:val="es-ES" w:eastAsia="es-ES"/>
        </w:rPr>
        <w:commentReference w:id="120"/>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121"/>
      <w:r w:rsidR="00EB23C8">
        <w:rPr>
          <w:sz w:val="24"/>
          <w:szCs w:val="24"/>
        </w:rPr>
        <w:t>HTTP</w:t>
      </w:r>
      <w:commentRangeEnd w:id="121"/>
      <w:r w:rsidR="00EB23C8">
        <w:rPr>
          <w:rStyle w:val="Refdecomentario"/>
          <w:lang w:val="es-ES" w:eastAsia="es-ES"/>
        </w:rPr>
        <w:commentReference w:id="121"/>
      </w:r>
      <w:r w:rsidR="000913FE" w:rsidRPr="000913FE">
        <w:rPr>
          <w:sz w:val="24"/>
          <w:szCs w:val="24"/>
        </w:rPr>
        <w:t xml:space="preserve"> con una capa agregada de seguridad (HTTP sobre SSL). La firma para las conexiones con los servidores de Amazon es actualmente emitida por </w:t>
      </w:r>
      <w:commentRangeStart w:id="122"/>
      <w:r w:rsidR="000913FE" w:rsidRPr="000913FE">
        <w:rPr>
          <w:sz w:val="24"/>
          <w:szCs w:val="24"/>
        </w:rPr>
        <w:t>Google Internet Authority</w:t>
      </w:r>
      <w:commentRangeEnd w:id="122"/>
      <w:r w:rsidR="000913FE" w:rsidRPr="000913FE">
        <w:rPr>
          <w:rStyle w:val="Refdecomentario"/>
          <w:sz w:val="24"/>
          <w:szCs w:val="24"/>
          <w:lang w:val="es-ES" w:eastAsia="es-ES"/>
        </w:rPr>
        <w:commentReference w:id="122"/>
      </w:r>
    </w:p>
    <w:p w:rsidR="004E01DD" w:rsidRPr="00177D75" w:rsidRDefault="004E01DD" w:rsidP="00351009">
      <w:pPr>
        <w:pStyle w:val="Ttulo4"/>
        <w:rPr>
          <w:i w:val="0"/>
        </w:rPr>
      </w:pPr>
      <w:r w:rsidRPr="00177D75">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existen un programa que permite a dicho afiliados, construir sus sitios </w:t>
      </w:r>
      <w:r w:rsidR="00710A57">
        <w:rPr>
          <w:sz w:val="24"/>
          <w:szCs w:val="24"/>
        </w:rPr>
        <w:t>w</w:t>
      </w:r>
      <w:r w:rsidRPr="00710A57">
        <w:rPr>
          <w:sz w:val="24"/>
          <w:szCs w:val="24"/>
        </w:rPr>
        <w:t xml:space="preserve">eb enteramente basado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710A57" w:rsidRDefault="004E01DD" w:rsidP="00710A57">
      <w:pPr>
        <w:jc w:val="both"/>
        <w:rPr>
          <w:sz w:val="24"/>
          <w:szCs w:val="24"/>
        </w:rPr>
      </w:pPr>
      <w:r w:rsidRPr="00710A57">
        <w:rPr>
          <w:sz w:val="24"/>
          <w:szCs w:val="24"/>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4E01DD" w:rsidRPr="00A224C8" w:rsidRDefault="004E01DD" w:rsidP="004E01DD">
      <w:pPr>
        <w:ind w:firstLine="708"/>
        <w:rPr>
          <w:sz w:val="18"/>
          <w:szCs w:val="18"/>
        </w:rPr>
      </w:pPr>
    </w:p>
    <w:p w:rsidR="00F53F3A" w:rsidRPr="00F53F3A" w:rsidRDefault="004E01DD" w:rsidP="00F8313E">
      <w:pPr>
        <w:pStyle w:val="Ttulo3"/>
      </w:pPr>
      <w:bookmarkStart w:id="123" w:name="_Toc366690017"/>
      <w:bookmarkStart w:id="124" w:name="_Toc374659737"/>
      <w:r w:rsidRPr="00A224C8">
        <w:t>App Store</w:t>
      </w:r>
      <w:bookmarkEnd w:id="123"/>
      <w:bookmarkEnd w:id="124"/>
    </w:p>
    <w:p w:rsidR="004E01DD" w:rsidRPr="00F8313E" w:rsidRDefault="004E01DD" w:rsidP="00F8313E">
      <w:pPr>
        <w:jc w:val="both"/>
        <w:rPr>
          <w:sz w:val="24"/>
          <w:szCs w:val="24"/>
        </w:rPr>
      </w:pPr>
      <w:r w:rsidRPr="00F8313E">
        <w:rPr>
          <w:sz w:val="24"/>
          <w:szCs w:val="24"/>
        </w:rPr>
        <w:t xml:space="preserve">App Store es un servicio ofrecido por </w:t>
      </w:r>
      <w:commentRangeStart w:id="125"/>
      <w:r w:rsidRPr="00F8313E">
        <w:rPr>
          <w:sz w:val="24"/>
          <w:szCs w:val="24"/>
        </w:rPr>
        <w:t>Apple Inc</w:t>
      </w:r>
      <w:commentRangeEnd w:id="125"/>
      <w:r w:rsidR="00F8313E">
        <w:rPr>
          <w:rStyle w:val="Refdecomentario"/>
          <w:lang w:val="es-ES" w:eastAsia="es-ES"/>
        </w:rPr>
        <w:commentReference w:id="125"/>
      </w:r>
      <w:r w:rsidRPr="00F8313E">
        <w:rPr>
          <w:sz w:val="24"/>
          <w:szCs w:val="24"/>
        </w:rPr>
        <w:t xml:space="preserve">. a los usuarios </w:t>
      </w:r>
      <w:commentRangeStart w:id="126"/>
      <w:r w:rsidRPr="00F8313E">
        <w:rPr>
          <w:sz w:val="24"/>
          <w:szCs w:val="24"/>
        </w:rPr>
        <w:t>de iPhone, iPod Touch, iIPad y Mac OS</w:t>
      </w:r>
      <w:commentRangeEnd w:id="126"/>
      <w:r w:rsidR="00F8313E">
        <w:rPr>
          <w:rStyle w:val="Refdecomentario"/>
          <w:lang w:val="es-ES" w:eastAsia="es-ES"/>
        </w:rPr>
        <w:commentReference w:id="126"/>
      </w:r>
      <w:r w:rsidRPr="00F8313E">
        <w:rPr>
          <w:sz w:val="24"/>
          <w:szCs w:val="24"/>
        </w:rPr>
        <w:t xml:space="preserve">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w:t>
      </w:r>
      <w:commentRangeStart w:id="127"/>
      <w:r w:rsidRPr="00F8313E">
        <w:rPr>
          <w:sz w:val="24"/>
          <w:szCs w:val="24"/>
        </w:rPr>
        <w:t>iTunes</w:t>
      </w:r>
      <w:commentRangeEnd w:id="127"/>
      <w:r w:rsidR="00F8313E">
        <w:rPr>
          <w:rStyle w:val="Refdecomentario"/>
          <w:lang w:val="es-ES" w:eastAsia="es-ES"/>
        </w:rPr>
        <w:commentReference w:id="127"/>
      </w:r>
      <w:r w:rsidRPr="00F8313E">
        <w:rPr>
          <w:sz w:val="24"/>
          <w:szCs w:val="24"/>
        </w:rPr>
        <w:t>.</w:t>
      </w:r>
    </w:p>
    <w:p w:rsidR="004E01DD" w:rsidRPr="00F8313E" w:rsidRDefault="004E01DD" w:rsidP="00F8313E">
      <w:pPr>
        <w:jc w:val="both"/>
        <w:rPr>
          <w:sz w:val="24"/>
          <w:szCs w:val="24"/>
        </w:rPr>
      </w:pPr>
      <w:r w:rsidRPr="00F8313E">
        <w:rPr>
          <w:sz w:val="24"/>
          <w:szCs w:val="24"/>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F8313E" w:rsidRDefault="004E01DD" w:rsidP="00F53F3A">
      <w:pPr>
        <w:pStyle w:val="Ttulo4"/>
        <w:rPr>
          <w:i w:val="0"/>
        </w:rPr>
      </w:pPr>
      <w:r w:rsidRPr="00F8313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r w:rsidRPr="00824191">
        <w:rPr>
          <w:rFonts w:cstheme="minorHAnsi"/>
          <w:sz w:val="24"/>
          <w:szCs w:val="24"/>
          <w:shd w:val="clear" w:color="auto" w:fill="FFFFFF"/>
        </w:rPr>
        <w:t xml:space="preserve">El día 6 de Marzo de 2008 Apple anuncio la liberación del iPhone 2.0 software para Junio del mismo año. </w:t>
      </w:r>
      <w:r w:rsidR="00227416" w:rsidRPr="00824191">
        <w:rPr>
          <w:rFonts w:cstheme="minorHAnsi"/>
          <w:sz w:val="24"/>
          <w:szCs w:val="24"/>
          <w:shd w:val="clear" w:color="auto" w:fill="FFFFFF"/>
        </w:rPr>
        <w:t xml:space="preserve">La liberación Beta de iPhone 2.0 contiene tanto la iPhone Software Development Kit (SDK)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entre otros</w:t>
      </w:r>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commentRangeStart w:id="128"/>
      <w:r w:rsidR="00C622B8" w:rsidRPr="00824191">
        <w:rPr>
          <w:sz w:val="24"/>
          <w:szCs w:val="24"/>
        </w:rPr>
        <w:fldChar w:fldCharType="begin"/>
      </w:r>
      <w:r w:rsidR="0075646C" w:rsidRPr="00824191">
        <w:rPr>
          <w:sz w:val="24"/>
          <w:szCs w:val="24"/>
        </w:rPr>
        <w:instrText>HYPERLINK \l "api_def"</w:instrText>
      </w:r>
      <w:r w:rsidR="00C622B8" w:rsidRPr="00824191">
        <w:rPr>
          <w:sz w:val="24"/>
          <w:szCs w:val="24"/>
        </w:rPr>
        <w:fldChar w:fldCharType="separate"/>
      </w:r>
      <w:r w:rsidRPr="00824191">
        <w:rPr>
          <w:rStyle w:val="Hipervnculo"/>
          <w:rFonts w:cstheme="minorHAnsi"/>
          <w:color w:val="auto"/>
          <w:sz w:val="24"/>
          <w:szCs w:val="24"/>
          <w:u w:val="none"/>
          <w:shd w:val="clear" w:color="auto" w:fill="FFFFFF"/>
        </w:rPr>
        <w:t>APIs</w:t>
      </w:r>
      <w:r w:rsidR="00C622B8" w:rsidRPr="00824191">
        <w:rPr>
          <w:sz w:val="24"/>
          <w:szCs w:val="24"/>
        </w:rPr>
        <w:fldChar w:fldCharType="end"/>
      </w:r>
      <w:r w:rsidRPr="00824191">
        <w:rPr>
          <w:rFonts w:cstheme="minorHAnsi"/>
          <w:sz w:val="24"/>
          <w:szCs w:val="24"/>
          <w:shd w:val="clear" w:color="auto" w:fill="FFFFFF"/>
        </w:rPr>
        <w:t xml:space="preserve"> </w:t>
      </w:r>
      <w:commentRangeEnd w:id="128"/>
      <w:r w:rsidR="00824191">
        <w:rPr>
          <w:rStyle w:val="Refdecomentario"/>
          <w:lang w:val="es-ES" w:eastAsia="es-ES"/>
        </w:rPr>
        <w:commentReference w:id="128"/>
      </w:r>
      <w:r w:rsidRPr="00824191">
        <w:rPr>
          <w:rFonts w:cstheme="minorHAnsi"/>
          <w:sz w:val="24"/>
          <w:szCs w:val="24"/>
          <w:shd w:val="clear" w:color="auto" w:fill="FFFFFF"/>
        </w:rPr>
        <w:t xml:space="preserve">para el desarrollo de aplicaciones para iPhone e iPod Touch. Con la liberación de la herramienta previamente mencionada cualquier usuario que contara con una computadora con sistema operativo Mac puede desarrollar aplicaciones para la plataforma </w:t>
      </w:r>
      <w:commentRangeStart w:id="129"/>
      <w:r w:rsidRPr="00824191">
        <w:rPr>
          <w:rFonts w:cstheme="minorHAnsi"/>
          <w:sz w:val="24"/>
          <w:szCs w:val="24"/>
          <w:shd w:val="clear" w:color="auto" w:fill="FFFFFF"/>
        </w:rPr>
        <w:t>iOS</w:t>
      </w:r>
      <w:commentRangeEnd w:id="129"/>
      <w:r w:rsidR="00824191">
        <w:rPr>
          <w:rStyle w:val="Refdecomentario"/>
          <w:lang w:val="es-ES" w:eastAsia="es-ES"/>
        </w:rPr>
        <w:commentReference w:id="129"/>
      </w:r>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824191" w:rsidRDefault="004E01DD" w:rsidP="00F53F3A">
      <w:pPr>
        <w:pStyle w:val="Ttulo4"/>
        <w:rPr>
          <w:i w:val="0"/>
        </w:rPr>
      </w:pPr>
      <w:r w:rsidRPr="00824191">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130" w:name="_Toc366690018"/>
      <w:bookmarkStart w:id="131" w:name="_Toc374659738"/>
      <w:r w:rsidRPr="00A224C8">
        <w:t>Google Play Store</w:t>
      </w:r>
      <w:bookmarkEnd w:id="130"/>
      <w:bookmarkEnd w:id="131"/>
    </w:p>
    <w:p w:rsidR="004E01DD" w:rsidRPr="00824191" w:rsidRDefault="004E01DD" w:rsidP="00824191">
      <w:pPr>
        <w:jc w:val="both"/>
        <w:rPr>
          <w:sz w:val="24"/>
          <w:szCs w:val="24"/>
        </w:rPr>
      </w:pPr>
      <w:commentRangeStart w:id="132"/>
      <w:r w:rsidRPr="00824191">
        <w:rPr>
          <w:sz w:val="24"/>
          <w:szCs w:val="24"/>
        </w:rPr>
        <w:t>Google Pla</w:t>
      </w:r>
      <w:r w:rsidR="00F53F3A" w:rsidRPr="00824191">
        <w:rPr>
          <w:sz w:val="24"/>
          <w:szCs w:val="24"/>
        </w:rPr>
        <w:t>y</w:t>
      </w:r>
      <w:r w:rsidRPr="00824191">
        <w:rPr>
          <w:sz w:val="24"/>
          <w:szCs w:val="24"/>
        </w:rPr>
        <w:t xml:space="preserve"> Store </w:t>
      </w:r>
      <w:commentRangeEnd w:id="132"/>
      <w:r w:rsidR="00C20ECF">
        <w:rPr>
          <w:rStyle w:val="Refdecomentario"/>
          <w:lang w:val="es-ES" w:eastAsia="es-ES"/>
        </w:rPr>
        <w:commentReference w:id="132"/>
      </w:r>
      <w:r w:rsidRPr="00824191">
        <w:rPr>
          <w:sz w:val="24"/>
          <w:szCs w:val="24"/>
        </w:rPr>
        <w:t>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C20ECF">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w:t>
      </w:r>
      <w:commentRangeStart w:id="133"/>
      <w:r>
        <w:rPr>
          <w:sz w:val="24"/>
          <w:szCs w:val="24"/>
        </w:rPr>
        <w:t>nube</w:t>
      </w:r>
      <w:commentRangeEnd w:id="133"/>
      <w:r>
        <w:rPr>
          <w:rStyle w:val="Refdecomentario"/>
          <w:lang w:val="es-ES" w:eastAsia="es-ES"/>
        </w:rPr>
        <w:commentReference w:id="133"/>
      </w:r>
      <w:r>
        <w:rPr>
          <w:sz w:val="24"/>
          <w:szCs w:val="24"/>
        </w:rPr>
        <w:t xml:space="preserve"> de manera gratuita, realizar descargas (de contenidos pagos o gratuitos a través de los medios de pago habilitados) online de temas musicales, juegos entre otros recursos para dispositivos móviles con sistema operativo </w:t>
      </w:r>
      <w:commentRangeStart w:id="134"/>
      <w:r>
        <w:rPr>
          <w:sz w:val="24"/>
          <w:szCs w:val="24"/>
        </w:rPr>
        <w:t>Android</w:t>
      </w:r>
      <w:commentRangeEnd w:id="134"/>
      <w:r w:rsidR="00F716F2">
        <w:rPr>
          <w:rStyle w:val="Refdecomentario"/>
          <w:lang w:val="es-ES" w:eastAsia="es-ES"/>
        </w:rPr>
        <w:commentReference w:id="134"/>
      </w:r>
      <w:r>
        <w:rPr>
          <w:sz w:val="24"/>
          <w:szCs w:val="24"/>
        </w:rPr>
        <w:t xml:space="preserve">. </w:t>
      </w:r>
    </w:p>
    <w:p w:rsidR="00F716F2" w:rsidRDefault="004E01DD" w:rsidP="00824191">
      <w:pPr>
        <w:jc w:val="both"/>
        <w:rPr>
          <w:sz w:val="24"/>
          <w:szCs w:val="24"/>
        </w:rPr>
      </w:pPr>
      <w:r w:rsidRPr="00824191">
        <w:rPr>
          <w:sz w:val="24"/>
          <w:szCs w:val="24"/>
        </w:rPr>
        <w:t xml:space="preserve">Desde el día 6 de Marzo del año 2012 </w:t>
      </w:r>
      <w:commentRangeStart w:id="135"/>
      <w:r w:rsidRPr="00824191">
        <w:rPr>
          <w:sz w:val="24"/>
          <w:szCs w:val="24"/>
        </w:rPr>
        <w:t>Android</w:t>
      </w:r>
      <w:r w:rsidR="00F716F2">
        <w:rPr>
          <w:sz w:val="24"/>
          <w:szCs w:val="24"/>
        </w:rPr>
        <w:t xml:space="preserve"> </w:t>
      </w:r>
      <w:r w:rsidRPr="00824191">
        <w:rPr>
          <w:sz w:val="24"/>
          <w:szCs w:val="24"/>
        </w:rPr>
        <w:t xml:space="preserve">Market, Google Music y Google ebookstore </w:t>
      </w:r>
      <w:commentRangeEnd w:id="135"/>
      <w:r w:rsidR="00C20ECF">
        <w:rPr>
          <w:rStyle w:val="Refdecomentario"/>
          <w:lang w:val="es-ES" w:eastAsia="es-ES"/>
        </w:rPr>
        <w:commentReference w:id="135"/>
      </w:r>
      <w:r w:rsidRPr="00824191">
        <w:rPr>
          <w:sz w:val="24"/>
          <w:szCs w:val="24"/>
        </w:rPr>
        <w:t xml:space="preserve">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w:t>
      </w:r>
      <w:commentRangeStart w:id="136"/>
      <w:r w:rsidRPr="00824191">
        <w:rPr>
          <w:sz w:val="24"/>
          <w:szCs w:val="24"/>
        </w:rPr>
        <w:t>Google Play Movies, Google Play Books y Google Play Music</w:t>
      </w:r>
      <w:commentRangeEnd w:id="136"/>
      <w:r w:rsidR="00C20ECF">
        <w:rPr>
          <w:rStyle w:val="Refdecomentario"/>
          <w:lang w:val="es-ES" w:eastAsia="es-ES"/>
        </w:rPr>
        <w:commentReference w:id="136"/>
      </w:r>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C20ECF" w:rsidRPr="00824191" w:rsidRDefault="00C20ECF" w:rsidP="00C20ECF">
      <w:pPr>
        <w:jc w:val="center"/>
        <w:rPr>
          <w:sz w:val="24"/>
          <w:szCs w:val="24"/>
        </w:rPr>
      </w:pPr>
      <w:r w:rsidRPr="00C20ECF">
        <w:rPr>
          <w:noProof/>
          <w:sz w:val="24"/>
          <w:szCs w:val="24"/>
          <w:lang w:val="es-ES_tradnl" w:eastAsia="es-ES_tradnl"/>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4E01DD" w:rsidRPr="00C20ECF" w:rsidRDefault="004E01DD" w:rsidP="00B04578">
      <w:pPr>
        <w:pStyle w:val="Ttulo4"/>
        <w:rPr>
          <w:i w:val="0"/>
        </w:rPr>
      </w:pPr>
      <w:r w:rsidRPr="00C20ECF">
        <w:rPr>
          <w:i w:val="0"/>
        </w:rPr>
        <w:t>Historia</w:t>
      </w:r>
    </w:p>
    <w:p w:rsidR="004E01DD" w:rsidRPr="00C20ECF" w:rsidRDefault="004E01DD" w:rsidP="00C20ECF">
      <w:pPr>
        <w:jc w:val="both"/>
        <w:rPr>
          <w:sz w:val="24"/>
          <w:szCs w:val="24"/>
        </w:rPr>
      </w:pPr>
      <w:r w:rsidRPr="00C20ECF">
        <w:rPr>
          <w:sz w:val="24"/>
          <w:szCs w:val="24"/>
        </w:rPr>
        <w:t xml:space="preserve">Android Marketplace fue anunciado por </w:t>
      </w:r>
      <w:commentRangeStart w:id="137"/>
      <w:r w:rsidRPr="00C20ECF">
        <w:rPr>
          <w:sz w:val="24"/>
          <w:szCs w:val="24"/>
        </w:rPr>
        <w:t xml:space="preserve">Google </w:t>
      </w:r>
      <w:commentRangeEnd w:id="137"/>
      <w:r w:rsidR="00D877CC">
        <w:rPr>
          <w:rStyle w:val="Refdecomentario"/>
          <w:lang w:val="es-ES" w:eastAsia="es-ES"/>
        </w:rPr>
        <w:commentReference w:id="137"/>
      </w:r>
      <w:r w:rsidRPr="00C20ECF">
        <w:rPr>
          <w:sz w:val="24"/>
          <w:szCs w:val="24"/>
        </w:rPr>
        <w:t xml:space="preserve">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 xml:space="preserve">El 6 de marzo de 2012 el servicio fue relanzado con una nueva apariencia, nuevo nombre así como nuevos servicios, a partir el mismo día comenzó a llamarse  Google </w:t>
      </w:r>
      <w:r w:rsidRPr="00C20ECF">
        <w:rPr>
          <w:sz w:val="24"/>
          <w:szCs w:val="24"/>
        </w:rPr>
        <w:lastRenderedPageBreak/>
        <w:t>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C20ECF" w:rsidRDefault="004E01DD" w:rsidP="00B04578">
      <w:pPr>
        <w:pStyle w:val="Ttulo4"/>
        <w:rPr>
          <w:i w:val="0"/>
        </w:rPr>
      </w:pPr>
      <w:r w:rsidRPr="00C20ECF">
        <w:rPr>
          <w:i w:val="0"/>
        </w:rPr>
        <w:t>Compras en Google Play</w:t>
      </w:r>
    </w:p>
    <w:p w:rsidR="004E01DD" w:rsidRPr="00C20ECF" w:rsidRDefault="004E01DD" w:rsidP="00C20ECF">
      <w:pPr>
        <w:jc w:val="both"/>
        <w:rPr>
          <w:b/>
          <w:sz w:val="24"/>
          <w:szCs w:val="24"/>
        </w:rPr>
      </w:pPr>
      <w:r w:rsidRPr="00C20ECF">
        <w:rPr>
          <w:sz w:val="24"/>
          <w:szCs w:val="24"/>
        </w:rPr>
        <w:t xml:space="preserve">Las compras en Google Play se realizan a través de Google Wallet.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del correo electrónico o de un pedido de compra, por lo que éste es el único medio de pago valido para las operaciones</w:t>
      </w:r>
      <w:r w:rsidRPr="00C20ECF">
        <w:rPr>
          <w:b/>
          <w:sz w:val="24"/>
          <w:szCs w:val="24"/>
        </w:rPr>
        <w:t>.</w:t>
      </w:r>
    </w:p>
    <w:p w:rsidR="004E01DD" w:rsidRPr="00C20ECF" w:rsidRDefault="004E01DD" w:rsidP="00B04578">
      <w:pPr>
        <w:pStyle w:val="Ttulo4"/>
        <w:rPr>
          <w:i w:val="0"/>
        </w:rPr>
      </w:pPr>
      <w:r w:rsidRPr="00C20EC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commentRangeStart w:id="138"/>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commentRangeEnd w:id="138"/>
      <w:r w:rsidR="00C20ECF">
        <w:rPr>
          <w:rStyle w:val="Refdecomentario"/>
          <w:lang w:val="es-ES" w:eastAsia="es-ES"/>
        </w:rPr>
        <w:commentReference w:id="138"/>
      </w:r>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C20ECF">
        <w:rPr>
          <w:sz w:val="24"/>
          <w:szCs w:val="24"/>
        </w:rPr>
        <w:t>spam.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139" w:name="_Toc366690019"/>
      <w:bookmarkStart w:id="140" w:name="_Toc374659739"/>
      <w:r w:rsidRPr="00A224C8">
        <w:t>Constante competencia</w:t>
      </w:r>
      <w:bookmarkEnd w:id="139"/>
      <w:bookmarkEnd w:id="140"/>
    </w:p>
    <w:p w:rsidR="00FF2AC3" w:rsidRPr="00D877CC" w:rsidRDefault="00C622B8"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commentRangeStart w:id="141"/>
      <w:r w:rsidRPr="00D877CC">
        <w:rPr>
          <w:rFonts w:asciiTheme="minorHAnsi" w:hAnsiTheme="minorHAnsi" w:cstheme="minorHAnsi"/>
        </w:rPr>
        <w:fldChar w:fldCharType="begin"/>
      </w:r>
      <w:r w:rsidR="0075646C" w:rsidRPr="00D877CC">
        <w:rPr>
          <w:rFonts w:asciiTheme="minorHAnsi" w:hAnsiTheme="minorHAnsi" w:cstheme="minorHAnsi"/>
        </w:rPr>
        <w:instrText>HYPERLINK "http://blog.appannie.com/app-annie-index-market-q2-2013/" \t "_blank"</w:instrText>
      </w:r>
      <w:r w:rsidRPr="00D877CC">
        <w:rPr>
          <w:rFonts w:asciiTheme="minorHAnsi" w:hAnsiTheme="minorHAnsi" w:cstheme="minorHAnsi"/>
        </w:rPr>
        <w:fldChar w:fldCharType="separate"/>
      </w:r>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r w:rsidR="004E01DD" w:rsidRPr="00D877CC">
        <w:rPr>
          <w:rStyle w:val="apple-converted-space"/>
          <w:rFonts w:asciiTheme="minorHAnsi" w:hAnsiTheme="minorHAnsi" w:cstheme="minorHAnsi"/>
          <w:lang w:val="es-UY"/>
        </w:rPr>
        <w:t> </w:t>
      </w:r>
      <w:r w:rsidRPr="00D877CC">
        <w:rPr>
          <w:rFonts w:asciiTheme="minorHAnsi" w:hAnsiTheme="minorHAnsi" w:cstheme="minorHAnsi"/>
        </w:rPr>
        <w:fldChar w:fldCharType="end"/>
      </w:r>
      <w:commentRangeEnd w:id="141"/>
      <w:r w:rsidR="00CF6110">
        <w:rPr>
          <w:rStyle w:val="Refdecomentario"/>
          <w:rFonts w:asciiTheme="minorHAnsi" w:hAnsiTheme="minorHAnsi" w:cstheme="minorBidi"/>
          <w:lang w:val="es-ES" w:eastAsia="es-ES"/>
        </w:rPr>
        <w:commentReference w:id="141"/>
      </w:r>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3"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B562C2">
      <w:pPr>
        <w:pStyle w:val="Ttulo2"/>
      </w:pPr>
      <w:bookmarkStart w:id="142" w:name="_Toc366690020"/>
      <w:bookmarkStart w:id="143" w:name="_Toc374659740"/>
      <w:commentRangeStart w:id="144"/>
      <w:r w:rsidRPr="00A224C8">
        <w:t>Java Enterprise Edition</w:t>
      </w:r>
      <w:bookmarkEnd w:id="142"/>
      <w:commentRangeEnd w:id="144"/>
      <w:r w:rsidR="004C66F9">
        <w:rPr>
          <w:rStyle w:val="Refdecomentario"/>
          <w:rFonts w:eastAsiaTheme="minorEastAsia" w:cstheme="minorBidi"/>
          <w:b w:val="0"/>
          <w:bCs w:val="0"/>
          <w:color w:val="auto"/>
          <w:lang w:val="es-ES" w:eastAsia="es-ES"/>
        </w:rPr>
        <w:commentReference w:id="144"/>
      </w:r>
      <w:bookmarkEnd w:id="143"/>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w:t>
      </w:r>
      <w:commentRangeStart w:id="145"/>
      <w:r w:rsidRPr="004C66F9">
        <w:rPr>
          <w:rFonts w:asciiTheme="minorHAnsi" w:hAnsiTheme="minorHAnsi" w:cstheme="minorHAnsi"/>
          <w:lang w:val="es-UY"/>
        </w:rPr>
        <w:t>J</w:t>
      </w:r>
      <w:r w:rsidR="00EB02BC" w:rsidRPr="004C66F9">
        <w:rPr>
          <w:rFonts w:asciiTheme="minorHAnsi" w:hAnsiTheme="minorHAnsi" w:cstheme="minorHAnsi"/>
          <w:lang w:val="es-UY"/>
        </w:rPr>
        <w:t xml:space="preserve">avaEE </w:t>
      </w:r>
      <w:commentRangeEnd w:id="145"/>
      <w:r w:rsidR="00B562C2" w:rsidRPr="004C66F9">
        <w:rPr>
          <w:rStyle w:val="Refdecomentario"/>
          <w:rFonts w:asciiTheme="minorHAnsi" w:hAnsiTheme="minorHAnsi" w:cstheme="minorBidi"/>
          <w:sz w:val="24"/>
          <w:szCs w:val="24"/>
          <w:lang w:val="es-ES" w:eastAsia="es-ES"/>
        </w:rPr>
        <w:commentReference w:id="145"/>
      </w:r>
      <w:r w:rsidR="00EB02BC" w:rsidRPr="004C66F9">
        <w:rPr>
          <w:rFonts w:asciiTheme="minorHAnsi" w:hAnsiTheme="minorHAnsi" w:cstheme="minorHAnsi"/>
          <w:lang w:val="es-UY"/>
        </w:rPr>
        <w:t>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commentRangeStart w:id="146"/>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commentRangeEnd w:id="146"/>
      <w:r w:rsidR="004C66F9" w:rsidRPr="004C66F9">
        <w:rPr>
          <w:rStyle w:val="Refdecomentario"/>
          <w:rFonts w:asciiTheme="minorHAnsi" w:hAnsiTheme="minorHAnsi" w:cstheme="minorBidi"/>
          <w:sz w:val="24"/>
          <w:szCs w:val="24"/>
          <w:lang w:val="es-ES" w:eastAsia="es-ES"/>
        </w:rPr>
        <w:commentReference w:id="146"/>
      </w:r>
      <w:r w:rsidRPr="004C66F9">
        <w:rPr>
          <w:rFonts w:asciiTheme="minorHAnsi" w:hAnsiTheme="minorHAnsi" w:cstheme="minorHAnsi"/>
          <w:lang w:val="es-UY"/>
        </w:rPr>
        <w:t xml:space="preserve">) el cual es responsable de todas las tecnologías Java. Grupos expertos, compuestos por miembros interesados han creado las llamadas </w:t>
      </w:r>
      <w:commentRangeStart w:id="147"/>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commentRangeEnd w:id="147"/>
      <w:r w:rsidR="004C66F9" w:rsidRPr="004C66F9">
        <w:rPr>
          <w:rStyle w:val="Refdecomentario"/>
          <w:rFonts w:asciiTheme="minorHAnsi" w:hAnsiTheme="minorHAnsi" w:cstheme="minorBidi"/>
          <w:sz w:val="24"/>
          <w:szCs w:val="24"/>
          <w:lang w:val="es-ES" w:eastAsia="es-ES"/>
        </w:rPr>
        <w:commentReference w:id="147"/>
      </w:r>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w:t>
      </w:r>
      <w:r w:rsidR="00394C20">
        <w:rPr>
          <w:rFonts w:asciiTheme="minorHAnsi" w:hAnsiTheme="minorHAnsi" w:cstheme="minorHAnsi"/>
          <w:lang w:val="es-UY"/>
        </w:rPr>
        <w:t>desarrollo xml son opcionales, e</w:t>
      </w:r>
      <w:r w:rsidRPr="004C66F9">
        <w:rPr>
          <w:rFonts w:asciiTheme="minorHAnsi" w:hAnsiTheme="minorHAnsi" w:cstheme="minorHAnsi"/>
          <w:lang w:val="es-UY"/>
        </w:rPr>
        <w:t>n lugar de lo</w:t>
      </w:r>
      <w:r w:rsidR="00394C20">
        <w:rPr>
          <w:rFonts w:asciiTheme="minorHAnsi" w:hAnsiTheme="minorHAnsi" w:cstheme="minorHAnsi"/>
          <w:lang w:val="es-UY"/>
        </w:rPr>
        <w:t>s</w:t>
      </w:r>
      <w:r w:rsidRPr="004C66F9">
        <w:rPr>
          <w:rFonts w:asciiTheme="minorHAnsi" w:hAnsiTheme="minorHAnsi" w:cstheme="minorHAnsi"/>
          <w:lang w:val="es-UY"/>
        </w:rPr>
        <w:t xml:space="preserve"> </w:t>
      </w:r>
      <w:r w:rsidR="00394C20">
        <w:rPr>
          <w:rFonts w:asciiTheme="minorHAnsi" w:hAnsiTheme="minorHAnsi" w:cstheme="minorHAnsi"/>
          <w:lang w:val="es-UY"/>
        </w:rPr>
        <w:t>mismos</w:t>
      </w:r>
      <w:r w:rsidRPr="004C66F9">
        <w:rPr>
          <w:rFonts w:asciiTheme="minorHAnsi" w:hAnsiTheme="minorHAnsi" w:cstheme="minorHAnsi"/>
          <w:lang w:val="es-UY"/>
        </w:rPr>
        <w:t xml:space="preserve">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E01DD">
      <w:pPr>
        <w:pStyle w:val="NormalWeb"/>
        <w:shd w:val="clear" w:color="auto" w:fill="FFFFFF"/>
        <w:spacing w:before="0" w:beforeAutospacing="0" w:after="377" w:afterAutospacing="0" w:line="270" w:lineRule="atLeast"/>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148" w:name="_Toc366033281"/>
    </w:p>
    <w:p w:rsidR="00FE0D50" w:rsidRDefault="00FE0D50">
      <w:pPr>
        <w:rPr>
          <w:rFonts w:asciiTheme="majorHAnsi" w:eastAsiaTheme="majorEastAsia" w:hAnsiTheme="majorHAnsi" w:cstheme="majorBidi"/>
          <w:b/>
          <w:bCs/>
          <w:color w:val="46464A" w:themeColor="text2"/>
          <w:sz w:val="28"/>
          <w:szCs w:val="26"/>
        </w:rPr>
      </w:pPr>
      <w:bookmarkStart w:id="149" w:name="_Toc366690021"/>
      <w:bookmarkEnd w:id="148"/>
      <w:r>
        <w:br w:type="page"/>
      </w:r>
    </w:p>
    <w:p w:rsidR="004E01DD" w:rsidRPr="00A224C8" w:rsidRDefault="004E01DD" w:rsidP="008D383D">
      <w:pPr>
        <w:pStyle w:val="Ttulo2"/>
      </w:pPr>
      <w:bookmarkStart w:id="150" w:name="_Toc374659741"/>
      <w:r w:rsidRPr="00A224C8">
        <w:lastRenderedPageBreak/>
        <w:t>Smartdevices</w:t>
      </w:r>
      <w:bookmarkEnd w:id="149"/>
      <w:bookmarkEnd w:id="150"/>
    </w:p>
    <w:p w:rsidR="00FE0D50" w:rsidRPr="000D48F6" w:rsidRDefault="00E506A9" w:rsidP="000D48F6">
      <w:pPr>
        <w:jc w:val="both"/>
        <w:rPr>
          <w:sz w:val="24"/>
          <w:szCs w:val="24"/>
        </w:rPr>
      </w:pPr>
      <w:r w:rsidRPr="000D48F6">
        <w:rPr>
          <w:sz w:val="24"/>
          <w:szCs w:val="24"/>
        </w:rPr>
        <w:t>L</w:t>
      </w:r>
      <w:r w:rsidR="00FE0D50" w:rsidRPr="000D48F6">
        <w:rPr>
          <w:sz w:val="24"/>
          <w:szCs w:val="24"/>
        </w:rPr>
        <w:t>a necesidad de acceder a la información rápidamente y desde cualquier lugar cada vez es más frecuente y usual. La competencia en el mercado marca una clara tendencia al comercio electrónico y la tecnología aporta</w:t>
      </w:r>
      <w:r w:rsidR="00394C20" w:rsidRPr="000D48F6">
        <w:rPr>
          <w:sz w:val="24"/>
          <w:szCs w:val="24"/>
        </w:rPr>
        <w:t xml:space="preserve"> cada dia</w:t>
      </w:r>
      <w:r w:rsidR="00FE0D50" w:rsidRPr="000D48F6">
        <w:rPr>
          <w:sz w:val="24"/>
          <w:szCs w:val="24"/>
        </w:rPr>
        <w:t xml:space="preserve"> nuevas herramientas. Cada vez  se amplían más las opciones, distintos dispositivos en tamaño, portabilidad, interfaces, colores, entre otros. El usuario tiene la libertad de elegir entre una amplia gama de dispositivos para concentrar sus correos, cuentas, manejar su calendario, acceder a múltiples aplicaciones.  De aquí surge un nuevo concepto Smart device.  Se define como un componente electrónico que generalmente se conecta con otros componentes a través de diferentes protocolos como </w:t>
      </w:r>
      <w:r w:rsidR="00227416" w:rsidRPr="000D48F6">
        <w:rPr>
          <w:sz w:val="24"/>
          <w:szCs w:val="24"/>
        </w:rPr>
        <w:t>Wifi</w:t>
      </w:r>
      <w:r w:rsidR="00FE0D50" w:rsidRPr="000D48F6">
        <w:rPr>
          <w:sz w:val="24"/>
          <w:szCs w:val="24"/>
        </w:rPr>
        <w:t>, bluetooth, 3G</w:t>
      </w:r>
      <w:r w:rsidR="00E62643" w:rsidRPr="000D48F6">
        <w:rPr>
          <w:sz w:val="24"/>
          <w:szCs w:val="24"/>
        </w:rPr>
        <w:t xml:space="preserve"> (</w:t>
      </w:r>
      <w:hyperlink r:id="rId24" w:history="1">
        <w:r w:rsidR="00E62643" w:rsidRPr="000D48F6">
          <w:rPr>
            <w:rStyle w:val="Hipervnculo"/>
            <w:sz w:val="24"/>
            <w:szCs w:val="24"/>
          </w:rPr>
          <w:t>http://www.collinsdictionary.com/submission/11527/Smart%20Device</w:t>
        </w:r>
      </w:hyperlink>
      <w:r w:rsidR="00E62643" w:rsidRPr="000D48F6">
        <w:rPr>
          <w:sz w:val="24"/>
          <w:szCs w:val="24"/>
        </w:rPr>
        <w:t>)</w:t>
      </w:r>
      <w:r w:rsidR="00FE0D50" w:rsidRPr="000D48F6">
        <w:rPr>
          <w:sz w:val="24"/>
          <w:szCs w:val="24"/>
        </w:rPr>
        <w:t xml:space="preserve">. Algunos dispositivos dentro de esta categoría son el </w:t>
      </w:r>
      <w:commentRangeStart w:id="151"/>
      <w:r w:rsidR="00FE0D50" w:rsidRPr="000D48F6">
        <w:rPr>
          <w:sz w:val="24"/>
          <w:szCs w:val="24"/>
        </w:rPr>
        <w:t xml:space="preserve">IPhone de Apple, phablet y tablets como iPad de Apple o Nexus 7 de Google. </w:t>
      </w:r>
      <w:commentRangeEnd w:id="151"/>
      <w:r w:rsidR="00E62643" w:rsidRPr="000D48F6">
        <w:rPr>
          <w:rStyle w:val="Refdecomentario"/>
          <w:sz w:val="24"/>
          <w:szCs w:val="24"/>
          <w:lang w:val="es-ES" w:eastAsia="es-ES"/>
        </w:rPr>
        <w:commentReference w:id="151"/>
      </w:r>
    </w:p>
    <w:p w:rsidR="00FE0D50" w:rsidRPr="000D48F6" w:rsidRDefault="00FE0D50" w:rsidP="000D48F6">
      <w:pPr>
        <w:jc w:val="both"/>
        <w:rPr>
          <w:sz w:val="24"/>
          <w:szCs w:val="24"/>
        </w:rPr>
      </w:pPr>
      <w:r w:rsidRPr="000D48F6">
        <w:rPr>
          <w:sz w:val="24"/>
          <w:szCs w:val="24"/>
        </w:rPr>
        <w:t xml:space="preserve">Los </w:t>
      </w:r>
      <w:r w:rsidRPr="000D48F6">
        <w:rPr>
          <w:i/>
          <w:sz w:val="24"/>
          <w:szCs w:val="24"/>
        </w:rPr>
        <w:t>Smartphones</w:t>
      </w:r>
      <w:r w:rsidRPr="000D48F6">
        <w:rPr>
          <w:sz w:val="24"/>
          <w:szCs w:val="24"/>
        </w:rPr>
        <w:t xml:space="preserve"> poseen un sistema operativo </w:t>
      </w:r>
      <w:r w:rsidR="00E62643" w:rsidRPr="000D48F6">
        <w:rPr>
          <w:sz w:val="24"/>
          <w:szCs w:val="24"/>
        </w:rPr>
        <w:t>que basicamente</w:t>
      </w:r>
      <w:r w:rsidRPr="000D48F6">
        <w:rPr>
          <w:sz w:val="24"/>
          <w:szCs w:val="24"/>
        </w:rPr>
        <w:t xml:space="preserve"> consiste en un conjunto de programas y utilidades para la operativa del dispositivo. Facilita al usuario la interacción con las distintas funcionalidades que el mismo provee. Para entender mejor la importancia del mismo en el producto final, </w:t>
      </w:r>
      <w:r w:rsidR="00E62643" w:rsidRPr="000D48F6">
        <w:rPr>
          <w:sz w:val="24"/>
          <w:szCs w:val="24"/>
        </w:rPr>
        <w:t xml:space="preserve">en los siguientes párrafos se citará </w:t>
      </w:r>
      <w:r w:rsidRPr="000D48F6">
        <w:rPr>
          <w:sz w:val="24"/>
          <w:szCs w:val="24"/>
        </w:rPr>
        <w:t xml:space="preserve"> información histórica sobre las tendencias del uso y la popularidad de los distintos sistemas</w:t>
      </w:r>
      <w:r w:rsidR="00E62643" w:rsidRPr="000D48F6">
        <w:rPr>
          <w:sz w:val="24"/>
          <w:szCs w:val="24"/>
        </w:rPr>
        <w:t xml:space="preserve"> operativos</w:t>
      </w:r>
      <w:r w:rsidRPr="000D48F6">
        <w:rPr>
          <w:sz w:val="24"/>
          <w:szCs w:val="24"/>
        </w:rPr>
        <w:t>.</w:t>
      </w:r>
    </w:p>
    <w:p w:rsidR="00FE0D50" w:rsidRPr="000D48F6" w:rsidRDefault="00FE0D50" w:rsidP="000D48F6">
      <w:pPr>
        <w:jc w:val="both"/>
        <w:rPr>
          <w:sz w:val="24"/>
          <w:szCs w:val="24"/>
        </w:rPr>
      </w:pPr>
      <w:r w:rsidRPr="000D48F6">
        <w:rPr>
          <w:sz w:val="24"/>
          <w:szCs w:val="24"/>
        </w:rPr>
        <w:t xml:space="preserve">Según </w:t>
      </w:r>
      <w:commentRangeStart w:id="152"/>
      <w:r w:rsidRPr="000D48F6">
        <w:rPr>
          <w:sz w:val="24"/>
          <w:szCs w:val="24"/>
        </w:rPr>
        <w:t>IDC</w:t>
      </w:r>
      <w:commentRangeEnd w:id="152"/>
      <w:r w:rsidR="00E62643" w:rsidRPr="000D48F6">
        <w:rPr>
          <w:rStyle w:val="Refdecomentario"/>
          <w:sz w:val="24"/>
          <w:szCs w:val="24"/>
          <w:lang w:val="es-ES" w:eastAsia="es-ES"/>
        </w:rPr>
        <w:commentReference w:id="152"/>
      </w:r>
      <w:r w:rsidRPr="000D48F6">
        <w:rPr>
          <w:sz w:val="24"/>
          <w:szCs w:val="24"/>
        </w:rPr>
        <w:t xml:space="preserve">, entre los distintos sistemas operativos el mayor crecimiento en los primeros tres meses del año 2012 y 2013 fueron en primer lugar Android, iOS y </w:t>
      </w:r>
      <w:commentRangeStart w:id="153"/>
      <w:r w:rsidRPr="000D48F6">
        <w:rPr>
          <w:sz w:val="24"/>
          <w:szCs w:val="24"/>
        </w:rPr>
        <w:t>Windows Phone</w:t>
      </w:r>
      <w:commentRangeEnd w:id="153"/>
      <w:r w:rsidR="00E62643" w:rsidRPr="000D48F6">
        <w:rPr>
          <w:rStyle w:val="Refdecomentario"/>
          <w:sz w:val="24"/>
          <w:szCs w:val="24"/>
          <w:lang w:val="es-ES" w:eastAsia="es-ES"/>
        </w:rPr>
        <w:commentReference w:id="153"/>
      </w:r>
      <w:r w:rsidRPr="000D48F6">
        <w:rPr>
          <w:sz w:val="24"/>
          <w:szCs w:val="24"/>
        </w:rPr>
        <w:t xml:space="preserve">. A continuación </w:t>
      </w:r>
      <w:r w:rsidR="00E62643" w:rsidRPr="000D48F6">
        <w:rPr>
          <w:sz w:val="24"/>
          <w:szCs w:val="24"/>
        </w:rPr>
        <w:t>se presenta</w:t>
      </w:r>
      <w:r w:rsidRPr="000D48F6">
        <w:rPr>
          <w:sz w:val="24"/>
          <w:szCs w:val="24"/>
        </w:rPr>
        <w:t xml:space="preserve"> los datos relevados, donde la siguiente  gráfica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154" w:name="_Toc366689026"/>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8</w:t>
      </w:r>
      <w:r w:rsidR="00C622B8"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154"/>
    </w:p>
    <w:p w:rsidR="00FE0D50" w:rsidRPr="000D48F6" w:rsidRDefault="00FE0D50" w:rsidP="000D48F6">
      <w:pPr>
        <w:pStyle w:val="Epgrafe"/>
        <w:jc w:val="both"/>
        <w:rPr>
          <w:b w:val="0"/>
          <w:bCs w:val="0"/>
          <w:color w:val="auto"/>
          <w:sz w:val="24"/>
          <w:szCs w:val="24"/>
          <w:lang w:val="es-UY" w:eastAsia="es-AR"/>
        </w:rPr>
      </w:pPr>
      <w:r w:rsidRPr="000D48F6">
        <w:rPr>
          <w:b w:val="0"/>
          <w:bCs w:val="0"/>
          <w:color w:val="auto"/>
          <w:sz w:val="24"/>
          <w:szCs w:val="24"/>
          <w:lang w:val="es-UY" w:eastAsia="es-AR"/>
        </w:rPr>
        <w:lastRenderedPageBreak/>
        <w:t>Claramente se aprecia la fuerte</w:t>
      </w:r>
      <w:r w:rsidR="00E62643" w:rsidRPr="000D48F6">
        <w:rPr>
          <w:b w:val="0"/>
          <w:bCs w:val="0"/>
          <w:color w:val="auto"/>
          <w:sz w:val="24"/>
          <w:szCs w:val="24"/>
          <w:lang w:val="es-UY" w:eastAsia="es-AR"/>
        </w:rPr>
        <w:t xml:space="preserve"> tendencia al sistema operativo</w:t>
      </w:r>
      <w:r w:rsidRPr="000D48F6">
        <w:rPr>
          <w:b w:val="0"/>
          <w:bCs w:val="0"/>
          <w:color w:val="auto"/>
          <w:sz w:val="24"/>
          <w:szCs w:val="24"/>
          <w:lang w:val="es-UY" w:eastAsia="es-AR"/>
        </w:rPr>
        <w:t xml:space="preserve"> Android, mientras que iOS presentó un pequeño crecimiento al igual que Windows Phone</w:t>
      </w:r>
      <w:r w:rsidR="00E62643" w:rsidRPr="000D48F6">
        <w:rPr>
          <w:b w:val="0"/>
          <w:bCs w:val="0"/>
          <w:color w:val="auto"/>
          <w:sz w:val="24"/>
          <w:szCs w:val="24"/>
          <w:lang w:val="es-UY" w:eastAsia="es-AR"/>
        </w:rPr>
        <w:t>.</w:t>
      </w:r>
      <w:r w:rsidRPr="000D48F6">
        <w:rPr>
          <w:b w:val="0"/>
          <w:bCs w:val="0"/>
          <w:color w:val="auto"/>
          <w:sz w:val="24"/>
          <w:szCs w:val="24"/>
          <w:lang w:val="es-UY" w:eastAsia="es-AR"/>
        </w:rPr>
        <w:t xml:space="preserve"> Black Berry</w:t>
      </w:r>
      <w:r w:rsidR="00E62643" w:rsidRPr="000D48F6">
        <w:rPr>
          <w:b w:val="0"/>
          <w:bCs w:val="0"/>
          <w:color w:val="auto"/>
          <w:sz w:val="24"/>
          <w:szCs w:val="24"/>
          <w:lang w:val="es-UY" w:eastAsia="es-AR"/>
        </w:rPr>
        <w:t xml:space="preserve"> por otro lado mostro un decenso en su popularidad. </w:t>
      </w:r>
      <w:r w:rsidR="00A16AFA" w:rsidRPr="000D48F6">
        <w:rPr>
          <w:b w:val="0"/>
          <w:bCs w:val="0"/>
          <w:color w:val="auto"/>
          <w:sz w:val="24"/>
          <w:szCs w:val="24"/>
          <w:lang w:val="es-UY" w:eastAsia="es-AR"/>
        </w:rPr>
        <w:t xml:space="preserve"> El siguiente gráfico corresponde a la cuota de mercado acaparada por cada sistema operativo considerando porcentaje de popularidad, sistema operativo y primer trimestre de 1012 y 2013 como medida y dimensiones correspondientemente.</w:t>
      </w:r>
    </w:p>
    <w:p w:rsidR="00FE0D50" w:rsidRPr="00A224C8" w:rsidRDefault="00FE0D50" w:rsidP="00FE0D50">
      <w:pPr>
        <w:keepNext/>
        <w:jc w:val="center"/>
      </w:pPr>
      <w:r w:rsidRPr="00A224C8">
        <w:rPr>
          <w:noProof/>
          <w:lang w:val="es-ES_tradnl" w:eastAsia="es-ES_tradnl"/>
        </w:rPr>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155" w:name="_Toc366689027"/>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9</w:t>
      </w:r>
      <w:r w:rsidR="00C622B8" w:rsidRPr="00A224C8">
        <w:rPr>
          <w:color w:val="auto"/>
          <w:lang w:val="es-UY"/>
        </w:rPr>
        <w:fldChar w:fldCharType="end"/>
      </w:r>
      <w:r w:rsidRPr="00A224C8">
        <w:rPr>
          <w:color w:val="auto"/>
          <w:lang w:val="es-UY"/>
        </w:rPr>
        <w:t>: Cuota de mercado por SO Móvil.</w:t>
      </w:r>
      <w:bookmarkEnd w:id="155"/>
    </w:p>
    <w:p w:rsidR="00FE0D50" w:rsidRPr="000D48F6" w:rsidRDefault="00FE0D50" w:rsidP="002079F7">
      <w:pPr>
        <w:jc w:val="both"/>
        <w:rPr>
          <w:sz w:val="24"/>
          <w:szCs w:val="24"/>
        </w:rPr>
      </w:pPr>
      <w:r w:rsidRPr="000D48F6">
        <w:rPr>
          <w:sz w:val="24"/>
          <w:szCs w:val="24"/>
        </w:rPr>
        <w:t>E</w:t>
      </w:r>
      <w:r w:rsidR="00A16AFA" w:rsidRPr="000D48F6">
        <w:rPr>
          <w:sz w:val="24"/>
          <w:szCs w:val="24"/>
        </w:rPr>
        <w:t>s n</w:t>
      </w:r>
      <w:r w:rsidRPr="000D48F6">
        <w:rPr>
          <w:sz w:val="24"/>
          <w:szCs w:val="24"/>
        </w:rPr>
        <w:t>otorio</w:t>
      </w:r>
      <w:r w:rsidR="00A16AFA" w:rsidRPr="000D48F6">
        <w:rPr>
          <w:sz w:val="24"/>
          <w:szCs w:val="24"/>
        </w:rPr>
        <w:t xml:space="preserve"> el</w:t>
      </w:r>
      <w:r w:rsidRPr="000D48F6">
        <w:rPr>
          <w:sz w:val="24"/>
          <w:szCs w:val="24"/>
        </w:rPr>
        <w:t xml:space="preserve"> dominio de Android, pero aquí se aprecia con c</w:t>
      </w:r>
      <w:r w:rsidR="00A16AFA" w:rsidRPr="000D48F6">
        <w:rPr>
          <w:sz w:val="24"/>
          <w:szCs w:val="24"/>
        </w:rPr>
        <w:t>laridad que</w:t>
      </w:r>
      <w:r w:rsidRPr="000D48F6">
        <w:rPr>
          <w:sz w:val="24"/>
          <w:szCs w:val="24"/>
        </w:rPr>
        <w:t xml:space="preserve"> iOS</w:t>
      </w:r>
      <w:r w:rsidR="00A16AFA" w:rsidRPr="000D48F6">
        <w:rPr>
          <w:sz w:val="24"/>
          <w:szCs w:val="24"/>
        </w:rPr>
        <w:t xml:space="preserve"> presenta un leve crecimiento en popularidad minestras</w:t>
      </w:r>
      <w:r w:rsidRPr="000D48F6">
        <w:rPr>
          <w:sz w:val="24"/>
          <w:szCs w:val="24"/>
        </w:rPr>
        <w:t xml:space="preserve"> B</w:t>
      </w:r>
      <w:r w:rsidR="00A16AFA" w:rsidRPr="000D48F6">
        <w:rPr>
          <w:sz w:val="24"/>
          <w:szCs w:val="24"/>
        </w:rPr>
        <w:t xml:space="preserve">lack Berry pierde terreno. </w:t>
      </w:r>
      <w:r w:rsidRPr="000D48F6">
        <w:rPr>
          <w:sz w:val="24"/>
          <w:szCs w:val="24"/>
        </w:rPr>
        <w:t>Windows Phone presenta un crecimiento</w:t>
      </w:r>
      <w:r w:rsidR="00A16AFA" w:rsidRPr="000D48F6">
        <w:rPr>
          <w:sz w:val="24"/>
          <w:szCs w:val="24"/>
        </w:rPr>
        <w:t xml:space="preserve"> respecto al pasado año</w:t>
      </w:r>
      <w:r w:rsidRPr="000D48F6">
        <w:rPr>
          <w:sz w:val="24"/>
          <w:szCs w:val="24"/>
        </w:rPr>
        <w:t xml:space="preserve">. Para finalizar el siguiente gráfico presenta 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156" w:name="_Toc366689028"/>
      <w:r w:rsidRPr="00A224C8">
        <w:rPr>
          <w:color w:val="auto"/>
          <w:lang w:val="es-UY"/>
        </w:rPr>
        <w:t xml:space="preserve">Imagen </w:t>
      </w:r>
      <w:r w:rsidR="00C622B8" w:rsidRPr="00A224C8">
        <w:rPr>
          <w:color w:val="auto"/>
          <w:lang w:val="es-UY"/>
        </w:rPr>
        <w:fldChar w:fldCharType="begin"/>
      </w:r>
      <w:r w:rsidRPr="00A224C8">
        <w:rPr>
          <w:color w:val="auto"/>
          <w:lang w:val="es-UY"/>
        </w:rPr>
        <w:instrText xml:space="preserve"> SEQ Imagen \* ARABIC </w:instrText>
      </w:r>
      <w:r w:rsidR="00C622B8" w:rsidRPr="00A224C8">
        <w:rPr>
          <w:color w:val="auto"/>
          <w:lang w:val="es-UY"/>
        </w:rPr>
        <w:fldChar w:fldCharType="separate"/>
      </w:r>
      <w:r w:rsidRPr="00A224C8">
        <w:rPr>
          <w:noProof/>
          <w:color w:val="auto"/>
          <w:lang w:val="es-UY"/>
        </w:rPr>
        <w:t>10</w:t>
      </w:r>
      <w:r w:rsidR="00C622B8" w:rsidRPr="00A224C8">
        <w:rPr>
          <w:color w:val="auto"/>
          <w:lang w:val="es-UY"/>
        </w:rPr>
        <w:fldChar w:fldCharType="end"/>
      </w:r>
      <w:r w:rsidRPr="00A224C8">
        <w:rPr>
          <w:color w:val="auto"/>
          <w:lang w:val="es-UY"/>
        </w:rPr>
        <w:t>: Comparación de crecimiento año a año en cuanto a ganancias por SO Móvil.</w:t>
      </w:r>
      <w:bookmarkEnd w:id="156"/>
    </w:p>
    <w:p w:rsidR="00EC1D05" w:rsidRDefault="00EC1D05" w:rsidP="00EC1D05">
      <w:pPr>
        <w:pStyle w:val="Ttulo1"/>
      </w:pPr>
      <w:bookmarkStart w:id="157" w:name="_Toc374659742"/>
      <w:r>
        <w:t>Proceso de desarrollo de la solución</w:t>
      </w:r>
      <w:bookmarkEnd w:id="157"/>
    </w:p>
    <w:p w:rsidR="000E17AA" w:rsidRDefault="000E17AA" w:rsidP="000E17AA"/>
    <w:p w:rsidR="000E17AA" w:rsidRPr="000D48F6" w:rsidRDefault="000E17AA" w:rsidP="00A71AEB">
      <w:pPr>
        <w:jc w:val="both"/>
        <w:rPr>
          <w:sz w:val="24"/>
          <w:szCs w:val="24"/>
        </w:rPr>
      </w:pPr>
      <w:r w:rsidRPr="000D48F6">
        <w:rPr>
          <w:sz w:val="24"/>
          <w:szCs w:val="24"/>
        </w:rPr>
        <w:lastRenderedPageBreak/>
        <w:t>En la presente sección</w:t>
      </w:r>
      <w:r w:rsidR="009D2269" w:rsidRPr="000D48F6">
        <w:rPr>
          <w:sz w:val="24"/>
          <w:szCs w:val="24"/>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0D48F6">
        <w:rPr>
          <w:b/>
          <w:sz w:val="24"/>
          <w:szCs w:val="24"/>
        </w:rPr>
        <w:t>Análisis</w:t>
      </w:r>
      <w:r w:rsidR="009D2269" w:rsidRPr="000D48F6">
        <w:rPr>
          <w:sz w:val="24"/>
          <w:szCs w:val="24"/>
        </w:rPr>
        <w:t xml:space="preserve">, </w:t>
      </w:r>
      <w:r w:rsidR="009D2269" w:rsidRPr="000D48F6">
        <w:rPr>
          <w:b/>
          <w:sz w:val="24"/>
          <w:szCs w:val="24"/>
        </w:rPr>
        <w:t>Desarrollo</w:t>
      </w:r>
      <w:r w:rsidR="009D2269" w:rsidRPr="000D48F6">
        <w:rPr>
          <w:sz w:val="24"/>
          <w:szCs w:val="24"/>
        </w:rPr>
        <w:t xml:space="preserve">, </w:t>
      </w:r>
      <w:r w:rsidR="009D2269" w:rsidRPr="000D48F6">
        <w:rPr>
          <w:b/>
          <w:sz w:val="24"/>
          <w:szCs w:val="24"/>
        </w:rPr>
        <w:t>Implementación</w:t>
      </w:r>
      <w:r w:rsidR="009D2269" w:rsidRPr="000D48F6">
        <w:rPr>
          <w:sz w:val="24"/>
          <w:szCs w:val="24"/>
        </w:rPr>
        <w:t xml:space="preserve"> y </w:t>
      </w:r>
      <w:r w:rsidR="009D2269" w:rsidRPr="000D48F6">
        <w:rPr>
          <w:b/>
          <w:sz w:val="24"/>
          <w:szCs w:val="24"/>
        </w:rPr>
        <w:t>Testeo o Testing</w:t>
      </w:r>
      <w:r w:rsidR="009D2269" w:rsidRPr="000D48F6">
        <w:rPr>
          <w:sz w:val="24"/>
          <w:szCs w:val="24"/>
        </w:rPr>
        <w:t xml:space="preserve"> de la aplicación implementada.</w:t>
      </w:r>
    </w:p>
    <w:p w:rsidR="009D2269" w:rsidRPr="000D48F6" w:rsidRDefault="009D2269" w:rsidP="00A71AEB">
      <w:pPr>
        <w:jc w:val="both"/>
        <w:rPr>
          <w:sz w:val="24"/>
          <w:szCs w:val="24"/>
        </w:rPr>
      </w:pPr>
      <w:r w:rsidRPr="000D48F6">
        <w:rPr>
          <w:sz w:val="24"/>
          <w:szCs w:val="24"/>
        </w:rPr>
        <w:t>En la primera, se brinda a</w:t>
      </w:r>
      <w:r w:rsidR="00992A1C" w:rsidRPr="000D48F6">
        <w:rPr>
          <w:sz w:val="24"/>
          <w:szCs w:val="24"/>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w:t>
      </w:r>
      <w:r w:rsidR="00A16AFA" w:rsidRPr="000D48F6">
        <w:rPr>
          <w:sz w:val="24"/>
          <w:szCs w:val="24"/>
        </w:rPr>
        <w:t>amente dicha contempla una serie</w:t>
      </w:r>
      <w:r w:rsidR="00992A1C" w:rsidRPr="000D48F6">
        <w:rPr>
          <w:sz w:val="24"/>
          <w:szCs w:val="24"/>
        </w:rPr>
        <w:t xml:space="preserve"> más extensa de </w:t>
      </w:r>
      <w:r w:rsidR="00A16AFA" w:rsidRPr="000D48F6">
        <w:rPr>
          <w:sz w:val="24"/>
          <w:szCs w:val="24"/>
        </w:rPr>
        <w:t>actividades</w:t>
      </w:r>
      <w:r w:rsidR="00992A1C" w:rsidRPr="000D48F6">
        <w:rPr>
          <w:sz w:val="24"/>
          <w:szCs w:val="24"/>
        </w:rPr>
        <w:t>, el presente documento s</w:t>
      </w:r>
      <w:r w:rsidR="00A16AFA" w:rsidRPr="000D48F6">
        <w:rPr>
          <w:sz w:val="24"/>
          <w:szCs w:val="24"/>
        </w:rPr>
        <w:t>e limita a desarrollar las previamente mencionada</w:t>
      </w:r>
      <w:r w:rsidR="00992A1C" w:rsidRPr="000D48F6">
        <w:rPr>
          <w:sz w:val="24"/>
          <w:szCs w:val="24"/>
        </w:rPr>
        <w:t>s.</w:t>
      </w:r>
    </w:p>
    <w:p w:rsidR="00A23643" w:rsidRPr="000D48F6" w:rsidRDefault="00A23643" w:rsidP="00A71AEB">
      <w:pPr>
        <w:jc w:val="both"/>
        <w:rPr>
          <w:sz w:val="24"/>
          <w:szCs w:val="24"/>
        </w:rPr>
      </w:pPr>
      <w:r w:rsidRPr="000D48F6">
        <w:rPr>
          <w:sz w:val="24"/>
          <w:szCs w:val="24"/>
        </w:rPr>
        <w:t xml:space="preserve">La </w:t>
      </w:r>
      <w:r w:rsidR="00A16AFA" w:rsidRPr="000D48F6">
        <w:rPr>
          <w:sz w:val="24"/>
          <w:szCs w:val="24"/>
        </w:rPr>
        <w:t>d</w:t>
      </w:r>
      <w:r w:rsidRPr="000D48F6">
        <w:rPr>
          <w:sz w:val="24"/>
          <w:szCs w:val="24"/>
        </w:rPr>
        <w:t xml:space="preserve">tapa de </w:t>
      </w:r>
      <w:r w:rsidR="00A16AFA" w:rsidRPr="000D48F6">
        <w:rPr>
          <w:sz w:val="24"/>
          <w:szCs w:val="24"/>
        </w:rPr>
        <w:t>d</w:t>
      </w:r>
      <w:r w:rsidRPr="000D48F6">
        <w:rPr>
          <w:sz w:val="24"/>
          <w:szCs w:val="24"/>
        </w:rPr>
        <w:t xml:space="preserve">iseño por otro lado, busca la definición del sistema con un mayor nivel de detalles, a partir de la formación </w:t>
      </w:r>
      <w:r w:rsidR="00046598" w:rsidRPr="000D48F6">
        <w:rPr>
          <w:sz w:val="24"/>
          <w:szCs w:val="24"/>
        </w:rPr>
        <w:t>recabada</w:t>
      </w:r>
      <w:r w:rsidRPr="000D48F6">
        <w:rPr>
          <w:sz w:val="24"/>
          <w:szCs w:val="24"/>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w:t>
      </w:r>
      <w:r w:rsidR="00A16AFA" w:rsidRPr="000D48F6">
        <w:rPr>
          <w:sz w:val="24"/>
          <w:szCs w:val="24"/>
        </w:rPr>
        <w:t>ño arquitectónico y de interfaz</w:t>
      </w:r>
      <w:r w:rsidRPr="000D48F6">
        <w:rPr>
          <w:sz w:val="24"/>
          <w:szCs w:val="24"/>
        </w:rPr>
        <w:t>.</w:t>
      </w:r>
    </w:p>
    <w:p w:rsidR="00A80D74" w:rsidRPr="000D48F6" w:rsidRDefault="00A23643" w:rsidP="00A71AEB">
      <w:pPr>
        <w:jc w:val="both"/>
        <w:rPr>
          <w:sz w:val="24"/>
          <w:szCs w:val="24"/>
        </w:rPr>
      </w:pPr>
      <w:r w:rsidRPr="000D48F6">
        <w:rPr>
          <w:sz w:val="24"/>
          <w:szCs w:val="24"/>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16AFA" w:rsidRPr="000D48F6">
        <w:rPr>
          <w:sz w:val="24"/>
          <w:szCs w:val="24"/>
        </w:rPr>
        <w:t>)</w:t>
      </w:r>
      <w:r w:rsidRPr="000D48F6">
        <w:rPr>
          <w:sz w:val="24"/>
          <w:szCs w:val="24"/>
        </w:rPr>
        <w:t>.</w:t>
      </w:r>
      <w:r w:rsidR="00A80D74" w:rsidRPr="000D48F6">
        <w:rPr>
          <w:sz w:val="24"/>
          <w:szCs w:val="24"/>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158" w:name="_Toc374014977"/>
      <w:bookmarkStart w:id="159" w:name="_Toc374659743"/>
      <w:r>
        <w:lastRenderedPageBreak/>
        <w:t>Etapa de Análisis</w:t>
      </w:r>
      <w:bookmarkEnd w:id="158"/>
      <w:bookmarkEnd w:id="159"/>
    </w:p>
    <w:p w:rsidR="004415C3" w:rsidRPr="000D48F6" w:rsidRDefault="005B2415" w:rsidP="00A71AEB">
      <w:pPr>
        <w:pStyle w:val="Sinespaciado"/>
        <w:jc w:val="both"/>
        <w:rPr>
          <w:sz w:val="24"/>
          <w:szCs w:val="24"/>
        </w:rPr>
      </w:pPr>
      <w:r w:rsidRPr="000D48F6">
        <w:rPr>
          <w:sz w:val="24"/>
          <w:szCs w:val="24"/>
        </w:rPr>
        <w:t>El paso inicial en</w:t>
      </w:r>
      <w:r w:rsidR="004415C3" w:rsidRPr="000D48F6">
        <w:rPr>
          <w:sz w:val="24"/>
          <w:szCs w:val="24"/>
        </w:rPr>
        <w:t xml:space="preserve"> el proceso de desarrollo de la solución es un análisis de la información </w:t>
      </w:r>
      <w:r w:rsidRPr="000D48F6">
        <w:rPr>
          <w:sz w:val="24"/>
          <w:szCs w:val="24"/>
        </w:rPr>
        <w:t>disponible (relevada a partir de reuniones con el cliente o un documento como el presente caso)</w:t>
      </w:r>
      <w:r w:rsidR="004415C3" w:rsidRPr="000D48F6">
        <w:rPr>
          <w:sz w:val="24"/>
          <w:szCs w:val="24"/>
        </w:rPr>
        <w:t xml:space="preserve">, con la finalidad de aclarar y solucionar de manera temprana los distintos inconvenientes que puedan surgir. Para </w:t>
      </w:r>
      <w:r w:rsidRPr="000D48F6">
        <w:rPr>
          <w:sz w:val="24"/>
          <w:szCs w:val="24"/>
        </w:rPr>
        <w:t>entender mejor el problema se  desglosó</w:t>
      </w:r>
      <w:r w:rsidR="004415C3" w:rsidRPr="000D48F6">
        <w:rPr>
          <w:sz w:val="24"/>
          <w:szCs w:val="24"/>
        </w:rPr>
        <w:t xml:space="preserve"> en partes.</w:t>
      </w:r>
    </w:p>
    <w:p w:rsidR="004415C3" w:rsidRDefault="004415C3" w:rsidP="00A71AEB">
      <w:pPr>
        <w:pStyle w:val="Sinespaciado"/>
        <w:jc w:val="both"/>
      </w:pPr>
    </w:p>
    <w:p w:rsidR="004415C3" w:rsidRPr="005938A2" w:rsidRDefault="004415C3" w:rsidP="00A71AEB">
      <w:pPr>
        <w:pStyle w:val="Ttulo3"/>
        <w:jc w:val="both"/>
      </w:pPr>
      <w:bookmarkStart w:id="160" w:name="_Toc374014979"/>
      <w:bookmarkStart w:id="161" w:name="_Toc374214174"/>
      <w:bookmarkStart w:id="162" w:name="_Toc374659744"/>
      <w:r>
        <w:t>Descripción del problema</w:t>
      </w:r>
      <w:bookmarkEnd w:id="160"/>
      <w:bookmarkEnd w:id="161"/>
      <w:bookmarkEnd w:id="162"/>
    </w:p>
    <w:p w:rsidR="004415C3" w:rsidRPr="000D48F6" w:rsidRDefault="004415C3" w:rsidP="00A71AEB">
      <w:pPr>
        <w:jc w:val="both"/>
        <w:rPr>
          <w:sz w:val="24"/>
          <w:szCs w:val="24"/>
        </w:rPr>
      </w:pPr>
      <w:r w:rsidRPr="000D48F6">
        <w:rPr>
          <w:sz w:val="24"/>
          <w:szCs w:val="24"/>
        </w:rPr>
        <w:t xml:space="preserve">El sistema a construir será una plataforma de distribución digital de </w:t>
      </w:r>
      <w:r w:rsidR="005B2415" w:rsidRPr="000D48F6">
        <w:rPr>
          <w:sz w:val="24"/>
          <w:szCs w:val="24"/>
        </w:rPr>
        <w:t>contenidos</w:t>
      </w:r>
      <w:r w:rsidRPr="000D48F6">
        <w:rPr>
          <w:sz w:val="24"/>
          <w:szCs w:val="24"/>
        </w:rPr>
        <w:t xml:space="preserve"> de</w:t>
      </w:r>
      <w:r w:rsidR="005B2415" w:rsidRPr="000D48F6">
        <w:rPr>
          <w:sz w:val="24"/>
          <w:szCs w:val="24"/>
        </w:rPr>
        <w:t xml:space="preserve"> distintos</w:t>
      </w:r>
      <w:r w:rsidRPr="000D48F6">
        <w:rPr>
          <w:sz w:val="24"/>
          <w:szCs w:val="24"/>
        </w:rPr>
        <w:t xml:space="preserve"> tipo</w:t>
      </w:r>
      <w:r w:rsidR="005B2415" w:rsidRPr="000D48F6">
        <w:rPr>
          <w:sz w:val="24"/>
          <w:szCs w:val="24"/>
        </w:rPr>
        <w:t>s</w:t>
      </w:r>
      <w:r w:rsidRPr="000D48F6">
        <w:rPr>
          <w:sz w:val="24"/>
          <w:szCs w:val="24"/>
        </w:rPr>
        <w:t xml:space="preserve">, como </w:t>
      </w:r>
      <w:r w:rsidR="005B2415" w:rsidRPr="000D48F6">
        <w:rPr>
          <w:sz w:val="24"/>
          <w:szCs w:val="24"/>
        </w:rPr>
        <w:t xml:space="preserve">serán </w:t>
      </w:r>
      <w:r w:rsidRPr="000D48F6">
        <w:rPr>
          <w:sz w:val="24"/>
          <w:szCs w:val="24"/>
        </w:rPr>
        <w:t xml:space="preserve">libros, </w:t>
      </w:r>
      <w:r w:rsidR="005B2415" w:rsidRPr="000D48F6">
        <w:rPr>
          <w:sz w:val="24"/>
          <w:szCs w:val="24"/>
        </w:rPr>
        <w:t>videos</w:t>
      </w:r>
      <w:r w:rsidRPr="000D48F6">
        <w:rPr>
          <w:sz w:val="24"/>
          <w:szCs w:val="24"/>
        </w:rPr>
        <w:t xml:space="preserve">, música, </w:t>
      </w:r>
      <w:r w:rsidR="005B2415" w:rsidRPr="000D48F6">
        <w:rPr>
          <w:sz w:val="24"/>
          <w:szCs w:val="24"/>
        </w:rPr>
        <w:t>y aplicaciones. La aplicación también</w:t>
      </w:r>
      <w:r w:rsidRPr="000D48F6">
        <w:rPr>
          <w:sz w:val="24"/>
          <w:szCs w:val="24"/>
        </w:rPr>
        <w:t xml:space="preserve"> permitirá la venta mediante un sitio web o dispositivos móviles. Los mismos podrán ser pagados con diversos medios como ser</w:t>
      </w:r>
      <w:r w:rsidR="005B2415" w:rsidRPr="000D48F6">
        <w:rPr>
          <w:sz w:val="24"/>
          <w:szCs w:val="24"/>
        </w:rPr>
        <w:t xml:space="preserve"> tarjeta de crédito y PayPal</w:t>
      </w:r>
      <w:r w:rsidRPr="000D48F6">
        <w:rPr>
          <w:sz w:val="24"/>
          <w:szCs w:val="24"/>
        </w:rPr>
        <w:t>.</w:t>
      </w:r>
    </w:p>
    <w:p w:rsidR="004415C3" w:rsidRPr="000D48F6" w:rsidRDefault="004415C3" w:rsidP="00A71AEB">
      <w:pPr>
        <w:jc w:val="both"/>
        <w:rPr>
          <w:sz w:val="24"/>
          <w:szCs w:val="24"/>
        </w:rPr>
      </w:pPr>
      <w:r w:rsidRPr="000D48F6">
        <w:rPr>
          <w:sz w:val="24"/>
          <w:szCs w:val="24"/>
        </w:rPr>
        <w:t>Los clientes podrán evaluar la calidad de los productos y vendedores, así como compartir su experiencia y consejos de uso. Los proveedores podrán ingresar nuevos producto</w:t>
      </w:r>
      <w:r w:rsidR="005B2415" w:rsidRPr="000D48F6">
        <w:rPr>
          <w:sz w:val="24"/>
          <w:szCs w:val="24"/>
        </w:rPr>
        <w:t>s</w:t>
      </w:r>
      <w:r w:rsidRPr="000D48F6">
        <w:rPr>
          <w:sz w:val="24"/>
          <w:szCs w:val="24"/>
        </w:rPr>
        <w:t xml:space="preserve"> en diversas categorías, permitiéndoles publicitarlos y hacer seguimiento de sus ventas.</w:t>
      </w:r>
      <w:r w:rsidRPr="000D48F6">
        <w:rPr>
          <w:sz w:val="24"/>
          <w:szCs w:val="24"/>
        </w:rPr>
        <w:cr/>
        <w:t>Finalmente</w:t>
      </w:r>
      <w:r w:rsidR="005B2415" w:rsidRPr="000D48F6">
        <w:rPr>
          <w:sz w:val="24"/>
          <w:szCs w:val="24"/>
        </w:rPr>
        <w:t xml:space="preserve">, </w:t>
      </w:r>
      <w:r w:rsidRPr="000D48F6">
        <w:rPr>
          <w:sz w:val="24"/>
          <w:szCs w:val="24"/>
        </w:rPr>
        <w:t>una</w:t>
      </w:r>
      <w:r w:rsidR="005B2415" w:rsidRPr="000D48F6">
        <w:rPr>
          <w:sz w:val="24"/>
          <w:szCs w:val="24"/>
        </w:rPr>
        <w:t xml:space="preserve"> </w:t>
      </w:r>
      <w:r w:rsidRPr="000D48F6">
        <w:rPr>
          <w:sz w:val="24"/>
          <w:szCs w:val="24"/>
        </w:rPr>
        <w:t>aplicación Android nativa b</w:t>
      </w:r>
      <w:r w:rsidR="005B2415" w:rsidRPr="000D48F6">
        <w:rPr>
          <w:sz w:val="24"/>
          <w:szCs w:val="24"/>
        </w:rPr>
        <w:t>rindará</w:t>
      </w:r>
      <w:r w:rsidRPr="000D48F6">
        <w:rPr>
          <w:sz w:val="24"/>
          <w:szCs w:val="24"/>
        </w:rPr>
        <w:t xml:space="preserve"> a los usuarios la posibilidad de buscar, obtener información y descargar aplicaciones desarrolladas por 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163" w:name="_Toc374014980"/>
      <w:bookmarkStart w:id="164" w:name="_Toc374214175"/>
      <w:bookmarkStart w:id="165" w:name="_Toc374659745"/>
      <w:r>
        <w:t>Dominio del problema</w:t>
      </w:r>
      <w:bookmarkEnd w:id="163"/>
      <w:bookmarkEnd w:id="164"/>
      <w:bookmarkEnd w:id="165"/>
    </w:p>
    <w:p w:rsidR="004415C3" w:rsidRDefault="004415C3" w:rsidP="004415C3">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0D48F6" w:rsidRDefault="004415C3" w:rsidP="00A71AEB">
      <w:pPr>
        <w:jc w:val="both"/>
        <w:rPr>
          <w:sz w:val="24"/>
          <w:szCs w:val="24"/>
        </w:rPr>
      </w:pPr>
      <w:r w:rsidRPr="000D48F6">
        <w:rPr>
          <w:sz w:val="24"/>
          <w:szCs w:val="24"/>
        </w:rPr>
        <w:t>En ésta sección se presentan los principales conceptos que se identificaron durante la etapa de Análisis así como también las relaciones entre los mismos. El siguiente diagrama representa el Modelo de Dominio en lenguaje UML 2.0.</w:t>
      </w:r>
    </w:p>
    <w:p w:rsidR="00DE25CA" w:rsidRPr="000D48F6" w:rsidRDefault="00DE25CA" w:rsidP="00DE25CA">
      <w:pPr>
        <w:jc w:val="both"/>
        <w:rPr>
          <w:sz w:val="24"/>
          <w:szCs w:val="24"/>
        </w:rPr>
      </w:pPr>
      <w:r w:rsidRPr="000D48F6">
        <w:rPr>
          <w:sz w:val="24"/>
          <w:szCs w:val="24"/>
        </w:rPr>
        <w:t xml:space="preserve">Las restricciones del Sistema se pueden consultar en el anexo </w:t>
      </w:r>
      <w:commentRangeStart w:id="166"/>
      <w:r w:rsidRPr="000D48F6">
        <w:rPr>
          <w:sz w:val="24"/>
          <w:szCs w:val="24"/>
        </w:rPr>
        <w:t>[Ai]Anexo Implementacion1</w:t>
      </w:r>
      <w:commentRangeEnd w:id="166"/>
      <w:r w:rsidR="000D48F6" w:rsidRPr="000D48F6">
        <w:rPr>
          <w:rStyle w:val="Refdecomentario"/>
          <w:sz w:val="24"/>
          <w:szCs w:val="24"/>
          <w:lang w:val="es-ES" w:eastAsia="es-ES"/>
        </w:rPr>
        <w:commentReference w:id="166"/>
      </w:r>
    </w:p>
    <w:p w:rsidR="000D48F6" w:rsidRDefault="000D48F6" w:rsidP="000D48F6">
      <w:pPr>
        <w:pStyle w:val="Ttulo3"/>
        <w:jc w:val="both"/>
      </w:pPr>
      <w:bookmarkStart w:id="167" w:name="_Toc374014982"/>
      <w:bookmarkStart w:id="168" w:name="_Toc374214176"/>
      <w:bookmarkStart w:id="169" w:name="_Toc374659746"/>
      <w:bookmarkStart w:id="170" w:name="_Toc374014981"/>
      <w:r w:rsidRPr="005607F2">
        <w:t>E</w:t>
      </w:r>
      <w:r>
        <w:t>specificación de requerimientos</w:t>
      </w:r>
      <w:bookmarkEnd w:id="167"/>
      <w:bookmarkEnd w:id="168"/>
      <w:bookmarkEnd w:id="169"/>
    </w:p>
    <w:p w:rsidR="000D48F6" w:rsidRPr="000B1B5F" w:rsidRDefault="000D48F6" w:rsidP="000D48F6">
      <w:pPr>
        <w:pStyle w:val="Ttulo5"/>
        <w:jc w:val="both"/>
      </w:pPr>
      <w:r>
        <w:t>Visión general del sistema</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El sistema debe permitir a los clientes descargar (ya sea de forma gratuita como paga) diversos tipos de contenido (Videos, Aplicaciones, Libros y/o Música). Una vez descargado el contenido, el cliente tendrá la posibilidad de puntuar y opinar sobre el mismo.</w:t>
      </w:r>
    </w:p>
    <w:p w:rsidR="000D48F6" w:rsidRPr="000D48F6" w:rsidRDefault="000D48F6" w:rsidP="000D48F6">
      <w:pPr>
        <w:pStyle w:val="MTemaNormal"/>
        <w:ind w:left="0"/>
        <w:jc w:val="both"/>
        <w:rPr>
          <w:rFonts w:asciiTheme="minorHAnsi" w:hAnsiTheme="minorHAnsi"/>
          <w:sz w:val="24"/>
        </w:rPr>
      </w:pPr>
      <w:r w:rsidRPr="000D48F6">
        <w:rPr>
          <w:rFonts w:asciiTheme="minorHAnsi" w:hAnsiTheme="minorHAnsi"/>
          <w:sz w:val="24"/>
        </w:rPr>
        <w:t>También se podrá realizar búsquedas por distintos filtros; el usuario tendrá la posibilidad de agregar contenidos a su lista de favoritos para un fácil acceso a los mismos y/o compartirlos a través de Facebook o Twitter.</w:t>
      </w:r>
    </w:p>
    <w:p w:rsidR="000D48F6" w:rsidRPr="008145D0" w:rsidRDefault="000D48F6" w:rsidP="000D48F6">
      <w:pPr>
        <w:pStyle w:val="Ttulo4"/>
        <w:jc w:val="both"/>
        <w:rPr>
          <w:b w:val="0"/>
          <w:i w:val="0"/>
        </w:rPr>
      </w:pPr>
      <w:bookmarkStart w:id="171" w:name="_Toc370234945"/>
      <w:r w:rsidRPr="008145D0">
        <w:rPr>
          <w:b w:val="0"/>
          <w:i w:val="0"/>
        </w:rPr>
        <w:t>Alcance</w:t>
      </w:r>
      <w:bookmarkEnd w:id="171"/>
    </w:p>
    <w:p w:rsidR="000D48F6" w:rsidRPr="000D48F6" w:rsidRDefault="000D48F6" w:rsidP="000D48F6">
      <w:pPr>
        <w:pStyle w:val="MTemaNormal"/>
        <w:ind w:left="0"/>
        <w:jc w:val="both"/>
        <w:rPr>
          <w:sz w:val="24"/>
        </w:rPr>
      </w:pPr>
      <w:r w:rsidRPr="000D48F6">
        <w:rPr>
          <w:rFonts w:asciiTheme="minorHAnsi" w:hAnsiTheme="minorHAnsi"/>
          <w:sz w:val="24"/>
        </w:rPr>
        <w:t>En este punto se presenta el alcance del proyecto, donde se mencionarán las funcionalidades que se incluirán en el sistema.</w:t>
      </w:r>
    </w:p>
    <w:p w:rsidR="000D48F6" w:rsidRPr="008145D0" w:rsidRDefault="000D48F6" w:rsidP="000D48F6">
      <w:pPr>
        <w:pStyle w:val="Ttulo5"/>
        <w:jc w:val="both"/>
      </w:pPr>
      <w:r w:rsidRPr="008145D0">
        <w:lastRenderedPageBreak/>
        <w:t>Modulo Web</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Clientes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Inicio/Cierre Sesión</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Reclamo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Valoración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Administradores.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Registro de acceso al sitio.</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Categoría.</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Promociones.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Proveedores.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ABM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Aprobar/Rechazar Versión de contenido digital.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Ver Estadísticas.</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Integración con PayPal.</w:t>
      </w:r>
    </w:p>
    <w:p w:rsidR="000D48F6" w:rsidRPr="000D48F6" w:rsidRDefault="000D48F6" w:rsidP="000D48F6">
      <w:pPr>
        <w:pStyle w:val="MTemaNormal"/>
        <w:numPr>
          <w:ilvl w:val="0"/>
          <w:numId w:val="8"/>
        </w:numPr>
        <w:suppressAutoHyphens w:val="0"/>
        <w:spacing w:line="240" w:lineRule="auto"/>
        <w:jc w:val="both"/>
        <w:rPr>
          <w:rFonts w:asciiTheme="minorHAnsi" w:hAnsiTheme="minorHAnsi"/>
          <w:sz w:val="24"/>
        </w:rPr>
      </w:pPr>
      <w:r w:rsidRPr="000D48F6">
        <w:rPr>
          <w:rFonts w:asciiTheme="minorHAnsi" w:hAnsiTheme="minorHAnsi"/>
          <w:sz w:val="24"/>
        </w:rPr>
        <w:t>https</w:t>
      </w:r>
    </w:p>
    <w:p w:rsidR="000D48F6" w:rsidRPr="008145D0" w:rsidRDefault="000D48F6" w:rsidP="000D48F6">
      <w:pPr>
        <w:pStyle w:val="Ttulo5"/>
        <w:jc w:val="both"/>
      </w:pPr>
      <w:r w:rsidRPr="008145D0">
        <w:t>Modulo Móvil: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Inicio/ Cierre Sesión.</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Buscar contenidos (vos o texto).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Adquirir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Categoría.</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sub categorías.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Promociones.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Listar Top Pagas.</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Seleccionar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Ver Información de Contenido Digital.</w:t>
      </w:r>
    </w:p>
    <w:p w:rsidR="000D48F6" w:rsidRPr="000D48F6" w:rsidRDefault="000D48F6" w:rsidP="000D48F6">
      <w:pPr>
        <w:pStyle w:val="MTemaNormal"/>
        <w:numPr>
          <w:ilvl w:val="0"/>
          <w:numId w:val="9"/>
        </w:numPr>
        <w:suppressAutoHyphens w:val="0"/>
        <w:spacing w:line="240" w:lineRule="auto"/>
        <w:jc w:val="both"/>
        <w:rPr>
          <w:rFonts w:asciiTheme="minorHAnsi" w:hAnsiTheme="minorHAnsi"/>
          <w:sz w:val="24"/>
        </w:rPr>
      </w:pPr>
      <w:r w:rsidRPr="000D48F6">
        <w:rPr>
          <w:rFonts w:asciiTheme="minorHAnsi" w:hAnsiTheme="minorHAnsi"/>
          <w:sz w:val="24"/>
        </w:rPr>
        <w:t>Guardar favoritos.</w:t>
      </w:r>
    </w:p>
    <w:p w:rsidR="000D48F6" w:rsidRPr="008145D0" w:rsidRDefault="000D48F6" w:rsidP="000D48F6">
      <w:pPr>
        <w:pStyle w:val="MTemaNormal"/>
        <w:numPr>
          <w:ilvl w:val="0"/>
          <w:numId w:val="9"/>
        </w:numPr>
        <w:suppressAutoHyphens w:val="0"/>
        <w:spacing w:line="240" w:lineRule="auto"/>
        <w:jc w:val="both"/>
        <w:rPr>
          <w:rFonts w:asciiTheme="minorHAnsi" w:hAnsiTheme="minorHAnsi"/>
        </w:rPr>
      </w:pPr>
      <w:r w:rsidRPr="000D48F6">
        <w:rPr>
          <w:rFonts w:asciiTheme="minorHAnsi" w:hAnsiTheme="minorHAnsi"/>
          <w:sz w:val="24"/>
        </w:rPr>
        <w:t>Compartir en redes sociales y/o correo.</w:t>
      </w:r>
    </w:p>
    <w:p w:rsidR="000D48F6" w:rsidRDefault="000D48F6" w:rsidP="000D48F6">
      <w:pPr>
        <w:pStyle w:val="MTemaNormal"/>
        <w:ind w:left="0"/>
        <w:jc w:val="both"/>
      </w:pPr>
    </w:p>
    <w:p w:rsidR="000D48F6" w:rsidRPr="00CC642A" w:rsidRDefault="000D48F6" w:rsidP="00CC642A">
      <w:pPr>
        <w:pStyle w:val="Ttulo4"/>
        <w:rPr>
          <w:i w:val="0"/>
        </w:rPr>
      </w:pPr>
      <w:bookmarkStart w:id="172" w:name="_Toc370234956"/>
      <w:r w:rsidRPr="00CC642A">
        <w:rPr>
          <w:i w:val="0"/>
        </w:rPr>
        <w:t>Características de los usuarios</w:t>
      </w:r>
      <w:bookmarkEnd w:id="172"/>
    </w:p>
    <w:p w:rsidR="000D48F6" w:rsidRPr="00CC642A" w:rsidRDefault="000D48F6" w:rsidP="000D48F6">
      <w:pPr>
        <w:autoSpaceDE w:val="0"/>
        <w:autoSpaceDN w:val="0"/>
        <w:adjustRightInd w:val="0"/>
        <w:spacing w:after="0" w:line="240" w:lineRule="auto"/>
        <w:jc w:val="both"/>
        <w:rPr>
          <w:rFonts w:cs="Arial"/>
          <w:sz w:val="24"/>
          <w:szCs w:val="24"/>
          <w:lang w:val="es-ES" w:eastAsia="zh-CN"/>
        </w:rPr>
      </w:pPr>
      <w:r w:rsidRPr="00CC642A">
        <w:rPr>
          <w:rFonts w:cs="Arial"/>
          <w:sz w:val="24"/>
          <w:szCs w:val="24"/>
          <w:lang w:val="es-ES" w:eastAsia="zh-CN"/>
        </w:rPr>
        <w:t>El Marketplace está destinado a personas</w:t>
      </w:r>
      <w:r w:rsidR="00CC642A">
        <w:rPr>
          <w:rFonts w:cs="Arial"/>
          <w:sz w:val="24"/>
          <w:szCs w:val="24"/>
          <w:lang w:val="es-ES" w:eastAsia="zh-CN"/>
        </w:rPr>
        <w:t xml:space="preserve"> de todas las edades (en caso de compras a través de los medios de pago habilitados, solo </w:t>
      </w:r>
      <w:r w:rsidRPr="00CC642A">
        <w:rPr>
          <w:rFonts w:cs="Arial"/>
          <w:sz w:val="24"/>
          <w:szCs w:val="24"/>
          <w:lang w:val="es-ES" w:eastAsia="zh-CN"/>
        </w:rPr>
        <w:t>mayores de 18 años</w:t>
      </w:r>
      <w:r w:rsidR="00CC642A">
        <w:rPr>
          <w:rFonts w:cs="Arial"/>
          <w:sz w:val="24"/>
          <w:szCs w:val="24"/>
          <w:lang w:val="es-ES" w:eastAsia="zh-CN"/>
        </w:rPr>
        <w:t xml:space="preserve"> por cuestiones legales),</w:t>
      </w:r>
      <w:r w:rsidRPr="00CC642A">
        <w:rPr>
          <w:rFonts w:cs="Arial"/>
          <w:sz w:val="24"/>
          <w:szCs w:val="24"/>
          <w:lang w:val="es-ES" w:eastAsia="zh-CN"/>
        </w:rPr>
        <w:t xml:space="preserve"> de ambos sexos, cuyo conocimiento sobre computadoras puede ser muy limitado.</w:t>
      </w:r>
    </w:p>
    <w:p w:rsidR="000D48F6" w:rsidRPr="00CC642A" w:rsidRDefault="000D48F6" w:rsidP="00CC642A">
      <w:pPr>
        <w:pStyle w:val="Ttulo4"/>
        <w:rPr>
          <w:i w:val="0"/>
        </w:rPr>
      </w:pPr>
      <w:bookmarkStart w:id="173" w:name="_Toc370234959"/>
      <w:r w:rsidRPr="00CC642A">
        <w:rPr>
          <w:i w:val="0"/>
        </w:rPr>
        <w:t>Disposiciones Legales</w:t>
      </w:r>
      <w:bookmarkEnd w:id="173"/>
    </w:p>
    <w:p w:rsidR="000D48F6" w:rsidRPr="00CC642A" w:rsidRDefault="000D48F6" w:rsidP="000D48F6">
      <w:pPr>
        <w:pStyle w:val="MNormal"/>
        <w:jc w:val="both"/>
        <w:rPr>
          <w:rFonts w:cs="Verdana"/>
          <w:sz w:val="24"/>
        </w:rPr>
      </w:pPr>
      <w:r w:rsidRPr="00CC642A">
        <w:rPr>
          <w:rFonts w:asciiTheme="minorHAnsi" w:hAnsiTheme="minorHAnsi" w:cs="Verdana"/>
          <w:sz w:val="24"/>
        </w:rPr>
        <w:t>Se deberán respetar y utilizar las mismas políticas de Seguridad y Confidencialidad del sistema de pagos electrónicos PayPal.</w:t>
      </w:r>
    </w:p>
    <w:p w:rsidR="000D48F6" w:rsidRPr="00711378" w:rsidRDefault="000D48F6" w:rsidP="00CC642A">
      <w:pPr>
        <w:pStyle w:val="Ttulo4"/>
      </w:pPr>
      <w:bookmarkStart w:id="174" w:name="_Toc370234961"/>
      <w:r w:rsidRPr="000E5D0F">
        <w:lastRenderedPageBreak/>
        <w:t>Supuestos y dependencias</w:t>
      </w:r>
      <w:bookmarkEnd w:id="174"/>
    </w:p>
    <w:p w:rsidR="000D48F6" w:rsidRDefault="000D48F6" w:rsidP="00CC642A">
      <w:pPr>
        <w:pStyle w:val="MTemaNormal"/>
        <w:ind w:left="0"/>
        <w:jc w:val="both"/>
      </w:pPr>
      <w:r w:rsidRPr="00CC642A">
        <w:rPr>
          <w:rFonts w:asciiTheme="minorHAnsi" w:hAnsiTheme="minorHAnsi"/>
          <w:sz w:val="24"/>
        </w:rPr>
        <w:t>Vencimiento o dada de baja a una tarjeta de crédito asociada a PayPal suspenderá inmediatamente cualquier mensualidad, e imposibilitara al cliente a realizar nuevas transacciones pagas hasta que regularice su situación.</w:t>
      </w:r>
    </w:p>
    <w:p w:rsidR="004415C3" w:rsidRPr="00CC642A" w:rsidRDefault="004415C3" w:rsidP="00CC642A">
      <w:pPr>
        <w:pStyle w:val="Ttulo3"/>
      </w:pPr>
      <w:bookmarkStart w:id="175" w:name="_Toc374659747"/>
      <w:r w:rsidRPr="00CC642A">
        <w:t>Descomposición del problema en casos de uso</w:t>
      </w:r>
      <w:bookmarkEnd w:id="170"/>
      <w:bookmarkEnd w:id="175"/>
    </w:p>
    <w:p w:rsidR="000D48F6" w:rsidRPr="00CC642A" w:rsidRDefault="000D48F6" w:rsidP="00CC642A">
      <w:pPr>
        <w:pStyle w:val="Ttulo4"/>
      </w:pPr>
      <w:bookmarkStart w:id="176" w:name="_Toc370160732"/>
      <w:r w:rsidRPr="00CC642A">
        <w:t>Actores</w:t>
      </w:r>
    </w:p>
    <w:p w:rsidR="004415C3" w:rsidRPr="00CC642A" w:rsidRDefault="004415C3" w:rsidP="00A71AEB">
      <w:pPr>
        <w:pStyle w:val="Sinespaciado"/>
        <w:jc w:val="both"/>
        <w:rPr>
          <w:sz w:val="24"/>
          <w:szCs w:val="24"/>
        </w:rPr>
      </w:pPr>
      <w:r w:rsidRPr="00CC642A">
        <w:rPr>
          <w:sz w:val="24"/>
          <w:szCs w:val="24"/>
        </w:rPr>
        <w:t>El sistema contara con 4 posibles actores.</w:t>
      </w:r>
      <w:bookmarkStart w:id="177" w:name="_Toc370160726"/>
    </w:p>
    <w:p w:rsidR="004415C3" w:rsidRDefault="004415C3" w:rsidP="00A71AEB">
      <w:pPr>
        <w:pStyle w:val="Sinespaciado"/>
        <w:jc w:val="both"/>
      </w:pPr>
      <w:r>
        <w:tab/>
      </w:r>
    </w:p>
    <w:p w:rsidR="004415C3" w:rsidRPr="005938A2" w:rsidRDefault="004415C3" w:rsidP="000D48F6">
      <w:pPr>
        <w:pStyle w:val="Sinespaciado"/>
        <w:jc w:val="both"/>
        <w:rPr>
          <w:rStyle w:val="nfasisintenso"/>
        </w:rPr>
      </w:pPr>
      <w:r w:rsidRPr="005938A2">
        <w:rPr>
          <w:rStyle w:val="nfasisintenso"/>
        </w:rPr>
        <w:t>Usuario Cliente.</w:t>
      </w:r>
      <w:bookmarkEnd w:id="177"/>
    </w:p>
    <w:p w:rsidR="004415C3" w:rsidRPr="00CC642A" w:rsidRDefault="004415C3" w:rsidP="000D48F6">
      <w:pPr>
        <w:pStyle w:val="Sinespaciado"/>
        <w:jc w:val="both"/>
        <w:rPr>
          <w:sz w:val="24"/>
          <w:szCs w:val="24"/>
        </w:rPr>
      </w:pPr>
      <w:r w:rsidRPr="00CC642A">
        <w:rPr>
          <w:sz w:val="24"/>
          <w:szCs w:val="24"/>
        </w:rPr>
        <w:tab/>
        <w:t>Es cualquier usuario que se haya registrado en el sistema.</w:t>
      </w:r>
      <w:bookmarkStart w:id="178" w:name="_Toc370160727"/>
    </w:p>
    <w:p w:rsidR="004415C3" w:rsidRPr="005938A2" w:rsidRDefault="004415C3" w:rsidP="000D48F6">
      <w:pPr>
        <w:pStyle w:val="Sinespaciado"/>
        <w:jc w:val="both"/>
        <w:rPr>
          <w:rStyle w:val="nfasisintenso"/>
        </w:rPr>
      </w:pPr>
      <w:r w:rsidRPr="005938A2">
        <w:rPr>
          <w:rStyle w:val="nfasisintenso"/>
        </w:rPr>
        <w:t>Usuario Proveedor.</w:t>
      </w:r>
      <w:bookmarkEnd w:id="178"/>
    </w:p>
    <w:p w:rsidR="004415C3" w:rsidRPr="00CC642A" w:rsidRDefault="004415C3" w:rsidP="000D48F6">
      <w:pPr>
        <w:pStyle w:val="Sinespaciado"/>
        <w:jc w:val="both"/>
        <w:rPr>
          <w:sz w:val="24"/>
          <w:szCs w:val="24"/>
        </w:rPr>
      </w:pPr>
      <w:r w:rsidRPr="00CC642A">
        <w:rPr>
          <w:sz w:val="24"/>
          <w:szCs w:val="24"/>
        </w:rPr>
        <w:tab/>
        <w:t>Es un usuario que adquirió una cuenta apta para subir contenido al sistema.</w:t>
      </w:r>
      <w:bookmarkStart w:id="179" w:name="_Toc370160728"/>
    </w:p>
    <w:p w:rsidR="004415C3" w:rsidRPr="005938A2" w:rsidRDefault="004415C3" w:rsidP="000D48F6">
      <w:pPr>
        <w:pStyle w:val="Sinespaciado"/>
        <w:jc w:val="both"/>
        <w:rPr>
          <w:rStyle w:val="nfasisintenso"/>
        </w:rPr>
      </w:pPr>
      <w:r w:rsidRPr="005938A2">
        <w:rPr>
          <w:rStyle w:val="nfasisintenso"/>
        </w:rPr>
        <w:t>Usuario Administrador.</w:t>
      </w:r>
      <w:bookmarkEnd w:id="179"/>
    </w:p>
    <w:p w:rsidR="004415C3" w:rsidRPr="00CC642A" w:rsidRDefault="004415C3" w:rsidP="000D48F6">
      <w:pPr>
        <w:pStyle w:val="Sinespaciado"/>
        <w:jc w:val="both"/>
        <w:rPr>
          <w:sz w:val="24"/>
          <w:szCs w:val="24"/>
        </w:rPr>
      </w:pPr>
      <w:r w:rsidRPr="00CC642A">
        <w:rPr>
          <w:sz w:val="24"/>
          <w:szCs w:val="24"/>
        </w:rPr>
        <w:tab/>
        <w:t>Es el usuario encargado de administrar la págin</w:t>
      </w:r>
      <w:r w:rsidR="00CC642A">
        <w:rPr>
          <w:sz w:val="24"/>
          <w:szCs w:val="24"/>
        </w:rPr>
        <w:t xml:space="preserve">a, y de aprobar o desaprobar </w:t>
      </w:r>
      <w:r w:rsidR="00CC642A">
        <w:rPr>
          <w:sz w:val="24"/>
          <w:szCs w:val="24"/>
        </w:rPr>
        <w:tab/>
      </w:r>
      <w:r w:rsidR="00CC642A">
        <w:rPr>
          <w:sz w:val="24"/>
          <w:szCs w:val="24"/>
        </w:rPr>
        <w:tab/>
      </w:r>
      <w:r w:rsidRPr="00CC642A">
        <w:rPr>
          <w:sz w:val="24"/>
          <w:szCs w:val="24"/>
        </w:rPr>
        <w:t>contenidos, comentarios, y demás recursos del sistema.</w:t>
      </w:r>
      <w:bookmarkStart w:id="180" w:name="_Toc370160729"/>
    </w:p>
    <w:p w:rsidR="004415C3" w:rsidRPr="005938A2" w:rsidRDefault="004415C3" w:rsidP="000D48F6">
      <w:pPr>
        <w:spacing w:after="0" w:line="240" w:lineRule="auto"/>
        <w:jc w:val="both"/>
        <w:rPr>
          <w:rStyle w:val="nfasisintenso"/>
        </w:rPr>
      </w:pPr>
      <w:r w:rsidRPr="005938A2">
        <w:rPr>
          <w:rStyle w:val="nfasisintenso"/>
        </w:rPr>
        <w:t>Usuario Anónimo.</w:t>
      </w:r>
      <w:bookmarkEnd w:id="180"/>
    </w:p>
    <w:p w:rsidR="000D48F6" w:rsidRPr="00CC642A" w:rsidRDefault="004415C3" w:rsidP="000D48F6">
      <w:pPr>
        <w:jc w:val="both"/>
        <w:rPr>
          <w:sz w:val="24"/>
          <w:szCs w:val="24"/>
        </w:rPr>
      </w:pPr>
      <w:r w:rsidRPr="00552119">
        <w:rPr>
          <w:sz w:val="20"/>
          <w:szCs w:val="20"/>
        </w:rPr>
        <w:tab/>
      </w:r>
      <w:r w:rsidRPr="00CC642A">
        <w:rPr>
          <w:sz w:val="24"/>
          <w:szCs w:val="24"/>
        </w:rPr>
        <w:t xml:space="preserve">Es cualquier usuario que haya accedido al sistema, sin estar </w:t>
      </w:r>
      <w:r w:rsidR="000D48F6" w:rsidRPr="00CC642A">
        <w:rPr>
          <w:sz w:val="24"/>
          <w:szCs w:val="24"/>
        </w:rPr>
        <w:t>autenticado</w:t>
      </w:r>
      <w:r w:rsidR="00CC642A">
        <w:rPr>
          <w:sz w:val="24"/>
          <w:szCs w:val="24"/>
        </w:rPr>
        <w:t xml:space="preserve">. Este </w:t>
      </w:r>
      <w:r w:rsidR="00CC642A">
        <w:rPr>
          <w:sz w:val="24"/>
          <w:szCs w:val="24"/>
        </w:rPr>
        <w:tab/>
      </w:r>
      <w:r w:rsidR="00CC642A">
        <w:rPr>
          <w:sz w:val="24"/>
          <w:szCs w:val="24"/>
        </w:rPr>
        <w:tab/>
      </w:r>
      <w:r w:rsidRPr="00CC642A">
        <w:rPr>
          <w:sz w:val="24"/>
          <w:szCs w:val="24"/>
        </w:rPr>
        <w:t>usuario solo podrá ver listados de contenidos</w:t>
      </w:r>
      <w:r w:rsidR="00CC642A">
        <w:rPr>
          <w:sz w:val="24"/>
          <w:szCs w:val="24"/>
        </w:rPr>
        <w:t xml:space="preserve">. Sin posibilidad de adquirir, </w:t>
      </w:r>
      <w:r w:rsidRPr="00CC642A">
        <w:rPr>
          <w:sz w:val="24"/>
          <w:szCs w:val="24"/>
        </w:rPr>
        <w:tab/>
      </w:r>
      <w:r w:rsidRPr="00CC642A">
        <w:rPr>
          <w:sz w:val="24"/>
          <w:szCs w:val="24"/>
        </w:rPr>
        <w:tab/>
        <w:t xml:space="preserve">comentar o puntuar contenidos. </w:t>
      </w:r>
    </w:p>
    <w:p w:rsidR="000D48F6" w:rsidRPr="00552119" w:rsidRDefault="000D48F6" w:rsidP="00CC642A">
      <w:pPr>
        <w:pStyle w:val="Ttulo4"/>
      </w:pPr>
      <w:r>
        <w:t>Casos de uso</w:t>
      </w:r>
    </w:p>
    <w:p w:rsidR="004415C3" w:rsidRPr="00CC642A" w:rsidRDefault="004415C3" w:rsidP="00CC642A">
      <w:pPr>
        <w:pStyle w:val="Ttulo5"/>
        <w:rPr>
          <w:rStyle w:val="nfasis"/>
          <w:i w:val="0"/>
          <w:iCs w:val="0"/>
        </w:rPr>
      </w:pPr>
      <w:r w:rsidRPr="00CC642A">
        <w:rPr>
          <w:rStyle w:val="nfasis"/>
          <w:i w:val="0"/>
          <w:iCs w:val="0"/>
        </w:rPr>
        <w:t>Login</w:t>
      </w:r>
      <w:bookmarkEnd w:id="176"/>
    </w:p>
    <w:p w:rsidR="004415C3" w:rsidRPr="000D48F6" w:rsidRDefault="004415C3" w:rsidP="00A71AEB">
      <w:pPr>
        <w:jc w:val="both"/>
        <w:rPr>
          <w:sz w:val="24"/>
          <w:szCs w:val="24"/>
        </w:rPr>
      </w:pPr>
      <w:r w:rsidRPr="000D48F6">
        <w:rPr>
          <w:sz w:val="24"/>
          <w:szCs w:val="24"/>
        </w:rPr>
        <w:t>El usuario del Marketplace ingresa su nombre de usuario y su contraseña en él como resultado final, este termina logueado en el sistema.</w:t>
      </w:r>
      <w:bookmarkStart w:id="181" w:name="_Toc370160733"/>
    </w:p>
    <w:p w:rsidR="004415C3" w:rsidRPr="00FD7E03" w:rsidRDefault="004415C3" w:rsidP="00CC642A">
      <w:pPr>
        <w:pStyle w:val="Ttulo5"/>
        <w:rPr>
          <w:rStyle w:val="nfasis"/>
          <w:i w:val="0"/>
          <w:iCs w:val="0"/>
        </w:rPr>
      </w:pPr>
      <w:bookmarkStart w:id="182" w:name="_Toc373972371"/>
      <w:bookmarkStart w:id="183" w:name="_Toc374011556"/>
      <w:bookmarkStart w:id="184" w:name="_Toc374012102"/>
      <w:bookmarkStart w:id="185" w:name="_Toc374012240"/>
      <w:bookmarkEnd w:id="182"/>
      <w:bookmarkEnd w:id="183"/>
      <w:bookmarkEnd w:id="184"/>
      <w:bookmarkEnd w:id="185"/>
      <w:r w:rsidRPr="00FD7E03">
        <w:rPr>
          <w:rStyle w:val="nfasis"/>
          <w:i w:val="0"/>
          <w:iCs w:val="0"/>
        </w:rPr>
        <w:t>Salir del sistema</w:t>
      </w:r>
      <w:bookmarkEnd w:id="181"/>
    </w:p>
    <w:p w:rsidR="004415C3" w:rsidRPr="000D48F6" w:rsidRDefault="004415C3" w:rsidP="00A71AEB">
      <w:pPr>
        <w:jc w:val="both"/>
        <w:rPr>
          <w:sz w:val="24"/>
          <w:szCs w:val="24"/>
        </w:rPr>
      </w:pPr>
      <w:r w:rsidRPr="000D48F6">
        <w:rPr>
          <w:sz w:val="24"/>
          <w:szCs w:val="24"/>
        </w:rPr>
        <w:t>Este caso de uso permite cerrar la sesión iniciada por el usuario.</w:t>
      </w:r>
    </w:p>
    <w:p w:rsidR="004415C3" w:rsidRPr="00FD7E03" w:rsidRDefault="004415C3" w:rsidP="00A71AEB">
      <w:pPr>
        <w:pStyle w:val="Ttulo6"/>
        <w:jc w:val="both"/>
        <w:rPr>
          <w:rStyle w:val="nfasis"/>
          <w:i/>
          <w:iCs/>
        </w:rPr>
      </w:pPr>
      <w:bookmarkStart w:id="186" w:name="_Toc370160734"/>
      <w:r w:rsidRPr="00FD7E03">
        <w:rPr>
          <w:rStyle w:val="nfasis"/>
          <w:i/>
          <w:iCs/>
        </w:rPr>
        <w:t>Registro de usuario</w:t>
      </w:r>
      <w:bookmarkEnd w:id="186"/>
    </w:p>
    <w:p w:rsidR="004415C3" w:rsidRPr="000D48F6" w:rsidRDefault="004415C3" w:rsidP="00A71AEB">
      <w:pPr>
        <w:jc w:val="both"/>
        <w:rPr>
          <w:sz w:val="24"/>
          <w:szCs w:val="24"/>
        </w:rPr>
      </w:pPr>
      <w:r w:rsidRPr="000D48F6">
        <w:rPr>
          <w:sz w:val="24"/>
          <w:szCs w:val="24"/>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187" w:name="_Toc370160737"/>
      <w:r w:rsidRPr="00FD7E03">
        <w:rPr>
          <w:rStyle w:val="nfasis"/>
          <w:i/>
          <w:iCs/>
        </w:rPr>
        <w:t>Buscar contenidos</w:t>
      </w:r>
      <w:bookmarkEnd w:id="187"/>
    </w:p>
    <w:p w:rsidR="004415C3" w:rsidRPr="000D48F6" w:rsidRDefault="004415C3" w:rsidP="00A71AEB">
      <w:pPr>
        <w:spacing w:after="0" w:line="240" w:lineRule="auto"/>
        <w:jc w:val="both"/>
        <w:rPr>
          <w:sz w:val="24"/>
          <w:szCs w:val="24"/>
        </w:rPr>
      </w:pPr>
      <w:r w:rsidRPr="000D48F6">
        <w:rPr>
          <w:sz w:val="24"/>
          <w:szCs w:val="24"/>
        </w:rPr>
        <w:t>El actor ingresa uno o varios criterios de búsqueda y el sistema devuelve todos los contenidos que cumplan todos los criterios ingresados.</w:t>
      </w:r>
    </w:p>
    <w:p w:rsidR="004415C3" w:rsidRPr="000D48F6" w:rsidRDefault="004415C3" w:rsidP="00A71AEB">
      <w:pPr>
        <w:jc w:val="both"/>
        <w:rPr>
          <w:sz w:val="24"/>
          <w:szCs w:val="24"/>
        </w:rPr>
      </w:pPr>
      <w:r w:rsidRPr="000D48F6">
        <w:rPr>
          <w:sz w:val="24"/>
          <w:szCs w:val="24"/>
        </w:rPr>
        <w:t>Entre los criterios se encuentran, “tipo de contenido”, “categoría”, “precio”, “Contiene las palabras...”, entre otros.</w:t>
      </w:r>
    </w:p>
    <w:p w:rsidR="004415C3" w:rsidRPr="00F56F08" w:rsidRDefault="004415C3" w:rsidP="00A71AEB">
      <w:pPr>
        <w:pStyle w:val="Ttulo6"/>
        <w:jc w:val="both"/>
      </w:pPr>
      <w:bookmarkStart w:id="188" w:name="_Toc370160744"/>
      <w:r w:rsidRPr="00F56F08">
        <w:rPr>
          <w:rStyle w:val="nfasis"/>
          <w:i/>
          <w:iCs/>
        </w:rPr>
        <w:t>Subir contenido</w:t>
      </w:r>
      <w:bookmarkEnd w:id="188"/>
    </w:p>
    <w:p w:rsidR="004415C3" w:rsidRPr="000D48F6" w:rsidRDefault="004415C3" w:rsidP="00A71AEB">
      <w:pPr>
        <w:jc w:val="both"/>
        <w:rPr>
          <w:sz w:val="24"/>
          <w:szCs w:val="24"/>
        </w:rPr>
      </w:pPr>
      <w:r w:rsidRPr="000D48F6">
        <w:rPr>
          <w:sz w:val="24"/>
          <w:szCs w:val="24"/>
        </w:rPr>
        <w:t xml:space="preserve">El usuario </w:t>
      </w:r>
      <w:r w:rsidR="000D48F6">
        <w:rPr>
          <w:sz w:val="24"/>
          <w:szCs w:val="24"/>
        </w:rPr>
        <w:t>proveedor podrá</w:t>
      </w:r>
      <w:r w:rsidRPr="000D48F6">
        <w:rPr>
          <w:sz w:val="24"/>
          <w:szCs w:val="24"/>
        </w:rPr>
        <w:t xml:space="preserve"> entre otras cosas subir contenidos. De esta forma podrá elegir el archivo que desea subir</w:t>
      </w:r>
      <w:r w:rsidR="000D48F6">
        <w:rPr>
          <w:sz w:val="24"/>
          <w:szCs w:val="24"/>
        </w:rPr>
        <w:t xml:space="preserve"> junto con las fotos adjuntas que desee</w:t>
      </w:r>
      <w:r w:rsidRPr="000D48F6">
        <w:rPr>
          <w:sz w:val="24"/>
          <w:szCs w:val="24"/>
        </w:rPr>
        <w:t>, completar el formulario de ingreso y subir el contenido.</w:t>
      </w:r>
    </w:p>
    <w:p w:rsidR="004415C3" w:rsidRPr="00125FC1" w:rsidRDefault="004415C3" w:rsidP="00A71AEB">
      <w:pPr>
        <w:pStyle w:val="Ttulo6"/>
        <w:jc w:val="both"/>
      </w:pPr>
      <w:bookmarkStart w:id="189" w:name="_Toc370160746"/>
      <w:r w:rsidRPr="00125FC1">
        <w:rPr>
          <w:rStyle w:val="nfasis"/>
          <w:i/>
          <w:iCs/>
        </w:rPr>
        <w:lastRenderedPageBreak/>
        <w:t>Descargar contenido</w:t>
      </w:r>
      <w:bookmarkEnd w:id="189"/>
    </w:p>
    <w:p w:rsidR="004415C3" w:rsidRPr="000D48F6" w:rsidRDefault="004415C3" w:rsidP="00A71AEB">
      <w:pPr>
        <w:jc w:val="both"/>
        <w:rPr>
          <w:sz w:val="24"/>
          <w:szCs w:val="24"/>
        </w:rPr>
      </w:pPr>
      <w:r w:rsidRPr="000D48F6">
        <w:rPr>
          <w:sz w:val="24"/>
          <w:szCs w:val="24"/>
        </w:rPr>
        <w:t>El caso de uso permite descargar un contenido elegido por el actor.</w:t>
      </w:r>
    </w:p>
    <w:p w:rsidR="00DE25CA" w:rsidRPr="000D48F6" w:rsidRDefault="00DE25CA" w:rsidP="00DE25CA">
      <w:pPr>
        <w:jc w:val="both"/>
        <w:rPr>
          <w:rFonts w:cstheme="minorHAnsi"/>
          <w:i/>
          <w:sz w:val="24"/>
          <w:szCs w:val="24"/>
        </w:rPr>
      </w:pPr>
      <w:commentRangeStart w:id="190"/>
      <w:r w:rsidRPr="000D48F6">
        <w:rPr>
          <w:rFonts w:cstheme="minorHAnsi"/>
          <w:i/>
          <w:sz w:val="24"/>
          <w:szCs w:val="24"/>
        </w:rPr>
        <w:t xml:space="preserve">Los contratos de </w:t>
      </w:r>
      <w:r w:rsidR="00F57452" w:rsidRPr="000D48F6">
        <w:rPr>
          <w:rFonts w:cstheme="minorHAnsi"/>
          <w:i/>
          <w:sz w:val="24"/>
          <w:szCs w:val="24"/>
        </w:rPr>
        <w:t>la totalidad de los ca</w:t>
      </w:r>
      <w:r w:rsidR="00CC642A">
        <w:rPr>
          <w:rFonts w:cstheme="minorHAnsi"/>
          <w:i/>
          <w:sz w:val="24"/>
          <w:szCs w:val="24"/>
        </w:rPr>
        <w:t>s</w:t>
      </w:r>
      <w:r w:rsidR="00F57452" w:rsidRPr="000D48F6">
        <w:rPr>
          <w:rFonts w:cstheme="minorHAnsi"/>
          <w:i/>
          <w:sz w:val="24"/>
          <w:szCs w:val="24"/>
        </w:rPr>
        <w:t>os de uso definidos para el</w:t>
      </w:r>
      <w:r w:rsidRPr="000D48F6">
        <w:rPr>
          <w:rFonts w:cstheme="minorHAnsi"/>
          <w:i/>
          <w:sz w:val="24"/>
          <w:szCs w:val="24"/>
        </w:rPr>
        <w:t xml:space="preserve"> sistema se pueden consultar en el anexo </w:t>
      </w:r>
      <w:r w:rsidRPr="000D48F6">
        <w:rPr>
          <w:rStyle w:val="nfasis"/>
          <w:rFonts w:eastAsia="Times New Roman" w:cstheme="minorHAnsi"/>
          <w:i w:val="0"/>
          <w:sz w:val="24"/>
          <w:szCs w:val="24"/>
          <w:lang w:val="es-ES" w:eastAsia="zh-CN"/>
        </w:rPr>
        <w:t>[Ai] Documento de casos de uso</w:t>
      </w:r>
      <w:commentRangeEnd w:id="190"/>
      <w:r w:rsidR="00F57452" w:rsidRPr="000D48F6">
        <w:rPr>
          <w:rStyle w:val="Refdecomentario"/>
          <w:rFonts w:cstheme="minorHAnsi"/>
          <w:i/>
          <w:sz w:val="24"/>
          <w:szCs w:val="24"/>
          <w:lang w:val="es-ES" w:eastAsia="es-ES"/>
        </w:rPr>
        <w:commentReference w:id="190"/>
      </w:r>
    </w:p>
    <w:p w:rsidR="00977B63" w:rsidRDefault="00977B63" w:rsidP="00CC642A">
      <w:pPr>
        <w:pStyle w:val="Ttulo2"/>
      </w:pPr>
      <w:bookmarkStart w:id="191" w:name="_Toc374025629"/>
      <w:bookmarkStart w:id="192" w:name="_Toc374659748"/>
      <w:r>
        <w:t>Etapa de Diseño</w:t>
      </w:r>
      <w:bookmarkEnd w:id="191"/>
      <w:bookmarkEnd w:id="192"/>
    </w:p>
    <w:p w:rsidR="00977B63" w:rsidRPr="00CC642A" w:rsidRDefault="00977B63" w:rsidP="00CC642A">
      <w:pPr>
        <w:pStyle w:val="Textoindependiente"/>
        <w:jc w:val="both"/>
        <w:rPr>
          <w:sz w:val="24"/>
          <w:szCs w:val="24"/>
          <w:lang w:eastAsia="es-AR"/>
        </w:rPr>
      </w:pPr>
      <w:r w:rsidRPr="00CC642A">
        <w:rPr>
          <w:sz w:val="24"/>
          <w:szCs w:val="24"/>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CC642A" w:rsidRDefault="00977B63" w:rsidP="00CC642A">
      <w:pPr>
        <w:pStyle w:val="Textoindependiente"/>
        <w:jc w:val="both"/>
        <w:rPr>
          <w:sz w:val="24"/>
          <w:szCs w:val="24"/>
          <w:lang w:eastAsia="es-AR"/>
        </w:rPr>
      </w:pPr>
      <w:r w:rsidRPr="00CC642A">
        <w:rPr>
          <w:sz w:val="24"/>
          <w:szCs w:val="24"/>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CC642A" w:rsidRDefault="00977B63" w:rsidP="00CC642A">
      <w:pPr>
        <w:pStyle w:val="Textoindependiente"/>
        <w:jc w:val="both"/>
        <w:rPr>
          <w:sz w:val="24"/>
          <w:szCs w:val="24"/>
          <w:lang w:eastAsia="es-AR"/>
        </w:rPr>
      </w:pPr>
      <w:r w:rsidRPr="00CC642A">
        <w:rPr>
          <w:sz w:val="24"/>
          <w:szCs w:val="24"/>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93" w:name="_Toc374025630"/>
      <w:bookmarkStart w:id="194" w:name="_Toc374659749"/>
      <w:r>
        <w:t>El diseño de los datos</w:t>
      </w:r>
      <w:bookmarkEnd w:id="193"/>
      <w:bookmarkEnd w:id="194"/>
    </w:p>
    <w:p w:rsidR="00977B63" w:rsidRPr="00CC642A" w:rsidRDefault="00977B63" w:rsidP="00CC642A">
      <w:pPr>
        <w:pStyle w:val="Textoindependiente"/>
        <w:jc w:val="both"/>
        <w:rPr>
          <w:sz w:val="24"/>
          <w:szCs w:val="24"/>
          <w:lang w:eastAsia="es-AR"/>
        </w:rPr>
      </w:pPr>
      <w:r w:rsidRPr="00CC642A">
        <w:rPr>
          <w:sz w:val="24"/>
          <w:szCs w:val="24"/>
          <w:lang w:eastAsia="es-AR"/>
        </w:rPr>
        <w:t>En las siguientes secciones se detallará el Modelo Entidad-Relación</w:t>
      </w:r>
      <w:r w:rsidR="00CC642A">
        <w:rPr>
          <w:sz w:val="24"/>
          <w:szCs w:val="24"/>
          <w:lang w:eastAsia="es-AR"/>
        </w:rPr>
        <w:t xml:space="preserve"> </w:t>
      </w:r>
      <w:r w:rsidRPr="00CC642A">
        <w:rPr>
          <w:sz w:val="24"/>
          <w:szCs w:val="24"/>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CC642A" w:rsidRDefault="00977B63" w:rsidP="00CC642A">
      <w:pPr>
        <w:pStyle w:val="Textoindependiente"/>
        <w:jc w:val="both"/>
        <w:rPr>
          <w:sz w:val="24"/>
          <w:szCs w:val="24"/>
          <w:lang w:eastAsia="es-AR"/>
        </w:rPr>
      </w:pPr>
      <w:r w:rsidRPr="00CC642A">
        <w:rPr>
          <w:sz w:val="24"/>
          <w:szCs w:val="24"/>
          <w:lang w:eastAsia="es-AR"/>
        </w:rPr>
        <w:t>Para cada entidad detectada, se da una breve de</w:t>
      </w:r>
      <w:r w:rsidR="00CC642A">
        <w:rPr>
          <w:sz w:val="24"/>
          <w:szCs w:val="24"/>
          <w:lang w:eastAsia="es-AR"/>
        </w:rPr>
        <w:t xml:space="preserve">scripción </w:t>
      </w:r>
      <w:r w:rsidRPr="00CC642A">
        <w:rPr>
          <w:sz w:val="24"/>
          <w:szCs w:val="24"/>
          <w:lang w:eastAsia="es-AR"/>
        </w:rPr>
        <w:t xml:space="preserve">así como la clase correspondiente (mapeada) a nivel de la aplicación. Para el desarrollo de este apartado se omiten detalles estructurales, de restricciones y asociaciones del modelo de datos para una mayor claridad. </w:t>
      </w:r>
      <w:r w:rsidR="00040FFC">
        <w:rPr>
          <w:sz w:val="24"/>
          <w:szCs w:val="24"/>
          <w:lang w:eastAsia="es-AR"/>
        </w:rPr>
        <w:t>Por mayor detalle sobre el presente tema consultar el anexo</w:t>
      </w:r>
      <w:commentRangeStart w:id="195"/>
      <w:r w:rsidR="00040FFC">
        <w:rPr>
          <w:sz w:val="24"/>
          <w:szCs w:val="24"/>
          <w:lang w:eastAsia="es-AR"/>
        </w:rPr>
        <w:t xml:space="preserve"> A[x] Modelo de datos.</w:t>
      </w:r>
      <w:commentRangeEnd w:id="195"/>
      <w:r w:rsidR="00040FFC">
        <w:rPr>
          <w:rStyle w:val="Refdecomentario"/>
          <w:lang w:val="es-ES" w:eastAsia="es-ES"/>
        </w:rPr>
        <w:commentReference w:id="195"/>
      </w:r>
    </w:p>
    <w:p w:rsidR="00977B63" w:rsidRDefault="00977B63" w:rsidP="00977B63">
      <w:pPr>
        <w:jc w:val="both"/>
        <w:rPr>
          <w:rFonts w:asciiTheme="majorHAnsi" w:eastAsiaTheme="majorEastAsia" w:hAnsiTheme="majorHAnsi" w:cstheme="majorBidi"/>
          <w:b/>
          <w:bCs/>
          <w:i/>
          <w:iCs/>
          <w:color w:val="46464A" w:themeColor="text2"/>
        </w:rPr>
      </w:pPr>
      <w:r>
        <w:br w:type="page"/>
      </w:r>
    </w:p>
    <w:p w:rsidR="00355E23" w:rsidRPr="003E1BE3" w:rsidRDefault="00355E23" w:rsidP="00355E23">
      <w:pPr>
        <w:pStyle w:val="Ttulo4"/>
        <w:rPr>
          <w:rFonts w:cstheme="minorHAnsi"/>
        </w:rPr>
      </w:pPr>
      <w:r>
        <w:lastRenderedPageBreak/>
        <w:t>Modelo Entidad-Relación</w:t>
      </w:r>
    </w:p>
    <w:p w:rsidR="00355E23" w:rsidRDefault="00355E23" w:rsidP="00355E23">
      <w:pPr>
        <w:pStyle w:val="Ttulo3"/>
      </w:pPr>
      <w:bookmarkStart w:id="196" w:name="_Toc374025631"/>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96"/>
    </w:p>
    <w:p w:rsidR="00355E23" w:rsidRDefault="00355E23" w:rsidP="00355E23">
      <w:pPr>
        <w:pStyle w:val="Ttulo3"/>
      </w:pPr>
    </w:p>
    <w:p w:rsidR="00355E23" w:rsidRPr="00355E23" w:rsidRDefault="00355E23" w:rsidP="00355E23">
      <w:pPr>
        <w:pStyle w:val="Ttulo4"/>
      </w:pPr>
      <w:r w:rsidRPr="00355E23">
        <w:t>Modelo de base de datos</w:t>
      </w:r>
    </w:p>
    <w:p w:rsidR="00355E23" w:rsidRDefault="00355E23" w:rsidP="00355E23">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5A4FCC" w:rsidRDefault="005A4FCC" w:rsidP="00977B63">
      <w:pPr>
        <w:pStyle w:val="Ttulo3"/>
      </w:pPr>
      <w:bookmarkStart w:id="197" w:name="_Toc374025632"/>
    </w:p>
    <w:p w:rsidR="00977B63" w:rsidRDefault="00977B63" w:rsidP="00977B63">
      <w:pPr>
        <w:pStyle w:val="Ttulo3"/>
      </w:pPr>
      <w:bookmarkStart w:id="198" w:name="_Toc374659750"/>
      <w:r>
        <w:t>El diseño arquitectónico</w:t>
      </w:r>
      <w:bookmarkEnd w:id="197"/>
      <w:bookmarkEnd w:id="198"/>
    </w:p>
    <w:p w:rsidR="00977B63" w:rsidRPr="008727AD" w:rsidRDefault="008727AD" w:rsidP="008727AD">
      <w:pPr>
        <w:pStyle w:val="Textoindependiente"/>
        <w:jc w:val="both"/>
        <w:rPr>
          <w:sz w:val="24"/>
          <w:szCs w:val="24"/>
          <w:lang w:val="es-ES" w:eastAsia="es-ES"/>
        </w:rPr>
      </w:pPr>
      <w:r w:rsidRPr="008727AD">
        <w:rPr>
          <w:sz w:val="24"/>
          <w:szCs w:val="24"/>
          <w:lang w:val="es-ES" w:eastAsia="es-ES"/>
        </w:rPr>
        <w:t>La etapa de diseño de</w:t>
      </w:r>
      <w:r w:rsidR="00977B63" w:rsidRPr="008727AD">
        <w:rPr>
          <w:sz w:val="24"/>
          <w:szCs w:val="24"/>
          <w:lang w:val="es-ES" w:eastAsia="es-ES"/>
        </w:rPr>
        <w:t xml:space="preserve"> la arquitectura </w:t>
      </w:r>
      <w:r w:rsidRPr="008727AD">
        <w:rPr>
          <w:sz w:val="24"/>
          <w:szCs w:val="24"/>
          <w:lang w:val="es-ES" w:eastAsia="es-ES"/>
        </w:rPr>
        <w:t>pretende describir el sistema</w:t>
      </w:r>
      <w:r w:rsidR="00977B63" w:rsidRPr="008727AD">
        <w:rPr>
          <w:sz w:val="24"/>
          <w:szCs w:val="24"/>
          <w:lang w:val="es-ES" w:eastAsia="es-ES"/>
        </w:rPr>
        <w:t xml:space="preserve">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8727AD" w:rsidRDefault="00977B63" w:rsidP="008727AD">
      <w:pPr>
        <w:pStyle w:val="Textoindependiente"/>
        <w:jc w:val="both"/>
        <w:rPr>
          <w:sz w:val="24"/>
          <w:szCs w:val="24"/>
          <w:lang w:val="es-ES" w:eastAsia="es-ES"/>
        </w:rPr>
      </w:pPr>
      <w:r w:rsidRPr="008727AD">
        <w:rPr>
          <w:sz w:val="24"/>
          <w:szCs w:val="24"/>
          <w:lang w:val="es-ES" w:eastAsia="es-ES"/>
        </w:rPr>
        <w:lastRenderedPageBreak/>
        <w:t xml:space="preserve">Dado que en el desarrollo de la </w:t>
      </w:r>
      <w:r w:rsidR="005A4FCC">
        <w:rPr>
          <w:sz w:val="24"/>
          <w:szCs w:val="24"/>
          <w:lang w:val="es-ES" w:eastAsia="es-ES"/>
        </w:rPr>
        <w:t>e</w:t>
      </w:r>
      <w:r w:rsidRPr="008727AD">
        <w:rPr>
          <w:sz w:val="24"/>
          <w:szCs w:val="24"/>
          <w:lang w:val="es-ES" w:eastAsia="es-ES"/>
        </w:rPr>
        <w:t xml:space="preserve">tapa de análisis en el presente documento se especificó el Modelo de dominio de la solución, </w:t>
      </w:r>
      <w:r w:rsidR="005A4FCC">
        <w:rPr>
          <w:sz w:val="24"/>
          <w:szCs w:val="24"/>
          <w:lang w:val="es-ES" w:eastAsia="es-ES"/>
        </w:rPr>
        <w:t>se obviará</w:t>
      </w:r>
      <w:r w:rsidRPr="008727AD">
        <w:rPr>
          <w:sz w:val="24"/>
          <w:szCs w:val="24"/>
          <w:lang w:val="es-ES" w:eastAsia="es-ES"/>
        </w:rPr>
        <w:t xml:space="preserve"> presentarlo nuevamente (</w:t>
      </w:r>
      <w:commentRangeStart w:id="199"/>
      <w:r w:rsidRPr="008727AD">
        <w:rPr>
          <w:sz w:val="24"/>
          <w:szCs w:val="24"/>
          <w:lang w:val="es-ES" w:eastAsia="es-ES"/>
        </w:rPr>
        <w:t>Imagen</w:t>
      </w:r>
      <w:commentRangeEnd w:id="199"/>
      <w:r w:rsidRPr="008727AD">
        <w:rPr>
          <w:sz w:val="24"/>
          <w:szCs w:val="24"/>
        </w:rPr>
        <w:commentReference w:id="199"/>
      </w:r>
      <w:r w:rsidRPr="008727AD">
        <w:rPr>
          <w:sz w:val="24"/>
          <w:szCs w:val="24"/>
          <w:lang w:val="es-ES" w:eastAsia="es-ES"/>
        </w:rPr>
        <w:t>).</w:t>
      </w:r>
    </w:p>
    <w:p w:rsidR="00977B63" w:rsidRPr="000B03AB" w:rsidRDefault="00977B63" w:rsidP="00977B63">
      <w:pPr>
        <w:pStyle w:val="Ttulo4"/>
      </w:pPr>
      <w:bookmarkStart w:id="200" w:name="_Toc373788968"/>
      <w:r>
        <w:t>Vista de C</w:t>
      </w:r>
      <w:r w:rsidRPr="000B03AB">
        <w:t xml:space="preserve">asos de </w:t>
      </w:r>
      <w:r>
        <w:t>U</w:t>
      </w:r>
      <w:r w:rsidRPr="000B03AB">
        <w:t>so</w:t>
      </w:r>
      <w:bookmarkEnd w:id="200"/>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de Casos de uso tiene como objetivo presentar un subconjunto del total de los casos de uso de</w:t>
      </w:r>
      <w:r w:rsidR="005A4FCC" w:rsidRPr="005A4FCC">
        <w:rPr>
          <w:sz w:val="24"/>
          <w:szCs w:val="24"/>
          <w:lang w:val="es-ES" w:eastAsia="es-ES"/>
        </w:rPr>
        <w:t xml:space="preserve">finidos para el sistema a los cuales se llamará </w:t>
      </w:r>
      <w:r w:rsidRPr="005A4FCC">
        <w:rPr>
          <w:sz w:val="24"/>
          <w:szCs w:val="24"/>
          <w:lang w:val="es-ES" w:eastAsia="es-ES"/>
        </w:rPr>
        <w:t>“casos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Los casos de uso críticos para la arquitectura del sistema fueron prototipados en una etapa temprana del desarrollo del sistema con el fin de validar la arquitectura.</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En el caso del servidor web se consideraron como casos de uso críticos los siguientes:</w:t>
      </w:r>
    </w:p>
    <w:p w:rsidR="00977B63" w:rsidRPr="005A4FCC" w:rsidRDefault="00977B63" w:rsidP="005A4FCC">
      <w:pPr>
        <w:pStyle w:val="Prrafodelista"/>
        <w:numPr>
          <w:ilvl w:val="0"/>
          <w:numId w:val="23"/>
        </w:numPr>
        <w:jc w:val="both"/>
        <w:rPr>
          <w:sz w:val="24"/>
          <w:szCs w:val="24"/>
        </w:rPr>
      </w:pPr>
      <w:r w:rsidRPr="005A4FCC">
        <w:rPr>
          <w:sz w:val="24"/>
          <w:szCs w:val="24"/>
        </w:rPr>
        <w:t>Login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Buscar contenidos mediante la interfaz web.</w:t>
      </w:r>
    </w:p>
    <w:p w:rsidR="00977B63" w:rsidRPr="005A4FCC" w:rsidRDefault="00977B63" w:rsidP="005A4FCC">
      <w:pPr>
        <w:pStyle w:val="Prrafodelista"/>
        <w:numPr>
          <w:ilvl w:val="0"/>
          <w:numId w:val="23"/>
        </w:numPr>
        <w:jc w:val="both"/>
        <w:rPr>
          <w:sz w:val="24"/>
          <w:szCs w:val="24"/>
        </w:rPr>
      </w:pPr>
      <w:r w:rsidRPr="005A4FCC">
        <w:rPr>
          <w:sz w:val="24"/>
          <w:szCs w:val="24"/>
        </w:rPr>
        <w:t>Logout de la aplicación web.</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Considerando los criterios para la elección de casos de uso críticos, los mismos para la aplicación móvil fueron:</w:t>
      </w:r>
    </w:p>
    <w:p w:rsidR="00977B63" w:rsidRPr="005A4FCC" w:rsidRDefault="00977B63" w:rsidP="005A4FCC">
      <w:pPr>
        <w:pStyle w:val="Prrafodelista"/>
        <w:numPr>
          <w:ilvl w:val="0"/>
          <w:numId w:val="24"/>
        </w:numPr>
        <w:ind w:left="360"/>
        <w:jc w:val="both"/>
        <w:rPr>
          <w:sz w:val="24"/>
          <w:szCs w:val="24"/>
        </w:rPr>
      </w:pPr>
      <w:r w:rsidRPr="005A4FCC">
        <w:rPr>
          <w:sz w:val="24"/>
          <w:szCs w:val="24"/>
        </w:rPr>
        <w:t>Login mediante la aplicación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Buscar contenidos mediante la interfaz móvil.</w:t>
      </w:r>
    </w:p>
    <w:p w:rsidR="00977B63" w:rsidRPr="005A4FCC" w:rsidRDefault="00977B63" w:rsidP="005A4FCC">
      <w:pPr>
        <w:pStyle w:val="Prrafodelista"/>
        <w:numPr>
          <w:ilvl w:val="0"/>
          <w:numId w:val="24"/>
        </w:numPr>
        <w:ind w:left="360"/>
        <w:jc w:val="both"/>
        <w:rPr>
          <w:sz w:val="24"/>
          <w:szCs w:val="24"/>
        </w:rPr>
      </w:pPr>
      <w:r w:rsidRPr="005A4FCC">
        <w:rPr>
          <w:sz w:val="24"/>
          <w:szCs w:val="24"/>
        </w:rPr>
        <w:t>Logout de la aplicación móvil.</w:t>
      </w:r>
    </w:p>
    <w:p w:rsidR="00977B63" w:rsidRPr="005A4FCC" w:rsidRDefault="00977B63" w:rsidP="005A4FCC">
      <w:pPr>
        <w:pStyle w:val="Textoindependiente"/>
        <w:jc w:val="both"/>
        <w:rPr>
          <w:sz w:val="24"/>
          <w:szCs w:val="24"/>
          <w:lang w:val="es-ES" w:eastAsia="es-ES"/>
        </w:rPr>
      </w:pPr>
      <w:r w:rsidRPr="005A4FCC">
        <w:rPr>
          <w:sz w:val="24"/>
          <w:szCs w:val="24"/>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_tradnl" w:eastAsia="es-ES_tradnl"/>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01" w:name="_Toc373788973"/>
      <w:r w:rsidRPr="000B03AB">
        <w:t>Vista Lógica</w:t>
      </w:r>
      <w:bookmarkEnd w:id="201"/>
    </w:p>
    <w:p w:rsidR="00977B63" w:rsidRPr="005A4FCC" w:rsidRDefault="00977B63" w:rsidP="005A4FCC">
      <w:pPr>
        <w:pStyle w:val="Textoindependiente"/>
        <w:jc w:val="both"/>
        <w:rPr>
          <w:sz w:val="24"/>
          <w:szCs w:val="24"/>
          <w:lang w:val="es-ES" w:eastAsia="es-ES"/>
        </w:rPr>
      </w:pPr>
      <w:r w:rsidRPr="005A4FCC">
        <w:rPr>
          <w:sz w:val="24"/>
          <w:szCs w:val="24"/>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202" w:name="_Toc373788975"/>
      <w:r w:rsidRPr="00977B63">
        <w:rPr>
          <w:rFonts w:eastAsiaTheme="minorEastAsia" w:cstheme="minorBidi"/>
          <w:color w:val="auto"/>
          <w:sz w:val="20"/>
          <w:szCs w:val="20"/>
        </w:rPr>
        <w:t>Estilo arquitectónico</w:t>
      </w:r>
      <w:bookmarkEnd w:id="202"/>
    </w:p>
    <w:p w:rsidR="00977B63" w:rsidRPr="005A4FCC" w:rsidRDefault="00977B63" w:rsidP="005A4FCC">
      <w:pPr>
        <w:pStyle w:val="Textoindependiente"/>
        <w:jc w:val="both"/>
        <w:rPr>
          <w:sz w:val="24"/>
          <w:szCs w:val="24"/>
          <w:lang w:val="es-ES" w:eastAsia="es-ES"/>
        </w:rPr>
      </w:pPr>
      <w:r w:rsidRPr="005A4FCC">
        <w:rPr>
          <w:sz w:val="24"/>
          <w:szCs w:val="24"/>
          <w:lang w:val="es-ES" w:eastAsia="es-ES"/>
        </w:rPr>
        <w:t>El estilo arquitectónico adoptado para el desarrollo de la solución es el de Capas Estrictas, donde cada capa consume interfaces (tiene visibilidad) de su inmediata inferior. En la siguiente imagen (</w:t>
      </w:r>
      <w:commentRangeStart w:id="203"/>
      <w:r w:rsidRPr="005A4FCC">
        <w:rPr>
          <w:sz w:val="24"/>
          <w:szCs w:val="24"/>
          <w:lang w:val="es-ES" w:eastAsia="es-ES"/>
        </w:rPr>
        <w:t>todo</w:t>
      </w:r>
      <w:commentRangeEnd w:id="203"/>
      <w:r w:rsidRPr="005A4FCC">
        <w:rPr>
          <w:sz w:val="24"/>
          <w:szCs w:val="24"/>
        </w:rPr>
        <w:commentReference w:id="203"/>
      </w:r>
      <w:r w:rsidRPr="005A4FCC">
        <w:rPr>
          <w:sz w:val="24"/>
          <w:szCs w:val="24"/>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_tradnl" w:eastAsia="es-ES_tradnl"/>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204" w:name="_Toc373788976"/>
      <w:r w:rsidRPr="000B03AB">
        <w:lastRenderedPageBreak/>
        <w:t>Subsistemas de la arquitectura</w:t>
      </w:r>
      <w:bookmarkEnd w:id="204"/>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esta sección se da</w:t>
      </w:r>
      <w:r w:rsidR="00967B28">
        <w:rPr>
          <w:sz w:val="24"/>
          <w:szCs w:val="24"/>
          <w:lang w:val="es-ES" w:eastAsia="es-ES"/>
        </w:rPr>
        <w:t>rá una breve introducción cada s</w:t>
      </w:r>
      <w:r w:rsidRPr="00967B28">
        <w:rPr>
          <w:sz w:val="24"/>
          <w:szCs w:val="24"/>
          <w:lang w:val="es-ES" w:eastAsia="es-ES"/>
        </w:rPr>
        <w:t>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La capa de presentación contiene los componentes de la aplicación que conforman la interfaz de usuario y manejan las interacciones con los mismos.</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 xml:space="preserve">Considerando que la aplicación a desarrollar constará tanto de un modulo web como un modulo móvil, vale destacar algunas particularidades. En el caso de la aplicación web la </w:t>
      </w:r>
      <w:r w:rsidR="00967B28">
        <w:rPr>
          <w:sz w:val="24"/>
          <w:szCs w:val="24"/>
          <w:lang w:val="es-ES" w:eastAsia="es-ES"/>
        </w:rPr>
        <w:t>c</w:t>
      </w:r>
      <w:r w:rsidRPr="00967B28">
        <w:rPr>
          <w:sz w:val="24"/>
          <w:szCs w:val="24"/>
          <w:lang w:val="es-ES" w:eastAsia="es-ES"/>
        </w:rPr>
        <w:t>apa de presentación estará compuesta por paginas html5, librerías de estilos así como la lógica necesaria para la invocación de los web services</w:t>
      </w:r>
      <w:r w:rsidR="00967B28">
        <w:rPr>
          <w:sz w:val="24"/>
          <w:szCs w:val="24"/>
          <w:lang w:val="es-ES" w:eastAsia="es-ES"/>
        </w:rPr>
        <w:t xml:space="preserve"> </w:t>
      </w:r>
      <w:r w:rsidRPr="00967B28">
        <w:rPr>
          <w:sz w:val="24"/>
          <w:szCs w:val="24"/>
          <w:lang w:val="es-ES" w:eastAsia="es-ES"/>
        </w:rPr>
        <w:t xml:space="preserve">rest expuestos por la capa de servicios (lógica de presentación mayormente conformada por componentes JQuery). </w:t>
      </w:r>
    </w:p>
    <w:p w:rsidR="00977B63" w:rsidRPr="00967B28" w:rsidRDefault="00977B63" w:rsidP="00967B28">
      <w:pPr>
        <w:pStyle w:val="Textoindependiente"/>
        <w:jc w:val="both"/>
        <w:rPr>
          <w:sz w:val="24"/>
          <w:szCs w:val="24"/>
          <w:lang w:val="es-ES" w:eastAsia="es-ES"/>
        </w:rPr>
      </w:pPr>
      <w:r w:rsidRPr="00967B28">
        <w:rPr>
          <w:sz w:val="24"/>
          <w:szCs w:val="24"/>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B449C1" w:rsidRPr="00B449C1" w:rsidRDefault="00B449C1" w:rsidP="00B449C1">
      <w:pPr>
        <w:tabs>
          <w:tab w:val="left" w:pos="1708"/>
        </w:tabs>
        <w:jc w:val="both"/>
        <w:rPr>
          <w:sz w:val="24"/>
          <w:szCs w:val="24"/>
        </w:rPr>
      </w:pPr>
      <w:r w:rsidRPr="00B449C1">
        <w:rPr>
          <w:sz w:val="24"/>
          <w:szCs w:val="24"/>
        </w:rPr>
        <w:t>Para la presentación de los datos en el dispositivo móvil Android incorpora en su arquitectura la capa Libreries. Esta contiene dentro librerías nativas que permiten representar contenido grafico (OpenGL), reproducir distintos formatos multimedia (</w:t>
      </w:r>
      <w:commentRangeStart w:id="205"/>
      <w:r w:rsidRPr="00B449C1">
        <w:rPr>
          <w:sz w:val="24"/>
          <w:szCs w:val="24"/>
        </w:rPr>
        <w:t>Media Framework</w:t>
      </w:r>
      <w:commentRangeEnd w:id="205"/>
      <w:r w:rsidRPr="00B449C1">
        <w:rPr>
          <w:rStyle w:val="Refdecomentario"/>
          <w:sz w:val="24"/>
          <w:szCs w:val="24"/>
          <w:lang w:val="es-ES" w:eastAsia="es-ES"/>
        </w:rPr>
        <w:commentReference w:id="205"/>
      </w:r>
      <w:r w:rsidRPr="00B449C1">
        <w:rPr>
          <w:sz w:val="24"/>
          <w:szCs w:val="24"/>
        </w:rPr>
        <w:t>) y gestionar la composición de las ventanas (</w:t>
      </w:r>
      <w:commentRangeStart w:id="206"/>
      <w:r w:rsidRPr="00B449C1">
        <w:rPr>
          <w:sz w:val="24"/>
          <w:szCs w:val="24"/>
        </w:rPr>
        <w:t>Surface Manager</w:t>
      </w:r>
      <w:commentRangeEnd w:id="206"/>
      <w:r w:rsidRPr="00B449C1">
        <w:rPr>
          <w:rStyle w:val="Refdecomentario"/>
          <w:sz w:val="24"/>
          <w:szCs w:val="24"/>
          <w:lang w:val="es-ES" w:eastAsia="es-ES"/>
        </w:rPr>
        <w:commentReference w:id="206"/>
      </w:r>
      <w:r w:rsidRPr="00B449C1">
        <w:rPr>
          <w:sz w:val="24"/>
          <w:szCs w:val="24"/>
        </w:rPr>
        <w:t xml:space="preserve">). </w:t>
      </w:r>
    </w:p>
    <w:p w:rsidR="00977B63" w:rsidRPr="000B03AB" w:rsidRDefault="00977B63" w:rsidP="00977B63">
      <w:pPr>
        <w:pStyle w:val="Ttulo4"/>
      </w:pPr>
      <w:r w:rsidRPr="000B03AB">
        <w:t>Capa de Servicios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Capa de Servicios tiene como finalidad ofrecer un subconjunto de la lógica de negocio a clientes remotos, como pueden ser pa</w:t>
      </w:r>
      <w:r w:rsidR="001A7558" w:rsidRPr="00040CC5">
        <w:rPr>
          <w:sz w:val="24"/>
          <w:szCs w:val="24"/>
          <w:lang w:val="es-ES" w:eastAsia="es-ES"/>
        </w:rPr>
        <w:t>ginas HTML a través de pedidos A</w:t>
      </w:r>
      <w:r w:rsidRPr="00040CC5">
        <w:rPr>
          <w:sz w:val="24"/>
          <w:szCs w:val="24"/>
          <w:lang w:val="es-ES" w:eastAsia="es-ES"/>
        </w:rPr>
        <w:t>jax o la aplicación móvil para la recarga de contenidos. Dichos servicios serán expuestos a través de Servicios Web REST utilizando las tecnologías JAX-RS (implementación particular: RestEasy).</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 xml:space="preserve">En el caso de la aplicación móvil, la capa de servicios se encarga de consumir los servicios REST expuestos por el servidor principal utilizando </w:t>
      </w:r>
      <w:r w:rsidR="0054268A" w:rsidRPr="00040CC5">
        <w:rPr>
          <w:sz w:val="24"/>
          <w:szCs w:val="24"/>
          <w:lang w:val="es-ES" w:eastAsia="es-ES"/>
        </w:rPr>
        <w:t>el</w:t>
      </w:r>
      <w:r w:rsidRPr="00040CC5">
        <w:rPr>
          <w:sz w:val="24"/>
          <w:szCs w:val="24"/>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_tradnl" w:eastAsia="es-ES_tradnl"/>
        </w:rPr>
        <w:lastRenderedPageBreak/>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Pr="000B03AB" w:rsidRDefault="00977B63" w:rsidP="00977B63">
      <w:pPr>
        <w:pStyle w:val="Ttulo4"/>
      </w:pPr>
      <w:r w:rsidRPr="000B03AB">
        <w:t>Capa de Negocio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_tradnl" w:eastAsia="es-ES_tradnl"/>
        </w:rPr>
        <w:drawing>
          <wp:inline distT="0" distB="0" distL="0" distR="0">
            <wp:extent cx="3090703" cy="2955341"/>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l="1235" t="2015" r="2116" b="2015"/>
                    <a:stretch>
                      <a:fillRect/>
                    </a:stretch>
                  </pic:blipFill>
                  <pic:spPr bwMode="auto">
                    <a:xfrm>
                      <a:off x="0" y="0"/>
                      <a:ext cx="3096464" cy="2960849"/>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lastRenderedPageBreak/>
        <w:t xml:space="preserve">Capa de </w:t>
      </w:r>
      <w:r>
        <w:t>Persistencia</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040CC5" w:rsidRDefault="00977B63" w:rsidP="00040CC5">
      <w:pPr>
        <w:pStyle w:val="Textoindependiente"/>
        <w:jc w:val="both"/>
        <w:rPr>
          <w:sz w:val="24"/>
          <w:szCs w:val="24"/>
          <w:lang w:val="es-ES" w:eastAsia="es-ES"/>
        </w:rPr>
      </w:pPr>
      <w:r w:rsidRPr="00040CC5">
        <w:rPr>
          <w:sz w:val="24"/>
          <w:szCs w:val="24"/>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_tradnl" w:eastAsia="es-ES_tradnl"/>
        </w:rPr>
        <w:drawing>
          <wp:inline distT="0" distB="0" distL="0" distR="0">
            <wp:extent cx="2755398" cy="2947292"/>
            <wp:effectExtent l="19050" t="0" r="6852"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756713" cy="294869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07" w:name="_Toc373788977"/>
      <w:r w:rsidRPr="000B03AB">
        <w:t>Diagramas de Interacción</w:t>
      </w:r>
      <w:bookmarkEnd w:id="207"/>
    </w:p>
    <w:p w:rsidR="00977B63" w:rsidRPr="00F6067B" w:rsidRDefault="00977B63" w:rsidP="00F6067B">
      <w:pPr>
        <w:pStyle w:val="Textoindependiente"/>
        <w:jc w:val="both"/>
        <w:rPr>
          <w:sz w:val="24"/>
          <w:szCs w:val="24"/>
          <w:lang w:val="es-ES" w:eastAsia="es-ES"/>
        </w:rPr>
      </w:pPr>
      <w:r w:rsidRPr="00F6067B">
        <w:rPr>
          <w:sz w:val="24"/>
          <w:szCs w:val="24"/>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Por mayor claridad del documento, a continuación se presentan los Diagramas de secuencia del sistema para dos de los casos de uso críticos, en caso de interés referirse al anexo (</w:t>
      </w:r>
      <w:commentRangeStart w:id="208"/>
      <w:r w:rsidR="00F6067B">
        <w:rPr>
          <w:sz w:val="24"/>
          <w:szCs w:val="24"/>
          <w:lang w:val="es-ES" w:eastAsia="es-ES"/>
        </w:rPr>
        <w:t>A[x] Documento de diseño</w:t>
      </w:r>
      <w:commentRangeEnd w:id="208"/>
      <w:r w:rsidR="00F6067B">
        <w:rPr>
          <w:rStyle w:val="Refdecomentario"/>
          <w:lang w:val="es-ES" w:eastAsia="es-ES"/>
        </w:rPr>
        <w:commentReference w:id="208"/>
      </w:r>
      <w:r w:rsidRPr="00F6067B">
        <w:rPr>
          <w:sz w:val="24"/>
          <w:szCs w:val="24"/>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_tradnl" w:eastAsia="es-ES_tradnl"/>
        </w:rPr>
        <w:lastRenderedPageBreak/>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09" w:name="_Toc373788978"/>
      <w:r w:rsidRPr="000B03AB">
        <w:t>Vista de Deployment</w:t>
      </w:r>
      <w:bookmarkEnd w:id="209"/>
    </w:p>
    <w:p w:rsidR="00977B63" w:rsidRPr="00F6067B" w:rsidRDefault="00977B63" w:rsidP="00F6067B">
      <w:pPr>
        <w:pStyle w:val="Textoindependiente"/>
        <w:jc w:val="both"/>
        <w:rPr>
          <w:sz w:val="24"/>
          <w:szCs w:val="24"/>
          <w:lang w:val="es-ES" w:eastAsia="es-ES"/>
        </w:rPr>
      </w:pPr>
      <w:r w:rsidRPr="00F6067B">
        <w:rPr>
          <w:sz w:val="24"/>
          <w:szCs w:val="24"/>
          <w:lang w:val="es-ES" w:eastAsia="es-ES"/>
        </w:rPr>
        <w:t>La Vista de Deployment o Vista de Distribución del sistema permite visualizar los posibles escenarios de asignación de componentes lógicos de la aplicación en diferentes nodos físicos o tiers.</w:t>
      </w:r>
    </w:p>
    <w:p w:rsidR="00977B63" w:rsidRPr="00F6067B" w:rsidRDefault="00977B63" w:rsidP="00F6067B">
      <w:pPr>
        <w:pStyle w:val="Textoindependiente"/>
        <w:jc w:val="both"/>
        <w:rPr>
          <w:sz w:val="24"/>
          <w:szCs w:val="24"/>
          <w:lang w:val="es-ES" w:eastAsia="es-ES"/>
        </w:rPr>
      </w:pPr>
      <w:r w:rsidRPr="00F6067B">
        <w:rPr>
          <w:sz w:val="24"/>
          <w:szCs w:val="24"/>
          <w:lang w:val="es-ES" w:eastAsia="es-ES"/>
        </w:rPr>
        <w:t xml:space="preserve">En el caso del Marketplace a implementar </w:t>
      </w:r>
      <w:r w:rsidR="00F6067B" w:rsidRPr="00F6067B">
        <w:rPr>
          <w:sz w:val="24"/>
          <w:szCs w:val="24"/>
          <w:lang w:val="es-ES" w:eastAsia="es-ES"/>
        </w:rPr>
        <w:t xml:space="preserve">se </w:t>
      </w:r>
      <w:r w:rsidRPr="00F6067B">
        <w:rPr>
          <w:sz w:val="24"/>
          <w:szCs w:val="24"/>
          <w:lang w:val="es-ES" w:eastAsia="es-ES"/>
        </w:rPr>
        <w:t xml:space="preserve"> identificar</w:t>
      </w:r>
      <w:r w:rsidR="00F6067B" w:rsidRPr="00F6067B">
        <w:rPr>
          <w:sz w:val="24"/>
          <w:szCs w:val="24"/>
          <w:lang w:val="es-ES" w:eastAsia="es-ES"/>
        </w:rPr>
        <w:t>on</w:t>
      </w:r>
      <w:r w:rsidRPr="00F6067B">
        <w:rPr>
          <w:sz w:val="24"/>
          <w:szCs w:val="24"/>
          <w:lang w:val="es-ES" w:eastAsia="es-ES"/>
        </w:rPr>
        <w:t xml:space="preserve"> los siguientes nodos físicos que conformarán el diagrama de distribución:</w:t>
      </w:r>
    </w:p>
    <w:p w:rsidR="00977B63" w:rsidRPr="00D92C49" w:rsidRDefault="00977B63" w:rsidP="00977B63">
      <w:pPr>
        <w:pStyle w:val="Prrafodelista"/>
        <w:numPr>
          <w:ilvl w:val="0"/>
          <w:numId w:val="25"/>
        </w:numPr>
        <w:jc w:val="both"/>
        <w:rPr>
          <w:sz w:val="24"/>
          <w:szCs w:val="24"/>
        </w:rPr>
      </w:pPr>
      <w:r w:rsidRPr="00D92C49">
        <w:rPr>
          <w:b/>
          <w:sz w:val="24"/>
          <w:szCs w:val="24"/>
        </w:rPr>
        <w:t>Cliente Web:</w:t>
      </w:r>
      <w:r w:rsidRPr="00D92C49">
        <w:rPr>
          <w:sz w:val="24"/>
          <w:szCs w:val="24"/>
        </w:rPr>
        <w:t xml:space="preserve"> Computador que tiene el navegador que consumirá la interfaz web.</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Browser: </w:t>
      </w:r>
      <w:r w:rsidRPr="00D92C49">
        <w:rPr>
          <w:sz w:val="24"/>
          <w:szCs w:val="24"/>
        </w:rPr>
        <w:t xml:space="preserve">un navegador web estándar instalado en el cliente. Ejemplos de éste tier pueden ser Google Chrome, Mozilla Firefox, </w:t>
      </w:r>
      <w:r w:rsidR="00C13948" w:rsidRPr="00D92C49">
        <w:rPr>
          <w:sz w:val="24"/>
          <w:szCs w:val="24"/>
        </w:rPr>
        <w:t>Internet</w:t>
      </w:r>
      <w:r w:rsidRPr="00D92C49">
        <w:rPr>
          <w:sz w:val="24"/>
          <w:szCs w:val="24"/>
        </w:rPr>
        <w:t xml:space="preserve"> Explorer, entre otros.</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Cliente Móvil: </w:t>
      </w:r>
      <w:r w:rsidRPr="00D92C49">
        <w:rPr>
          <w:sz w:val="24"/>
          <w:szCs w:val="24"/>
        </w:rPr>
        <w:t>dispositivo móvil que tiene instalada la aplicación móvil del Marketplace.</w:t>
      </w:r>
    </w:p>
    <w:p w:rsidR="00977B63" w:rsidRPr="00D92C49" w:rsidRDefault="00977B63" w:rsidP="00977B63">
      <w:pPr>
        <w:pStyle w:val="Prrafodelista"/>
        <w:numPr>
          <w:ilvl w:val="0"/>
          <w:numId w:val="25"/>
        </w:numPr>
        <w:jc w:val="both"/>
        <w:rPr>
          <w:b/>
          <w:sz w:val="24"/>
          <w:szCs w:val="24"/>
        </w:rPr>
      </w:pPr>
      <w:r w:rsidRPr="00D92C49">
        <w:rPr>
          <w:b/>
          <w:sz w:val="24"/>
          <w:szCs w:val="24"/>
        </w:rPr>
        <w:lastRenderedPageBreak/>
        <w:t xml:space="preserve">Aplicación Android: </w:t>
      </w:r>
      <w:r w:rsidRPr="00D92C49">
        <w:rPr>
          <w:sz w:val="24"/>
          <w:szCs w:val="24"/>
        </w:rPr>
        <w:t xml:space="preserve">Aplicación que consume directamente los web </w:t>
      </w:r>
      <w:r w:rsidR="0054268A" w:rsidRPr="00D92C49">
        <w:rPr>
          <w:sz w:val="24"/>
          <w:szCs w:val="24"/>
        </w:rPr>
        <w:t>Services</w:t>
      </w:r>
      <w:r w:rsidRPr="00D92C49">
        <w:rPr>
          <w:sz w:val="24"/>
          <w:szCs w:val="24"/>
        </w:rPr>
        <w:t xml:space="preserve"> expuestos por el sistema para dicha plataforma.</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aplicaciones: </w:t>
      </w:r>
      <w:r w:rsidRPr="00D92C49">
        <w:rPr>
          <w:sz w:val="24"/>
          <w:szCs w:val="24"/>
        </w:rPr>
        <w:t xml:space="preserve">Servidor que contiene el la aplicación Java Enterprise Edition, en este caso </w:t>
      </w:r>
      <w:r w:rsidR="0054268A" w:rsidRPr="00D92C49">
        <w:rPr>
          <w:sz w:val="24"/>
          <w:szCs w:val="24"/>
        </w:rPr>
        <w:t>JBoss</w:t>
      </w:r>
      <w:r w:rsidRPr="00D92C49">
        <w:rPr>
          <w:sz w:val="24"/>
          <w:szCs w:val="24"/>
        </w:rPr>
        <w:t xml:space="preserve"> 7.1.1 Aplication Server.</w:t>
      </w:r>
    </w:p>
    <w:p w:rsidR="00977B63" w:rsidRPr="00D92C49" w:rsidRDefault="0054268A" w:rsidP="00977B63">
      <w:pPr>
        <w:pStyle w:val="Prrafodelista"/>
        <w:numPr>
          <w:ilvl w:val="0"/>
          <w:numId w:val="25"/>
        </w:numPr>
        <w:jc w:val="both"/>
        <w:rPr>
          <w:b/>
          <w:sz w:val="24"/>
          <w:szCs w:val="24"/>
        </w:rPr>
      </w:pPr>
      <w:r w:rsidRPr="00D92C49">
        <w:rPr>
          <w:b/>
          <w:sz w:val="24"/>
          <w:szCs w:val="24"/>
        </w:rPr>
        <w:t>JBoss</w:t>
      </w:r>
      <w:r w:rsidR="00977B63" w:rsidRPr="00D92C49">
        <w:rPr>
          <w:b/>
          <w:sz w:val="24"/>
          <w:szCs w:val="24"/>
        </w:rPr>
        <w:t xml:space="preserve"> 7.1.1 Application Server:</w:t>
      </w:r>
      <w:r w:rsidR="00977B63" w:rsidRPr="00D92C49">
        <w:rPr>
          <w:sz w:val="24"/>
          <w:szCs w:val="24"/>
        </w:rPr>
        <w:t xml:space="preserve"> servidor de aplicaciones para sistemas desarrollados sobre Java Enterprise Edition.</w:t>
      </w:r>
    </w:p>
    <w:p w:rsidR="00977B63" w:rsidRPr="00D92C49" w:rsidRDefault="00977B63" w:rsidP="00977B63">
      <w:pPr>
        <w:pStyle w:val="Prrafodelista"/>
        <w:numPr>
          <w:ilvl w:val="0"/>
          <w:numId w:val="25"/>
        </w:numPr>
        <w:jc w:val="both"/>
        <w:rPr>
          <w:b/>
          <w:sz w:val="24"/>
          <w:szCs w:val="24"/>
        </w:rPr>
      </w:pPr>
      <w:r w:rsidRPr="00D92C49">
        <w:rPr>
          <w:b/>
          <w:sz w:val="24"/>
          <w:szCs w:val="24"/>
        </w:rPr>
        <w:t xml:space="preserve">Servidor de Base de Datos: </w:t>
      </w:r>
      <w:r w:rsidRPr="00D92C49">
        <w:rPr>
          <w:sz w:val="24"/>
          <w:szCs w:val="24"/>
        </w:rPr>
        <w:t xml:space="preserve">Computador que corre el motor de base de datos para la aplicación. En este caso </w:t>
      </w:r>
      <w:r w:rsidR="0054268A" w:rsidRPr="00D92C49">
        <w:rPr>
          <w:sz w:val="24"/>
          <w:szCs w:val="24"/>
        </w:rPr>
        <w:t>PostgreSql</w:t>
      </w:r>
      <w:r w:rsidRPr="00D92C49">
        <w:rPr>
          <w:sz w:val="24"/>
          <w:szCs w:val="24"/>
        </w:rPr>
        <w:t xml:space="preserve"> 9.2.</w:t>
      </w:r>
    </w:p>
    <w:p w:rsidR="00977B63" w:rsidRPr="00D92C49" w:rsidRDefault="0054268A" w:rsidP="00977B63">
      <w:pPr>
        <w:pStyle w:val="Prrafodelista"/>
        <w:numPr>
          <w:ilvl w:val="0"/>
          <w:numId w:val="25"/>
        </w:numPr>
        <w:jc w:val="both"/>
        <w:rPr>
          <w:b/>
          <w:sz w:val="24"/>
          <w:szCs w:val="24"/>
        </w:rPr>
      </w:pPr>
      <w:r w:rsidRPr="00D92C49">
        <w:rPr>
          <w:b/>
          <w:sz w:val="24"/>
          <w:szCs w:val="24"/>
        </w:rPr>
        <w:t>PostgreSql</w:t>
      </w:r>
      <w:r w:rsidR="00977B63" w:rsidRPr="00D92C49">
        <w:rPr>
          <w:b/>
          <w:sz w:val="24"/>
          <w:szCs w:val="24"/>
        </w:rPr>
        <w:t xml:space="preserve"> 9.2 </w:t>
      </w:r>
      <w:r w:rsidRPr="00D92C49">
        <w:rPr>
          <w:b/>
          <w:sz w:val="24"/>
          <w:szCs w:val="24"/>
        </w:rPr>
        <w:t>Data Base</w:t>
      </w:r>
      <w:r w:rsidR="00977B63" w:rsidRPr="00D92C49">
        <w:rPr>
          <w:b/>
          <w:sz w:val="24"/>
          <w:szCs w:val="24"/>
        </w:rPr>
        <w:t>:</w:t>
      </w:r>
      <w:r w:rsidR="00977B63" w:rsidRPr="00D92C49">
        <w:rPr>
          <w:sz w:val="24"/>
          <w:szCs w:val="24"/>
        </w:rPr>
        <w:t xml:space="preserve"> motor de base de datos elegido para el desarrollo.</w:t>
      </w:r>
    </w:p>
    <w:p w:rsidR="00977B63" w:rsidRPr="000B03AB" w:rsidRDefault="00977B63" w:rsidP="00977B63">
      <w:pPr>
        <w:pStyle w:val="Ttulo5"/>
      </w:pPr>
      <w:bookmarkStart w:id="210" w:name="_Toc373788979"/>
      <w:r w:rsidRPr="000B03AB">
        <w:t>Escenario de deploy para desarrollo</w:t>
      </w:r>
      <w:bookmarkEnd w:id="210"/>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211" w:name="_Toc373788980"/>
      <w:r w:rsidRPr="000B03AB">
        <w:t>Escenario de deploy para producción</w:t>
      </w:r>
      <w:bookmarkEnd w:id="211"/>
    </w:p>
    <w:p w:rsidR="00977B63" w:rsidRPr="00D92C49" w:rsidRDefault="00977B63" w:rsidP="00D92C49">
      <w:pPr>
        <w:pStyle w:val="Textoindependiente"/>
        <w:jc w:val="both"/>
        <w:rPr>
          <w:rFonts w:eastAsia="Times New Roman" w:cstheme="minorHAnsi"/>
          <w:sz w:val="24"/>
          <w:szCs w:val="24"/>
          <w:lang w:val="es-ES" w:eastAsia="zh-CN"/>
        </w:rPr>
      </w:pPr>
      <w:r w:rsidRPr="00D92C49">
        <w:rPr>
          <w:rFonts w:eastAsia="Times New Roman" w:cstheme="minorHAnsi"/>
          <w:sz w:val="24"/>
          <w:szCs w:val="24"/>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w:t>
      </w:r>
      <w:r w:rsidR="00792DF4">
        <w:rPr>
          <w:rFonts w:eastAsia="Times New Roman" w:cstheme="minorHAnsi"/>
          <w:sz w:val="24"/>
          <w:szCs w:val="24"/>
          <w:lang w:val="es-ES" w:eastAsia="zh-CN"/>
        </w:rPr>
        <w:t xml:space="preserve"> los servicios web</w:t>
      </w:r>
      <w:r w:rsidRPr="00D92C49">
        <w:rPr>
          <w:rFonts w:eastAsia="Times New Roman" w:cstheme="minorHAnsi"/>
          <w:sz w:val="24"/>
          <w:szCs w:val="24"/>
          <w:lang w:val="es-ES" w:eastAsia="zh-CN"/>
        </w:rPr>
        <w:t>.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_tradnl" w:eastAsia="es-ES_tradnl"/>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_tradnl" w:eastAsia="es-ES_tradnl"/>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212" w:name="_Toc373788981"/>
      <w:r w:rsidRPr="000B03AB">
        <w:t>Vista de Implementación</w:t>
      </w:r>
      <w:bookmarkEnd w:id="212"/>
    </w:p>
    <w:p w:rsidR="00977B63" w:rsidRPr="00C90B81" w:rsidRDefault="00977B63" w:rsidP="00C90B81">
      <w:pPr>
        <w:pStyle w:val="Textoindependiente"/>
        <w:jc w:val="both"/>
        <w:rPr>
          <w:rFonts w:eastAsia="Times New Roman" w:cstheme="minorHAnsi"/>
          <w:sz w:val="24"/>
          <w:szCs w:val="24"/>
          <w:lang w:val="es-ES" w:eastAsia="zh-CN"/>
        </w:rPr>
      </w:pPr>
      <w:r w:rsidRPr="00C90B81">
        <w:rPr>
          <w:rFonts w:eastAsia="Times New Roman" w:cstheme="minorHAnsi"/>
          <w:sz w:val="24"/>
          <w:szCs w:val="24"/>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_tradnl" w:eastAsia="es-ES_tradnl"/>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213" w:name="_Toc374214177"/>
      <w:bookmarkStart w:id="214" w:name="_Toc374659751"/>
      <w:bookmarkStart w:id="215" w:name="_Toc370249523"/>
      <w:bookmarkStart w:id="216" w:name="_Toc370250486"/>
      <w:bookmarkStart w:id="217" w:name="_Toc370250558"/>
      <w:bookmarkStart w:id="218" w:name="_Toc370251862"/>
      <w:r>
        <w:lastRenderedPageBreak/>
        <w:t xml:space="preserve">Pautas de </w:t>
      </w:r>
      <w:r w:rsidRPr="00CB6F78">
        <w:t>interfaz</w:t>
      </w:r>
      <w:r>
        <w:t xml:space="preserve"> de usuario</w:t>
      </w:r>
      <w:bookmarkEnd w:id="213"/>
      <w:bookmarkEnd w:id="214"/>
    </w:p>
    <w:p w:rsidR="00B86714" w:rsidRPr="00CB6F78" w:rsidRDefault="00B86714" w:rsidP="00B86714">
      <w:pPr>
        <w:pStyle w:val="Ttulo5"/>
        <w:jc w:val="both"/>
      </w:pPr>
      <w:r w:rsidRPr="00CB6F78">
        <w:rPr>
          <w:i/>
        </w:rPr>
        <w:t>Claridad</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 xml:space="preserve">Una interfaz limpia no necesita manuales, no da lugar a confusiones. Con ello </w:t>
      </w:r>
      <w:r w:rsidR="00C90B81">
        <w:rPr>
          <w:rFonts w:eastAsia="Times New Roman" w:cs="Arial"/>
          <w:sz w:val="24"/>
          <w:szCs w:val="24"/>
          <w:lang w:val="es-ES" w:eastAsia="zh-CN"/>
        </w:rPr>
        <w:t>se asegura</w:t>
      </w:r>
      <w:r w:rsidRPr="00C90B81">
        <w:rPr>
          <w:rFonts w:eastAsia="Times New Roman" w:cs="Arial"/>
          <w:sz w:val="24"/>
          <w:szCs w:val="24"/>
          <w:lang w:val="es-ES" w:eastAsia="zh-CN"/>
        </w:rPr>
        <w:t xml:space="preserve"> que los usuarios tengan menos fallos, y se sientan más cómodos al utilizarla.</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Está relacionada con la cualidad anterior. Mientras más sobrecargada esta la interfaz, más difícil le será al usuario encontrar lo que busca. Por lo tanto </w:t>
      </w:r>
      <w:r w:rsidR="00C90B81" w:rsidRPr="00C90B81">
        <w:rPr>
          <w:rFonts w:eastAsia="Times New Roman" w:cs="Arial"/>
          <w:sz w:val="24"/>
          <w:szCs w:val="24"/>
          <w:lang w:val="es-ES" w:eastAsia="zh-CN"/>
        </w:rPr>
        <w:t>se debe</w:t>
      </w:r>
      <w:r w:rsidRPr="00C90B81">
        <w:rPr>
          <w:rFonts w:eastAsia="Times New Roman" w:cs="Arial"/>
          <w:sz w:val="24"/>
          <w:szCs w:val="24"/>
          <w:lang w:val="es-ES" w:eastAsia="zh-CN"/>
        </w:rPr>
        <w:t xml:space="preserve">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90B81" w:rsidRDefault="00B86714" w:rsidP="00B86714">
      <w:pPr>
        <w:autoSpaceDE w:val="0"/>
        <w:autoSpaceDN w:val="0"/>
        <w:adjustRightInd w:val="0"/>
        <w:spacing w:after="0" w:line="240" w:lineRule="auto"/>
        <w:jc w:val="both"/>
        <w:rPr>
          <w:rFonts w:eastAsia="Times New Roman" w:cs="Arial"/>
          <w:sz w:val="24"/>
          <w:szCs w:val="24"/>
          <w:lang w:val="es-ES" w:eastAsia="zh-CN"/>
        </w:rPr>
      </w:pPr>
      <w:r w:rsidRPr="00C90B81">
        <w:rPr>
          <w:rFonts w:eastAsia="Times New Roman" w:cs="Arial"/>
          <w:sz w:val="24"/>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 xml:space="preserve">El tiempo es oro y una buena interfaz de usuario debe </w:t>
      </w:r>
      <w:r w:rsidR="00C90B81" w:rsidRPr="00C90B81">
        <w:rPr>
          <w:rFonts w:eastAsia="Times New Roman" w:cs="Arial"/>
          <w:sz w:val="24"/>
          <w:szCs w:val="24"/>
          <w:lang w:val="es-ES" w:eastAsia="zh-CN"/>
        </w:rPr>
        <w:t>ahorrar</w:t>
      </w:r>
      <w:r w:rsidRPr="00C90B81">
        <w:rPr>
          <w:rFonts w:eastAsia="Times New Roman" w:cs="Arial"/>
          <w:sz w:val="24"/>
          <w:szCs w:val="24"/>
          <w:lang w:val="es-ES" w:eastAsia="zh-CN"/>
        </w:rPr>
        <w:t xml:space="preserve">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90B81" w:rsidRDefault="00B86714" w:rsidP="00B86714">
      <w:pPr>
        <w:autoSpaceDE w:val="0"/>
        <w:autoSpaceDN w:val="0"/>
        <w:adjustRightInd w:val="0"/>
        <w:spacing w:after="0" w:line="240" w:lineRule="auto"/>
        <w:jc w:val="both"/>
        <w:rPr>
          <w:rFonts w:ascii="Arial" w:eastAsia="Times New Roman" w:hAnsi="Times New Roman" w:cs="Times New Roman"/>
          <w:sz w:val="24"/>
          <w:szCs w:val="24"/>
          <w:lang w:val="es-ES" w:eastAsia="zh-CN"/>
        </w:rPr>
      </w:pPr>
      <w:r w:rsidRPr="00C90B81">
        <w:rPr>
          <w:rFonts w:eastAsia="Times New Roman" w:cs="Arial"/>
          <w:sz w:val="24"/>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219" w:name="__RefHeading__6_467412812"/>
      <w:bookmarkEnd w:id="219"/>
      <w:r>
        <w:rPr>
          <w:rStyle w:val="Ttulo6Car"/>
        </w:rPr>
        <w:t>Características de los usuarios</w:t>
      </w:r>
    </w:p>
    <w:p w:rsidR="00B86714" w:rsidRPr="00C90B81" w:rsidRDefault="00B86714" w:rsidP="00C90B81">
      <w:pPr>
        <w:jc w:val="both"/>
        <w:rPr>
          <w:rFonts w:eastAsia="Times New Roman" w:cstheme="minorHAnsi"/>
          <w:sz w:val="24"/>
          <w:szCs w:val="24"/>
          <w:lang w:val="es-ES" w:eastAsia="zh-CN"/>
        </w:rPr>
      </w:pPr>
      <w:r w:rsidRPr="00C90B81">
        <w:rPr>
          <w:rFonts w:eastAsia="Times New Roman" w:cstheme="minorHAnsi"/>
          <w:sz w:val="24"/>
          <w:szCs w:val="24"/>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220" w:name="_Toc370249526"/>
      <w:bookmarkStart w:id="221" w:name="_Toc370250495"/>
      <w:bookmarkStart w:id="222" w:name="_Toc370250567"/>
      <w:bookmarkStart w:id="223" w:name="_Toc370251871"/>
      <w:bookmarkEnd w:id="215"/>
      <w:bookmarkEnd w:id="216"/>
      <w:bookmarkEnd w:id="217"/>
      <w:bookmarkEnd w:id="218"/>
      <w:r w:rsidRPr="00B86714">
        <w:rPr>
          <w:rStyle w:val="Ttulo6Car"/>
          <w:b/>
          <w:bCs/>
        </w:rPr>
        <w:t>Interfaz de Usuario según requerimientos</w:t>
      </w:r>
      <w:bookmarkEnd w:id="220"/>
      <w:bookmarkEnd w:id="221"/>
      <w:bookmarkEnd w:id="222"/>
      <w:bookmarkEnd w:id="223"/>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ABM:</w:t>
      </w:r>
      <w:r w:rsidRPr="00926743">
        <w:rPr>
          <w:rFonts w:asciiTheme="minorHAnsi" w:hAnsiTheme="minorHAnsi" w:cstheme="minorHAnsi"/>
          <w:sz w:val="24"/>
        </w:rPr>
        <w:t xml:space="preserve"> Estas interfaces serán para ingreso, modificación y eliminación de datos (proveedores, contenidos y</w:t>
      </w:r>
      <w:r w:rsidR="00B86714" w:rsidRPr="00926743">
        <w:rPr>
          <w:rFonts w:asciiTheme="minorHAnsi" w:hAnsiTheme="minorHAnsi" w:cstheme="minorHAnsi"/>
          <w:sz w:val="24"/>
        </w:rPr>
        <w:t xml:space="preserve"> demás), en general se mantiene</w:t>
      </w:r>
      <w:r w:rsidRPr="00926743">
        <w:rPr>
          <w:rFonts w:asciiTheme="minorHAnsi" w:hAnsiTheme="minorHAnsi" w:cstheme="minorHAnsi"/>
          <w:sz w:val="24"/>
        </w:rPr>
        <w:t xml:space="preserve"> el estándar de manejar los botones de acción sobre el lado derecho de la pantalla, identificados con un icono para cada caso.</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del Sistema:</w:t>
      </w:r>
      <w:r w:rsidRPr="00926743">
        <w:rPr>
          <w:rFonts w:asciiTheme="minorHAnsi" w:hAnsiTheme="minorHAnsi" w:cstheme="minorHAnsi"/>
          <w:sz w:val="24"/>
        </w:rPr>
        <w:t xml:space="preserve"> Tanto para el registro, login o demás acciones que necesiten confirmación; se despliegan paneles en forma modal para la inserción de datos.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b/>
          <w:sz w:val="24"/>
        </w:rPr>
        <w:t>Pantallas de Listado:</w:t>
      </w:r>
      <w:r w:rsidRPr="00926743">
        <w:rPr>
          <w:rFonts w:asciiTheme="minorHAnsi" w:hAnsiTheme="minorHAnsi" w:cstheme="minorHAnsi"/>
          <w:sz w:val="24"/>
        </w:rPr>
        <w:t xml:space="preserve"> La pantallas de listados ofrecen la posibilidad de elegir el tipo de listado; si será simple o con múltiples filtros.</w:t>
      </w:r>
    </w:p>
    <w:p w:rsidR="00977B63" w:rsidRPr="00926743" w:rsidRDefault="00977B63" w:rsidP="00977B63">
      <w:pPr>
        <w:pStyle w:val="MTemaNormal"/>
        <w:ind w:left="0"/>
        <w:rPr>
          <w:rFonts w:asciiTheme="minorHAnsi" w:hAnsiTheme="minorHAnsi" w:cstheme="minorHAnsi"/>
          <w:sz w:val="24"/>
        </w:rPr>
      </w:pPr>
      <w:r w:rsidRPr="00926743">
        <w:rPr>
          <w:rFonts w:asciiTheme="minorHAnsi" w:hAnsiTheme="minorHAnsi" w:cstheme="minorHAnsi"/>
          <w:sz w:val="24"/>
        </w:rPr>
        <w:t>Los errores se muestran de forma clara y concisa en todas las pantallas.</w:t>
      </w:r>
    </w:p>
    <w:p w:rsidR="00EC1D05" w:rsidRDefault="00EC1D05" w:rsidP="00977B63">
      <w:pPr>
        <w:pStyle w:val="Ttulo2"/>
      </w:pPr>
      <w:bookmarkStart w:id="224" w:name="_Toc374659752"/>
      <w:r>
        <w:lastRenderedPageBreak/>
        <w:t xml:space="preserve">Etapa de </w:t>
      </w:r>
      <w:r w:rsidRPr="00977B63">
        <w:t>Implementación</w:t>
      </w:r>
      <w:bookmarkEnd w:id="224"/>
    </w:p>
    <w:p w:rsidR="001D6408" w:rsidRPr="001D6408" w:rsidRDefault="001D6408" w:rsidP="001D6408"/>
    <w:p w:rsidR="00F33A53" w:rsidRPr="00926743" w:rsidRDefault="00F33A53" w:rsidP="00F33A53">
      <w:pPr>
        <w:pStyle w:val="Textoindependiente"/>
        <w:jc w:val="both"/>
        <w:rPr>
          <w:sz w:val="24"/>
          <w:szCs w:val="24"/>
        </w:rPr>
      </w:pPr>
      <w:r w:rsidRPr="00926743">
        <w:rPr>
          <w:sz w:val="24"/>
          <w:szCs w:val="24"/>
        </w:rPr>
        <w:t>Una vez estén disponibles las especificaciones de los módulos a desarrollar en las etapas de Análisis y Diseño, comienza la etapa de Implementación o Generación de código de la solución.</w:t>
      </w:r>
    </w:p>
    <w:p w:rsidR="00F33A53" w:rsidRPr="00926743" w:rsidRDefault="00F33A53" w:rsidP="00F33A53">
      <w:pPr>
        <w:pStyle w:val="Textoindependiente"/>
        <w:jc w:val="both"/>
        <w:rPr>
          <w:sz w:val="24"/>
          <w:szCs w:val="24"/>
        </w:rPr>
      </w:pPr>
      <w:r w:rsidRPr="00926743">
        <w:rPr>
          <w:sz w:val="24"/>
          <w:szCs w:val="24"/>
        </w:rPr>
        <w:t>El objetivo principal de la etapa de implementación es desarrollar la arquitectura y el sistema como un todo. De forma más específica, los propósitos de la Implementación son:</w:t>
      </w:r>
    </w:p>
    <w:p w:rsidR="00F33A53" w:rsidRPr="00926743" w:rsidRDefault="00F33A53" w:rsidP="00F33A53">
      <w:pPr>
        <w:pStyle w:val="Prrafodelista"/>
        <w:numPr>
          <w:ilvl w:val="0"/>
          <w:numId w:val="16"/>
        </w:numPr>
        <w:jc w:val="both"/>
        <w:rPr>
          <w:sz w:val="24"/>
          <w:szCs w:val="24"/>
        </w:rPr>
      </w:pPr>
      <w:r w:rsidRPr="00926743">
        <w:rPr>
          <w:sz w:val="24"/>
          <w:szCs w:val="24"/>
        </w:rPr>
        <w:t>Definir la organización del código en términos de subsistemas estructurados en capas.</w:t>
      </w:r>
    </w:p>
    <w:p w:rsidR="00F33A53" w:rsidRPr="00926743" w:rsidRDefault="00F33A53" w:rsidP="00F33A53">
      <w:pPr>
        <w:pStyle w:val="Prrafodelista"/>
        <w:numPr>
          <w:ilvl w:val="0"/>
          <w:numId w:val="16"/>
        </w:numPr>
        <w:jc w:val="both"/>
        <w:rPr>
          <w:sz w:val="24"/>
          <w:szCs w:val="24"/>
        </w:rPr>
      </w:pPr>
      <w:r w:rsidRPr="00926743">
        <w:rPr>
          <w:sz w:val="24"/>
          <w:szCs w:val="24"/>
        </w:rPr>
        <w:t>Implementar (codificar u estructurar) clases y objetivos en términos de componentes (éstos son código fuente, archivos ejecutables, bases de datos, entre otros)</w:t>
      </w:r>
    </w:p>
    <w:p w:rsidR="00F33A53" w:rsidRPr="00926743" w:rsidRDefault="00F33A53" w:rsidP="00F33A53">
      <w:pPr>
        <w:pStyle w:val="Prrafodelista"/>
        <w:numPr>
          <w:ilvl w:val="0"/>
          <w:numId w:val="16"/>
        </w:numPr>
        <w:jc w:val="both"/>
        <w:rPr>
          <w:sz w:val="24"/>
          <w:szCs w:val="24"/>
        </w:rPr>
      </w:pPr>
      <w:r w:rsidRPr="00926743">
        <w:rPr>
          <w:sz w:val="24"/>
          <w:szCs w:val="24"/>
        </w:rPr>
        <w:t>Ejecutar pruebas de los componentes como unidades</w:t>
      </w:r>
    </w:p>
    <w:p w:rsidR="00F33A53" w:rsidRPr="00926743" w:rsidRDefault="00F33A53" w:rsidP="00F33A53">
      <w:pPr>
        <w:pStyle w:val="Prrafodelista"/>
        <w:numPr>
          <w:ilvl w:val="0"/>
          <w:numId w:val="16"/>
        </w:numPr>
        <w:jc w:val="both"/>
        <w:rPr>
          <w:sz w:val="24"/>
          <w:szCs w:val="24"/>
        </w:rPr>
      </w:pPr>
      <w:r w:rsidRPr="00926743">
        <w:rPr>
          <w:sz w:val="24"/>
          <w:szCs w:val="24"/>
        </w:rPr>
        <w:t>Integración de los resultados producidos por los desarrolladores individuales del equipo de desarrollo para llegar a un sistema ejecutable.</w:t>
      </w:r>
    </w:p>
    <w:p w:rsidR="00F33A53" w:rsidRDefault="00F33A53" w:rsidP="00F33A53">
      <w:pPr>
        <w:pStyle w:val="Ttulo3"/>
      </w:pPr>
      <w:bookmarkStart w:id="225" w:name="_Toc374659753"/>
      <w:r>
        <w:t>Metodologías individuales</w:t>
      </w:r>
      <w:bookmarkEnd w:id="225"/>
    </w:p>
    <w:p w:rsidR="00F33A53" w:rsidRPr="00926743" w:rsidRDefault="00F33A53" w:rsidP="00926743">
      <w:pPr>
        <w:jc w:val="both"/>
        <w:rPr>
          <w:sz w:val="24"/>
          <w:szCs w:val="24"/>
          <w:lang w:eastAsia="es-UY"/>
        </w:rPr>
      </w:pPr>
      <w:r w:rsidRPr="00926743">
        <w:rPr>
          <w:sz w:val="24"/>
          <w:szCs w:val="24"/>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926743">
        <w:rPr>
          <w:sz w:val="24"/>
          <w:szCs w:val="24"/>
          <w:lang w:eastAsia="es-UY"/>
        </w:rPr>
        <w:t>así</w:t>
      </w:r>
      <w:r w:rsidRPr="00926743">
        <w:rPr>
          <w:sz w:val="24"/>
          <w:szCs w:val="24"/>
          <w:lang w:eastAsia="es-UY"/>
        </w:rPr>
        <w:t xml:space="preserve"> como el entendimiento  del código y adopción de buenas </w:t>
      </w:r>
      <w:r w:rsidR="00227416" w:rsidRPr="00926743">
        <w:rPr>
          <w:sz w:val="24"/>
          <w:szCs w:val="24"/>
          <w:lang w:eastAsia="es-UY"/>
        </w:rPr>
        <w:t>prácticas</w:t>
      </w:r>
      <w:r w:rsidRPr="00926743">
        <w:rPr>
          <w:sz w:val="24"/>
          <w:szCs w:val="24"/>
          <w:lang w:eastAsia="es-UY"/>
        </w:rPr>
        <w:t xml:space="preserve"> por parte todos los miembros del equipo.</w:t>
      </w:r>
    </w:p>
    <w:p w:rsidR="00F33A53" w:rsidRPr="00926743" w:rsidRDefault="00F33A53" w:rsidP="00926743">
      <w:pPr>
        <w:jc w:val="both"/>
        <w:rPr>
          <w:sz w:val="24"/>
          <w:szCs w:val="24"/>
          <w:lang w:eastAsia="es-UY"/>
        </w:rPr>
      </w:pPr>
      <w:r w:rsidRPr="00926743">
        <w:rPr>
          <w:sz w:val="24"/>
          <w:szCs w:val="24"/>
          <w:lang w:eastAsia="es-UY"/>
        </w:rPr>
        <w:t xml:space="preserve">Durante el desarrollo de la solución en cuestión, el equipo acordó la utilización de la Java </w:t>
      </w:r>
      <w:r w:rsidRPr="00926743">
        <w:rPr>
          <w:i/>
          <w:sz w:val="24"/>
          <w:szCs w:val="24"/>
          <w:lang w:eastAsia="es-UY"/>
        </w:rPr>
        <w:t>Code</w:t>
      </w:r>
      <w:r w:rsidR="00926743" w:rsidRPr="00926743">
        <w:rPr>
          <w:i/>
          <w:sz w:val="24"/>
          <w:szCs w:val="24"/>
          <w:lang w:eastAsia="es-UY"/>
        </w:rPr>
        <w:t xml:space="preserve"> </w:t>
      </w:r>
      <w:r w:rsidRPr="00926743">
        <w:rPr>
          <w:i/>
          <w:sz w:val="24"/>
          <w:szCs w:val="24"/>
          <w:lang w:eastAsia="es-UY"/>
        </w:rPr>
        <w:t>Convention</w:t>
      </w:r>
      <w:r w:rsidRPr="00926743">
        <w:rPr>
          <w:sz w:val="24"/>
          <w:szCs w:val="24"/>
          <w:lang w:eastAsia="es-UY"/>
        </w:rPr>
        <w:t xml:space="preserve"> de manera de estandarizar nombres de funciones, variables, objetos, entre otros. La documentación de funciones (ya sea encabezados de funciones, y clases como comentarios </w:t>
      </w:r>
      <w:r w:rsidRPr="00926743">
        <w:rPr>
          <w:i/>
          <w:sz w:val="24"/>
          <w:szCs w:val="24"/>
          <w:lang w:eastAsia="es-UY"/>
        </w:rPr>
        <w:t>in-line</w:t>
      </w:r>
      <w:r w:rsidRPr="00926743">
        <w:rPr>
          <w:sz w:val="24"/>
          <w:szCs w:val="24"/>
          <w:lang w:eastAsia="es-UY"/>
        </w:rPr>
        <w:t>) fueron determinantes para el correcto funcionamiento del equipo considerando la distribución de responsabilidades abordada.</w:t>
      </w:r>
    </w:p>
    <w:p w:rsidR="00F33A53" w:rsidRDefault="00F33A53" w:rsidP="00F33A53">
      <w:pPr>
        <w:pStyle w:val="Ttulo3"/>
      </w:pPr>
      <w:bookmarkStart w:id="226" w:name="_Toc374659754"/>
      <w:r>
        <w:t>Metodologías de equipo</w:t>
      </w:r>
      <w:bookmarkEnd w:id="226"/>
    </w:p>
    <w:p w:rsidR="00F33A53" w:rsidRPr="00926743" w:rsidRDefault="00F33A53" w:rsidP="00926743">
      <w:pPr>
        <w:pStyle w:val="Textoindependiente"/>
        <w:jc w:val="both"/>
        <w:rPr>
          <w:sz w:val="24"/>
          <w:szCs w:val="24"/>
        </w:rPr>
      </w:pPr>
      <w:r w:rsidRPr="00926743">
        <w:rPr>
          <w:sz w:val="24"/>
          <w:szCs w:val="24"/>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926743" w:rsidRDefault="00F33A53" w:rsidP="00926743">
      <w:pPr>
        <w:pStyle w:val="Textoindependiente"/>
        <w:jc w:val="both"/>
        <w:rPr>
          <w:sz w:val="24"/>
          <w:szCs w:val="24"/>
        </w:rPr>
      </w:pPr>
      <w:r w:rsidRPr="00926743">
        <w:rPr>
          <w:sz w:val="24"/>
          <w:szCs w:val="24"/>
        </w:rPr>
        <w:t xml:space="preserve">En cuanto a la distribución de responsabilidades, se deicidio dividir el desarrollo por módulos detectados durante la etapa de Diseño, estos son Modulo Servidor, Modulo </w:t>
      </w:r>
      <w:r w:rsidRPr="00926743">
        <w:rPr>
          <w:sz w:val="24"/>
          <w:szCs w:val="24"/>
        </w:rPr>
        <w:lastRenderedPageBreak/>
        <w:t xml:space="preserve">Presentación web y </w:t>
      </w:r>
      <w:r w:rsidR="00926743">
        <w:rPr>
          <w:sz w:val="24"/>
          <w:szCs w:val="24"/>
        </w:rPr>
        <w:t>A</w:t>
      </w:r>
      <w:r w:rsidRPr="00926743">
        <w:rPr>
          <w:sz w:val="24"/>
          <w:szCs w:val="24"/>
        </w:rPr>
        <w:t>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Default="00F33A53" w:rsidP="00926743">
      <w:pPr>
        <w:jc w:val="both"/>
        <w:rPr>
          <w:sz w:val="24"/>
          <w:szCs w:val="24"/>
        </w:rPr>
      </w:pPr>
      <w:r w:rsidRPr="00926743">
        <w:rPr>
          <w:sz w:val="24"/>
          <w:szCs w:val="24"/>
        </w:rPr>
        <w:t xml:space="preserve">En cuanto a versionado de código refiere, se utilizó el protocolo de versionado </w:t>
      </w:r>
      <w:commentRangeStart w:id="227"/>
      <w:r w:rsidR="00227416" w:rsidRPr="00926743">
        <w:rPr>
          <w:sz w:val="24"/>
          <w:szCs w:val="24"/>
        </w:rPr>
        <w:t>GIT</w:t>
      </w:r>
      <w:commentRangeEnd w:id="227"/>
      <w:r w:rsidR="00227416" w:rsidRPr="00926743">
        <w:rPr>
          <w:rStyle w:val="Refdecomentario"/>
          <w:sz w:val="24"/>
          <w:szCs w:val="24"/>
          <w:lang w:val="es-ES" w:eastAsia="es-ES"/>
        </w:rPr>
        <w:commentReference w:id="227"/>
      </w:r>
      <w:r w:rsidR="00227416" w:rsidRPr="00926743">
        <w:rPr>
          <w:sz w:val="24"/>
          <w:szCs w:val="24"/>
        </w:rPr>
        <w:t>,</w:t>
      </w:r>
      <w:r w:rsidR="00926743">
        <w:rPr>
          <w:sz w:val="24"/>
          <w:szCs w:val="24"/>
        </w:rPr>
        <w:t xml:space="preserve"> </w:t>
      </w:r>
      <w:r w:rsidR="00227416" w:rsidRPr="00926743">
        <w:rPr>
          <w:sz w:val="24"/>
          <w:szCs w:val="24"/>
        </w:rPr>
        <w:t>en</w:t>
      </w:r>
      <w:r w:rsidRPr="00926743">
        <w:rPr>
          <w:sz w:val="24"/>
          <w:szCs w:val="24"/>
        </w:rPr>
        <w:t xml:space="preserve"> particular el repositorio gratuito ofrecido por GitHub, que brinda la posibilidad de almacenar un proyecto de hasta 1gb. Los clientes instalados en los equipos (</w:t>
      </w:r>
      <w:r w:rsidR="00227416" w:rsidRPr="00926743">
        <w:rPr>
          <w:sz w:val="24"/>
          <w:szCs w:val="24"/>
        </w:rPr>
        <w:t>pc’s</w:t>
      </w:r>
      <w:r w:rsidRPr="00926743">
        <w:rPr>
          <w:sz w:val="24"/>
          <w:szCs w:val="24"/>
        </w:rPr>
        <w:t>) de desarrollo contaban tanto con un cliente integrado al IDE de desarrollo como un cliente externo ofrecido por la misma plataforma (</w:t>
      </w:r>
      <w:r w:rsidR="00227416" w:rsidRPr="00926743">
        <w:rPr>
          <w:sz w:val="24"/>
          <w:szCs w:val="24"/>
        </w:rPr>
        <w:t>GitClient</w:t>
      </w:r>
      <w:r w:rsidRPr="00926743">
        <w:rPr>
          <w:sz w:val="24"/>
          <w:szCs w:val="24"/>
        </w:rPr>
        <w:t xml:space="preserve"> v1.8).</w:t>
      </w:r>
    </w:p>
    <w:p w:rsidR="00E0767E" w:rsidRPr="00926743" w:rsidRDefault="00E0767E" w:rsidP="00E0767E">
      <w:pPr>
        <w:jc w:val="center"/>
        <w:rPr>
          <w:sz w:val="24"/>
          <w:szCs w:val="24"/>
        </w:rPr>
      </w:pPr>
      <w:r>
        <w:rPr>
          <w:noProof/>
          <w:lang w:val="es-ES_tradnl" w:eastAsia="es-ES_tradnl"/>
        </w:rPr>
        <w:drawing>
          <wp:inline distT="0" distB="0" distL="0" distR="0">
            <wp:extent cx="4808982" cy="2700385"/>
            <wp:effectExtent l="19050" t="0" r="0" b="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42"/>
                    <a:srcRect/>
                    <a:stretch>
                      <a:fillRect/>
                    </a:stretch>
                  </pic:blipFill>
                  <pic:spPr bwMode="auto">
                    <a:xfrm>
                      <a:off x="0" y="0"/>
                      <a:ext cx="4810204" cy="2701071"/>
                    </a:xfrm>
                    <a:prstGeom prst="rect">
                      <a:avLst/>
                    </a:prstGeom>
                    <a:noFill/>
                    <a:ln w="9525">
                      <a:noFill/>
                      <a:miter lim="800000"/>
                      <a:headEnd/>
                      <a:tailEnd/>
                    </a:ln>
                  </pic:spPr>
                </pic:pic>
              </a:graphicData>
            </a:graphic>
          </wp:inline>
        </w:drawing>
      </w:r>
    </w:p>
    <w:p w:rsidR="00F33A53" w:rsidRPr="00926743" w:rsidRDefault="00F33A53" w:rsidP="00926743">
      <w:pPr>
        <w:jc w:val="both"/>
        <w:rPr>
          <w:sz w:val="24"/>
          <w:szCs w:val="24"/>
        </w:rPr>
      </w:pPr>
      <w:r w:rsidRPr="00926743">
        <w:rPr>
          <w:sz w:val="24"/>
          <w:szCs w:val="24"/>
        </w:rPr>
        <w:t xml:space="preserve">El seguimiento de incidencias en el transcurso del desarrollo se realizó mediante el módulo de seguimiento de incidencias facilitado por la plataforma GitHub. En el mismo se llevó a cabo el reporte y seguimiento de </w:t>
      </w:r>
      <w:r w:rsidR="00227416" w:rsidRPr="00926743">
        <w:rPr>
          <w:sz w:val="24"/>
          <w:szCs w:val="24"/>
        </w:rPr>
        <w:t>incidencias, así</w:t>
      </w:r>
      <w:r w:rsidRPr="00926743">
        <w:rPr>
          <w:sz w:val="24"/>
          <w:szCs w:val="24"/>
        </w:rPr>
        <w:t xml:space="preserve"> como </w:t>
      </w:r>
      <w:r w:rsidR="00227416" w:rsidRPr="00926743">
        <w:rPr>
          <w:sz w:val="24"/>
          <w:szCs w:val="24"/>
        </w:rPr>
        <w:t>la planificación</w:t>
      </w:r>
      <w:r w:rsidRPr="00926743">
        <w:rPr>
          <w:sz w:val="24"/>
          <w:szCs w:val="24"/>
        </w:rPr>
        <w:t xml:space="preserve"> de </w:t>
      </w:r>
      <w:r w:rsidRPr="00926743">
        <w:rPr>
          <w:i/>
          <w:sz w:val="24"/>
          <w:szCs w:val="24"/>
        </w:rPr>
        <w:t>Millestones</w:t>
      </w:r>
      <w:r w:rsidRPr="00926743">
        <w:rPr>
          <w:sz w:val="24"/>
          <w:szCs w:val="24"/>
        </w:rPr>
        <w:t xml:space="preserve"> o metas.</w:t>
      </w:r>
    </w:p>
    <w:p w:rsidR="00F33A53" w:rsidRPr="00F31EE7" w:rsidRDefault="00F33A53" w:rsidP="00926743">
      <w:pPr>
        <w:jc w:val="both"/>
        <w:rPr>
          <w:rFonts w:asciiTheme="majorHAnsi" w:eastAsiaTheme="majorEastAsia" w:hAnsiTheme="majorHAnsi" w:cstheme="majorBidi"/>
          <w:b/>
          <w:bCs/>
          <w:color w:val="46464A" w:themeColor="text2"/>
          <w:sz w:val="24"/>
        </w:rPr>
      </w:pPr>
      <w:r w:rsidRPr="00926743">
        <w:rPr>
          <w:sz w:val="24"/>
          <w:szCs w:val="24"/>
        </w:rPr>
        <w:t xml:space="preserve">Para las liberaciones de versiones parciales estables, se consideró en un comienzo, la posibilidad de implantar la aplicación en un servidor de hosting (como pueden ser </w:t>
      </w:r>
      <w:commentRangeStart w:id="228"/>
      <w:r w:rsidRPr="00926743">
        <w:rPr>
          <w:sz w:val="24"/>
          <w:szCs w:val="24"/>
        </w:rPr>
        <w:t xml:space="preserve">JVMHost </w:t>
      </w:r>
      <w:commentRangeEnd w:id="228"/>
      <w:r w:rsidR="00E0767E">
        <w:rPr>
          <w:rStyle w:val="Refdecomentario"/>
          <w:lang w:val="es-ES" w:eastAsia="es-ES"/>
        </w:rPr>
        <w:commentReference w:id="228"/>
      </w:r>
      <w:r w:rsidRPr="00926743">
        <w:rPr>
          <w:sz w:val="24"/>
          <w:szCs w:val="24"/>
        </w:rPr>
        <w:t xml:space="preserve">o </w:t>
      </w:r>
      <w:commentRangeStart w:id="229"/>
      <w:r w:rsidRPr="00926743">
        <w:rPr>
          <w:sz w:val="24"/>
          <w:szCs w:val="24"/>
        </w:rPr>
        <w:t>Amazon Web Hosting</w:t>
      </w:r>
      <w:commentRangeEnd w:id="229"/>
      <w:r w:rsidR="00E0767E">
        <w:rPr>
          <w:rStyle w:val="Refdecomentario"/>
          <w:lang w:val="es-ES" w:eastAsia="es-ES"/>
        </w:rPr>
        <w:commentReference w:id="229"/>
      </w:r>
      <w:r w:rsidRPr="00926743">
        <w:rPr>
          <w:sz w:val="24"/>
          <w:szCs w:val="24"/>
        </w:rPr>
        <w:t>). Por cuestiones económicas, se decidió no hacerlo dado que dichos servicios fluctúan entre los 20 y 27 dólares mensuales (considerando los recursos</w:t>
      </w:r>
      <w:r w:rsidR="00E0767E">
        <w:rPr>
          <w:sz w:val="24"/>
          <w:szCs w:val="24"/>
        </w:rPr>
        <w:t xml:space="preserve"> de procesamiento y almacenamiento</w:t>
      </w:r>
      <w:r w:rsidRPr="00926743">
        <w:rPr>
          <w:sz w:val="24"/>
          <w:szCs w:val="24"/>
        </w:rPr>
        <w:t xml:space="preserve"> requeridos para dicha implantación). Como alternativa, se utilizaron tags en el repositorio GitHub para cada liberación realizada, y correspondientes </w:t>
      </w:r>
      <w:r w:rsidRPr="00926743">
        <w:rPr>
          <w:i/>
          <w:sz w:val="24"/>
          <w:szCs w:val="24"/>
        </w:rPr>
        <w:t>merges</w:t>
      </w:r>
      <w:r w:rsidRPr="00926743">
        <w:rPr>
          <w:sz w:val="24"/>
          <w:szCs w:val="24"/>
        </w:rPr>
        <w:t xml:space="preserve"> contra la rama </w:t>
      </w:r>
      <w:r w:rsidR="001D6408" w:rsidRPr="00926743">
        <w:rPr>
          <w:i/>
          <w:sz w:val="24"/>
          <w:szCs w:val="24"/>
        </w:rPr>
        <w:t>master</w:t>
      </w:r>
      <w:r w:rsidRPr="00926743">
        <w:rPr>
          <w:sz w:val="24"/>
          <w:szCs w:val="24"/>
        </w:rPr>
        <w:t xml:space="preserve">. </w:t>
      </w:r>
    </w:p>
    <w:p w:rsidR="00F33A53" w:rsidRDefault="00F33A53" w:rsidP="00F33A53">
      <w:pPr>
        <w:pStyle w:val="Ttulo3"/>
      </w:pPr>
      <w:bookmarkStart w:id="230" w:name="_Toc374659755"/>
      <w:r>
        <w:t>Entorno de desarrollo</w:t>
      </w:r>
      <w:bookmarkEnd w:id="230"/>
    </w:p>
    <w:p w:rsidR="00F33A53" w:rsidRPr="00E0767E" w:rsidRDefault="00F33A53" w:rsidP="00F33A53">
      <w:pPr>
        <w:jc w:val="both"/>
        <w:rPr>
          <w:sz w:val="24"/>
          <w:szCs w:val="24"/>
        </w:rPr>
      </w:pPr>
      <w:r w:rsidRPr="00E0767E">
        <w:rPr>
          <w:sz w:val="24"/>
          <w:szCs w:val="24"/>
        </w:rPr>
        <w:t>Al momento de preparar el ambiente de desarrollo, se optó por:</w:t>
      </w:r>
    </w:p>
    <w:p w:rsidR="00F33A53" w:rsidRPr="00E0767E" w:rsidRDefault="00F33A53" w:rsidP="00F33A53">
      <w:pPr>
        <w:pStyle w:val="Prrafodelista"/>
        <w:numPr>
          <w:ilvl w:val="0"/>
          <w:numId w:val="18"/>
        </w:numPr>
        <w:jc w:val="both"/>
        <w:rPr>
          <w:sz w:val="24"/>
          <w:szCs w:val="24"/>
        </w:rPr>
      </w:pPr>
      <w:r w:rsidRPr="00E0767E">
        <w:rPr>
          <w:sz w:val="24"/>
          <w:szCs w:val="24"/>
        </w:rPr>
        <w:lastRenderedPageBreak/>
        <w:t>Eclipse Kepler 4.3 como Entorno integrado de desarrollo. Si bien demostró demandar demasiados recursos, lo compensa con la fácil integración con todas las tecnologías aplicadas, repositorios GIT, entre otros.</w:t>
      </w:r>
    </w:p>
    <w:p w:rsidR="00F33A53" w:rsidRPr="00E0767E" w:rsidRDefault="00F33A53" w:rsidP="00F33A53">
      <w:pPr>
        <w:pStyle w:val="Prrafodelista"/>
        <w:numPr>
          <w:ilvl w:val="0"/>
          <w:numId w:val="18"/>
        </w:numPr>
        <w:jc w:val="both"/>
        <w:rPr>
          <w:sz w:val="24"/>
          <w:szCs w:val="24"/>
        </w:rPr>
      </w:pPr>
      <w:r w:rsidRPr="00E0767E">
        <w:rPr>
          <w:sz w:val="24"/>
          <w:szCs w:val="24"/>
        </w:rPr>
        <w:t>ADT (</w:t>
      </w:r>
      <w:r w:rsidR="00227416" w:rsidRPr="00E0767E">
        <w:rPr>
          <w:sz w:val="24"/>
          <w:szCs w:val="24"/>
        </w:rPr>
        <w:t>Androiddeveloper</w:t>
      </w:r>
      <w:r w:rsidRPr="00E0767E">
        <w:rPr>
          <w:sz w:val="24"/>
          <w:szCs w:val="24"/>
        </w:rPr>
        <w:t xml:space="preserve"> Tools) plugin para eclipse en el caso del desarrollo de la aplicación móvil.</w:t>
      </w:r>
    </w:p>
    <w:p w:rsidR="00F33A53" w:rsidRPr="00E0767E" w:rsidRDefault="00F33A53" w:rsidP="00F33A53">
      <w:pPr>
        <w:pStyle w:val="Prrafodelista"/>
        <w:numPr>
          <w:ilvl w:val="0"/>
          <w:numId w:val="18"/>
        </w:numPr>
        <w:jc w:val="both"/>
        <w:rPr>
          <w:sz w:val="24"/>
          <w:szCs w:val="24"/>
        </w:rPr>
      </w:pPr>
      <w:r w:rsidRPr="00E0767E">
        <w:rPr>
          <w:sz w:val="24"/>
          <w:szCs w:val="24"/>
        </w:rPr>
        <w:t xml:space="preserve">Sublime text v3 para el desarrollo del frontend. Esta elección se debe a los bajos recursos consumidos por el mismo y a la no necesidad de compilación (paginas </w:t>
      </w:r>
      <w:r w:rsidR="00227416" w:rsidRPr="00E0767E">
        <w:rPr>
          <w:sz w:val="24"/>
          <w:szCs w:val="24"/>
        </w:rPr>
        <w:t>HTML</w:t>
      </w:r>
      <w:r w:rsidRPr="00E0767E">
        <w:rPr>
          <w:sz w:val="24"/>
          <w:szCs w:val="24"/>
        </w:rPr>
        <w:t xml:space="preserve"> y código </w:t>
      </w:r>
      <w:r w:rsidR="00227416" w:rsidRPr="00E0767E">
        <w:rPr>
          <w:sz w:val="24"/>
          <w:szCs w:val="24"/>
        </w:rPr>
        <w:t>java script</w:t>
      </w:r>
      <w:r w:rsidRPr="00E0767E">
        <w:rPr>
          <w:sz w:val="24"/>
          <w:szCs w:val="24"/>
        </w:rPr>
        <w:t xml:space="preserve"> conforman al frontend).</w:t>
      </w:r>
    </w:p>
    <w:p w:rsidR="00F33A53" w:rsidRPr="00E0767E" w:rsidRDefault="00F33A53" w:rsidP="00F33A53">
      <w:pPr>
        <w:pStyle w:val="Prrafodelista"/>
        <w:numPr>
          <w:ilvl w:val="0"/>
          <w:numId w:val="18"/>
        </w:numPr>
        <w:jc w:val="both"/>
        <w:rPr>
          <w:sz w:val="24"/>
          <w:szCs w:val="24"/>
        </w:rPr>
      </w:pPr>
      <w:r w:rsidRPr="00E0767E">
        <w:rPr>
          <w:sz w:val="24"/>
          <w:szCs w:val="24"/>
        </w:rPr>
        <w:t>Git Cliente 1.8 como cliente de versionado. El repositorio utilizado fue GitHub (cuenta gratuita para desarrolladores, un proyecto hasta 1gb).</w:t>
      </w:r>
    </w:p>
    <w:p w:rsidR="00F33A53" w:rsidRPr="00E0767E" w:rsidRDefault="00F33A53" w:rsidP="00F33A53">
      <w:pPr>
        <w:pStyle w:val="Prrafodelista"/>
        <w:numPr>
          <w:ilvl w:val="0"/>
          <w:numId w:val="18"/>
        </w:numPr>
        <w:jc w:val="both"/>
        <w:rPr>
          <w:sz w:val="24"/>
          <w:szCs w:val="24"/>
        </w:rPr>
      </w:pPr>
      <w:r w:rsidRPr="00E0767E">
        <w:rPr>
          <w:sz w:val="24"/>
          <w:szCs w:val="24"/>
        </w:rPr>
        <w:t xml:space="preserve">PgAdmin v1.16 como cliente </w:t>
      </w:r>
      <w:r w:rsidR="00227416" w:rsidRPr="00E0767E">
        <w:rPr>
          <w:sz w:val="24"/>
          <w:szCs w:val="24"/>
        </w:rPr>
        <w:t>SQL</w:t>
      </w:r>
      <w:r w:rsidRPr="00E0767E">
        <w:rPr>
          <w:sz w:val="24"/>
          <w:szCs w:val="24"/>
        </w:rPr>
        <w:t>.</w:t>
      </w:r>
    </w:p>
    <w:p w:rsidR="00F33A53" w:rsidRPr="00E0767E" w:rsidRDefault="00F33A53" w:rsidP="00F33A53">
      <w:pPr>
        <w:pStyle w:val="Prrafodelista"/>
        <w:numPr>
          <w:ilvl w:val="0"/>
          <w:numId w:val="18"/>
        </w:numPr>
        <w:jc w:val="both"/>
        <w:rPr>
          <w:sz w:val="24"/>
          <w:szCs w:val="24"/>
        </w:rPr>
      </w:pPr>
      <w:r w:rsidRPr="00E0767E">
        <w:rPr>
          <w:sz w:val="24"/>
          <w:szCs w:val="24"/>
        </w:rPr>
        <w:t>Google Chrome (</w:t>
      </w:r>
      <w:r w:rsidR="00227416" w:rsidRPr="00E0767E">
        <w:rPr>
          <w:sz w:val="24"/>
          <w:szCs w:val="24"/>
        </w:rPr>
        <w:t>ChromeDeveloper</w:t>
      </w:r>
      <w:r w:rsidRPr="00E0767E">
        <w:rPr>
          <w:sz w:val="24"/>
          <w:szCs w:val="24"/>
        </w:rPr>
        <w:t xml:space="preserve"> Tools) como explorador para testeo de interfaz y lógica de presentación.</w:t>
      </w:r>
    </w:p>
    <w:p w:rsidR="00F33A53" w:rsidRPr="00E0767E" w:rsidRDefault="00F33A53" w:rsidP="00F33A53">
      <w:pPr>
        <w:pStyle w:val="Prrafodelista"/>
        <w:numPr>
          <w:ilvl w:val="0"/>
          <w:numId w:val="18"/>
        </w:numPr>
        <w:jc w:val="both"/>
        <w:rPr>
          <w:sz w:val="24"/>
          <w:szCs w:val="24"/>
        </w:rPr>
      </w:pPr>
      <w:r w:rsidRPr="00E0767E">
        <w:rPr>
          <w:sz w:val="24"/>
          <w:szCs w:val="24"/>
        </w:rPr>
        <w:t>Smart Sheet para diagramas de Gantt de planificación.</w:t>
      </w:r>
    </w:p>
    <w:p w:rsidR="00F33A53" w:rsidRPr="00E0767E" w:rsidRDefault="00F33A53" w:rsidP="00F33A53">
      <w:pPr>
        <w:pStyle w:val="Prrafodelista"/>
        <w:numPr>
          <w:ilvl w:val="0"/>
          <w:numId w:val="18"/>
        </w:numPr>
        <w:jc w:val="both"/>
        <w:rPr>
          <w:sz w:val="24"/>
          <w:szCs w:val="24"/>
        </w:rPr>
      </w:pPr>
      <w:r w:rsidRPr="00E0767E">
        <w:rPr>
          <w:sz w:val="24"/>
          <w:szCs w:val="24"/>
        </w:rPr>
        <w:t>DIA (diseño UML), entre otros.</w:t>
      </w:r>
    </w:p>
    <w:p w:rsidR="00F33A53" w:rsidRPr="00E0767E" w:rsidRDefault="00F33A53" w:rsidP="00F33A53">
      <w:pPr>
        <w:pStyle w:val="Prrafodelista"/>
        <w:numPr>
          <w:ilvl w:val="0"/>
          <w:numId w:val="18"/>
        </w:numPr>
        <w:jc w:val="both"/>
        <w:rPr>
          <w:sz w:val="24"/>
          <w:szCs w:val="24"/>
        </w:rPr>
      </w:pPr>
      <w:r w:rsidRPr="00E0767E">
        <w:rPr>
          <w:sz w:val="24"/>
          <w:szCs w:val="24"/>
        </w:rPr>
        <w:t>Visual Paradigm (diseño UML,  Diagrama Entidad – Relación, Diagramas de comunicación).</w:t>
      </w:r>
    </w:p>
    <w:p w:rsidR="00F33A53" w:rsidRPr="00E0767E" w:rsidRDefault="00F33A53" w:rsidP="00F33A53">
      <w:pPr>
        <w:jc w:val="both"/>
        <w:rPr>
          <w:sz w:val="24"/>
          <w:szCs w:val="24"/>
        </w:rPr>
      </w:pPr>
      <w:r w:rsidRPr="00E0767E">
        <w:rPr>
          <w:sz w:val="24"/>
          <w:szCs w:val="24"/>
        </w:rPr>
        <w:t xml:space="preserve">Se destacó el software relevante para el proceso de desarrollo, si bien se utilizaron otras herramientas. </w:t>
      </w:r>
    </w:p>
    <w:p w:rsidR="00F33A53" w:rsidRDefault="00F33A53" w:rsidP="00F33A53">
      <w:pPr>
        <w:pStyle w:val="Ttulo3"/>
      </w:pPr>
      <w:bookmarkStart w:id="231" w:name="_Toc374659756"/>
      <w:r>
        <w:t>Entorno de ejecución</w:t>
      </w:r>
      <w:bookmarkEnd w:id="231"/>
    </w:p>
    <w:p w:rsidR="00F33A53" w:rsidRPr="00E0767E" w:rsidRDefault="00F33A53" w:rsidP="00F33A53">
      <w:pPr>
        <w:jc w:val="both"/>
        <w:rPr>
          <w:sz w:val="24"/>
          <w:szCs w:val="24"/>
        </w:rPr>
      </w:pPr>
      <w:r w:rsidRPr="00E0767E">
        <w:rPr>
          <w:sz w:val="24"/>
          <w:szCs w:val="24"/>
        </w:rPr>
        <w:t>Para la construcción y ejecución de la solución implementada fueron necesarios:</w:t>
      </w:r>
    </w:p>
    <w:p w:rsidR="00F33A53" w:rsidRPr="00E0767E" w:rsidRDefault="00F33A53" w:rsidP="00F33A53">
      <w:pPr>
        <w:pStyle w:val="Prrafodelista"/>
        <w:numPr>
          <w:ilvl w:val="0"/>
          <w:numId w:val="19"/>
        </w:numPr>
        <w:jc w:val="both"/>
        <w:rPr>
          <w:i/>
          <w:sz w:val="24"/>
          <w:szCs w:val="24"/>
        </w:rPr>
      </w:pPr>
      <w:r w:rsidRPr="00E0767E">
        <w:rPr>
          <w:sz w:val="24"/>
          <w:szCs w:val="24"/>
        </w:rPr>
        <w:t xml:space="preserve">La </w:t>
      </w:r>
      <w:r w:rsidRPr="00E0767E">
        <w:rPr>
          <w:i/>
          <w:sz w:val="24"/>
          <w:szCs w:val="24"/>
        </w:rPr>
        <w:t xml:space="preserve">Java </w:t>
      </w:r>
      <w:r w:rsidR="00227416" w:rsidRPr="00E0767E">
        <w:rPr>
          <w:i/>
          <w:sz w:val="24"/>
          <w:szCs w:val="24"/>
        </w:rPr>
        <w:t>Development</w:t>
      </w:r>
      <w:r w:rsidRPr="00E0767E">
        <w:rPr>
          <w:i/>
          <w:sz w:val="24"/>
          <w:szCs w:val="24"/>
        </w:rPr>
        <w:t xml:space="preserve"> Kit</w:t>
      </w:r>
      <w:r w:rsidRPr="00E0767E">
        <w:rPr>
          <w:sz w:val="24"/>
          <w:szCs w:val="24"/>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E0767E" w:rsidRDefault="00227416" w:rsidP="00F33A53">
      <w:pPr>
        <w:pStyle w:val="Prrafodelista"/>
        <w:numPr>
          <w:ilvl w:val="0"/>
          <w:numId w:val="19"/>
        </w:numPr>
        <w:jc w:val="both"/>
        <w:rPr>
          <w:i/>
          <w:sz w:val="24"/>
          <w:szCs w:val="24"/>
        </w:rPr>
      </w:pPr>
      <w:r w:rsidRPr="00E0767E">
        <w:rPr>
          <w:sz w:val="24"/>
          <w:szCs w:val="24"/>
        </w:rPr>
        <w:t>JBossAplication</w:t>
      </w:r>
      <w:r w:rsidR="00F33A53" w:rsidRPr="00E0767E">
        <w:rPr>
          <w:sz w:val="24"/>
          <w:szCs w:val="24"/>
        </w:rPr>
        <w:t xml:space="preserve"> Server 7.1.1 como </w:t>
      </w:r>
      <w:r w:rsidR="00F33A53" w:rsidRPr="00E0767E">
        <w:rPr>
          <w:i/>
          <w:sz w:val="24"/>
          <w:szCs w:val="24"/>
        </w:rPr>
        <w:t>EJB Container</w:t>
      </w:r>
      <w:r w:rsidR="00F33A53" w:rsidRPr="00E0767E">
        <w:rPr>
          <w:sz w:val="24"/>
          <w:szCs w:val="24"/>
        </w:rPr>
        <w:t xml:space="preserve">: requerimiento no funcional, servidor de aplicaciones altamente robusto que implementa </w:t>
      </w:r>
      <w:r w:rsidR="00F33A53" w:rsidRPr="00E0767E">
        <w:rPr>
          <w:i/>
          <w:sz w:val="24"/>
          <w:szCs w:val="24"/>
        </w:rPr>
        <w:t>Enterprise Java Beans 3.0</w:t>
      </w:r>
      <w:r w:rsidR="00F33A53" w:rsidRPr="00E0767E">
        <w:rPr>
          <w:sz w:val="24"/>
          <w:szCs w:val="24"/>
        </w:rPr>
        <w:t xml:space="preserve"> y </w:t>
      </w:r>
      <w:r w:rsidR="00F33A53" w:rsidRPr="00E0767E">
        <w:rPr>
          <w:i/>
          <w:sz w:val="24"/>
          <w:szCs w:val="24"/>
        </w:rPr>
        <w:t>Servlets 2.1</w:t>
      </w:r>
      <w:r w:rsidR="00F33A53" w:rsidRPr="00E0767E">
        <w:rPr>
          <w:sz w:val="24"/>
          <w:szCs w:val="24"/>
        </w:rPr>
        <w:t xml:space="preserve">. </w:t>
      </w:r>
    </w:p>
    <w:p w:rsidR="00F33A53" w:rsidRPr="00E0767E" w:rsidRDefault="00227416" w:rsidP="00F33A53">
      <w:pPr>
        <w:pStyle w:val="Prrafodelista"/>
        <w:numPr>
          <w:ilvl w:val="0"/>
          <w:numId w:val="19"/>
        </w:numPr>
        <w:jc w:val="both"/>
        <w:rPr>
          <w:i/>
          <w:sz w:val="24"/>
          <w:szCs w:val="24"/>
        </w:rPr>
      </w:pPr>
      <w:r w:rsidRPr="00E0767E">
        <w:rPr>
          <w:sz w:val="24"/>
          <w:szCs w:val="24"/>
        </w:rPr>
        <w:t>PostgreSql</w:t>
      </w:r>
      <w:r w:rsidR="00F33A53" w:rsidRPr="00E0767E">
        <w:rPr>
          <w:sz w:val="24"/>
          <w:szCs w:val="24"/>
        </w:rPr>
        <w:t xml:space="preserve">  9.2 como Manejador de base de datos: no forma parte de </w:t>
      </w:r>
      <w:r w:rsidRPr="00E0767E">
        <w:rPr>
          <w:sz w:val="24"/>
          <w:szCs w:val="24"/>
        </w:rPr>
        <w:t>los</w:t>
      </w:r>
      <w:r w:rsidR="00F33A53" w:rsidRPr="00E0767E">
        <w:rPr>
          <w:sz w:val="24"/>
          <w:szCs w:val="24"/>
        </w:rPr>
        <w:t xml:space="preserve"> requerimient</w:t>
      </w:r>
      <w:r w:rsidR="00E0767E">
        <w:rPr>
          <w:sz w:val="24"/>
          <w:szCs w:val="24"/>
        </w:rPr>
        <w:t>os no funcionales. Se optó por é</w:t>
      </w:r>
      <w:r w:rsidR="00F33A53" w:rsidRPr="00E0767E">
        <w:rPr>
          <w:sz w:val="24"/>
          <w:szCs w:val="24"/>
        </w:rPr>
        <w:t xml:space="preserve">ste manejador por ser gratuito y altamente fiable. Entre algunas de sus características se encuentran el control de concurrencia, programación de backups, posibilidad de restauración a puntos marcados, entre otros. Otro motivo es el amplio soporte en la </w:t>
      </w:r>
      <w:r w:rsidR="00E0767E">
        <w:rPr>
          <w:sz w:val="24"/>
          <w:szCs w:val="24"/>
        </w:rPr>
        <w:t>web</w:t>
      </w:r>
      <w:r w:rsidR="00F33A53" w:rsidRPr="00E0767E">
        <w:rPr>
          <w:sz w:val="24"/>
          <w:szCs w:val="24"/>
        </w:rPr>
        <w:t>.</w:t>
      </w:r>
    </w:p>
    <w:p w:rsidR="00F33A53" w:rsidRPr="00E0767E" w:rsidRDefault="00F33A53" w:rsidP="00F33A53">
      <w:pPr>
        <w:pStyle w:val="Prrafodelista"/>
        <w:numPr>
          <w:ilvl w:val="0"/>
          <w:numId w:val="19"/>
        </w:numPr>
        <w:jc w:val="both"/>
        <w:rPr>
          <w:i/>
          <w:sz w:val="24"/>
          <w:szCs w:val="24"/>
        </w:rPr>
      </w:pPr>
      <w:r w:rsidRPr="00E0767E">
        <w:rPr>
          <w:sz w:val="24"/>
          <w:szCs w:val="24"/>
        </w:rPr>
        <w:t>ADT Plugin para la compilación y generación de ejecutable en el caso de la aplicación móvil.</w:t>
      </w:r>
    </w:p>
    <w:p w:rsidR="00F33A53" w:rsidRPr="00E0767E" w:rsidRDefault="00F33A53" w:rsidP="00F33A53">
      <w:pPr>
        <w:pStyle w:val="Prrafodelista"/>
        <w:numPr>
          <w:ilvl w:val="0"/>
          <w:numId w:val="19"/>
        </w:numPr>
        <w:jc w:val="both"/>
        <w:rPr>
          <w:i/>
          <w:sz w:val="24"/>
          <w:szCs w:val="24"/>
        </w:rPr>
      </w:pPr>
      <w:r w:rsidRPr="00E0767E">
        <w:rPr>
          <w:sz w:val="24"/>
          <w:szCs w:val="24"/>
        </w:rPr>
        <w:t>SQLite como manejador de base de datos para dispositivos móviles.</w:t>
      </w:r>
      <w:r w:rsidR="00E0767E">
        <w:rPr>
          <w:sz w:val="24"/>
          <w:szCs w:val="24"/>
        </w:rPr>
        <w:t xml:space="preserve"> El principal motivo de dicha elección fue la fasil integración con el sistema operativo Android. T</w:t>
      </w:r>
      <w:r w:rsidRPr="00E0767E">
        <w:rPr>
          <w:sz w:val="24"/>
          <w:szCs w:val="24"/>
        </w:rPr>
        <w:t>ambién existe un buen  nivel de  documentación online.</w:t>
      </w:r>
    </w:p>
    <w:p w:rsidR="00EA63AD" w:rsidRPr="00E0767E" w:rsidRDefault="00EA63AD" w:rsidP="00EA63AD">
      <w:pPr>
        <w:pStyle w:val="Prrafodelista"/>
        <w:numPr>
          <w:ilvl w:val="0"/>
          <w:numId w:val="19"/>
        </w:numPr>
        <w:jc w:val="both"/>
        <w:rPr>
          <w:i/>
          <w:sz w:val="24"/>
          <w:szCs w:val="24"/>
        </w:rPr>
      </w:pPr>
      <w:r w:rsidRPr="00E0767E">
        <w:rPr>
          <w:sz w:val="24"/>
          <w:szCs w:val="24"/>
        </w:rPr>
        <w:lastRenderedPageBreak/>
        <w:t>Twitter4J para la integración de la aplicación móvil con la red social Twitter.</w:t>
      </w:r>
    </w:p>
    <w:p w:rsidR="00EA63AD" w:rsidRPr="00E0767E" w:rsidRDefault="00EA63AD" w:rsidP="00EA63AD">
      <w:pPr>
        <w:pStyle w:val="Prrafodelista"/>
        <w:numPr>
          <w:ilvl w:val="0"/>
          <w:numId w:val="19"/>
        </w:numPr>
        <w:jc w:val="both"/>
        <w:rPr>
          <w:i/>
          <w:sz w:val="24"/>
          <w:szCs w:val="24"/>
        </w:rPr>
      </w:pPr>
      <w:r w:rsidRPr="00E0767E">
        <w:rPr>
          <w:sz w:val="24"/>
          <w:szCs w:val="24"/>
        </w:rPr>
        <w:t>Google api, android.speech para el reconocimiento de voz con la aplicación móvil.</w:t>
      </w:r>
    </w:p>
    <w:p w:rsidR="00F33A53" w:rsidRPr="00C31845" w:rsidRDefault="00F33A53" w:rsidP="00F33A53">
      <w:pPr>
        <w:pStyle w:val="Ttulo3"/>
      </w:pPr>
      <w:bookmarkStart w:id="232" w:name="_Toc374659757"/>
      <w:r>
        <w:t>Tecnologías aplicadas</w:t>
      </w:r>
      <w:bookmarkEnd w:id="232"/>
    </w:p>
    <w:p w:rsidR="00F33A53" w:rsidRPr="00E0767E" w:rsidRDefault="00F33A53" w:rsidP="00F33A53">
      <w:pPr>
        <w:pStyle w:val="Textoindependiente"/>
        <w:jc w:val="both"/>
        <w:rPr>
          <w:sz w:val="24"/>
          <w:szCs w:val="24"/>
        </w:rPr>
      </w:pPr>
      <w:r w:rsidRPr="00E0767E">
        <w:rPr>
          <w:sz w:val="24"/>
          <w:szCs w:val="24"/>
        </w:rPr>
        <w:t xml:space="preserve">En esta sección se detallarán las tecnologías aplicadas para la resolución de los distintos desafíos que se plantearon en el transcurso de la etapa de implementación, desafíos correspondientes a requisitos no funcionales relevados </w:t>
      </w:r>
      <w:r w:rsidR="00E0767E">
        <w:rPr>
          <w:sz w:val="24"/>
          <w:szCs w:val="24"/>
        </w:rPr>
        <w:t>durante</w:t>
      </w:r>
      <w:r w:rsidRPr="00E0767E">
        <w:rPr>
          <w:sz w:val="24"/>
          <w:szCs w:val="24"/>
        </w:rPr>
        <w:t xml:space="preserve"> la etapa de Análisis.</w:t>
      </w:r>
    </w:p>
    <w:p w:rsidR="00F33A53" w:rsidRPr="00505081" w:rsidRDefault="00F33A53" w:rsidP="00F33A53">
      <w:pPr>
        <w:pStyle w:val="Textoindependiente"/>
        <w:jc w:val="both"/>
        <w:rPr>
          <w:sz w:val="20"/>
          <w:szCs w:val="20"/>
        </w:rPr>
      </w:pPr>
      <w:r w:rsidRPr="00E0767E">
        <w:rPr>
          <w:sz w:val="24"/>
          <w:szCs w:val="24"/>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E0767E">
        <w:rPr>
          <w:i/>
          <w:sz w:val="24"/>
          <w:szCs w:val="24"/>
        </w:rPr>
        <w:t>top-down</w:t>
      </w:r>
      <w:r w:rsidRPr="00E0767E">
        <w:rPr>
          <w:sz w:val="24"/>
          <w:szCs w:val="24"/>
        </w:rPr>
        <w:t>).</w:t>
      </w:r>
    </w:p>
    <w:p w:rsidR="00F33A53" w:rsidRPr="00505081" w:rsidRDefault="00F33A53" w:rsidP="00F33A53">
      <w:pPr>
        <w:pStyle w:val="Ttulo4"/>
        <w:jc w:val="both"/>
        <w:rPr>
          <w:sz w:val="20"/>
          <w:szCs w:val="20"/>
        </w:rPr>
      </w:pPr>
      <w:r w:rsidRPr="00505081">
        <w:rPr>
          <w:sz w:val="20"/>
          <w:szCs w:val="20"/>
        </w:rPr>
        <w:t>Capa de Persistencia</w:t>
      </w:r>
    </w:p>
    <w:p w:rsidR="00F33A53" w:rsidRPr="00E216B3" w:rsidRDefault="00F33A53" w:rsidP="00F33A53">
      <w:pPr>
        <w:pStyle w:val="Textoindependiente"/>
        <w:jc w:val="both"/>
        <w:rPr>
          <w:sz w:val="24"/>
          <w:szCs w:val="24"/>
        </w:rPr>
      </w:pPr>
      <w:r w:rsidRPr="00E216B3">
        <w:rPr>
          <w:sz w:val="24"/>
          <w:szCs w:val="24"/>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E216B3">
        <w:rPr>
          <w:i/>
          <w:sz w:val="24"/>
          <w:szCs w:val="24"/>
        </w:rPr>
        <w:t>Java Persistence Api en su versión 2.0</w:t>
      </w:r>
      <w:r w:rsidRPr="00E216B3">
        <w:rPr>
          <w:sz w:val="24"/>
          <w:szCs w:val="24"/>
        </w:rPr>
        <w:t xml:space="preserve">, en particular la implementación utilizada fue Hibernate 4.2.8, </w:t>
      </w:r>
      <w:r w:rsidR="00E216B3">
        <w:rPr>
          <w:sz w:val="24"/>
          <w:szCs w:val="24"/>
        </w:rPr>
        <w:t>última versión estable</w:t>
      </w:r>
      <w:r w:rsidRPr="00E216B3">
        <w:rPr>
          <w:sz w:val="24"/>
          <w:szCs w:val="24"/>
        </w:rPr>
        <w:t xml:space="preserve">. Hibernate agiliza drásticamente el proceso de desarrollo de la aplicación gracias a las características de autogeneración y actualización de tablas de base de datos a partir de clases Java (POJOs) anotadas como </w:t>
      </w:r>
      <w:r w:rsidRPr="00E216B3">
        <w:rPr>
          <w:i/>
          <w:sz w:val="24"/>
          <w:szCs w:val="24"/>
        </w:rPr>
        <w:t xml:space="preserve">Entities o </w:t>
      </w:r>
      <w:r w:rsidRPr="00E216B3">
        <w:rPr>
          <w:sz w:val="24"/>
          <w:szCs w:val="24"/>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0718C3" w:rsidRDefault="00E216B3" w:rsidP="000718C3">
      <w:pPr>
        <w:pStyle w:val="Textoindependiente"/>
        <w:jc w:val="both"/>
        <w:rPr>
          <w:sz w:val="24"/>
          <w:szCs w:val="24"/>
        </w:rPr>
      </w:pPr>
      <w:r>
        <w:rPr>
          <w:sz w:val="24"/>
          <w:szCs w:val="24"/>
        </w:rPr>
        <w:t xml:space="preserve">El desarrollo del modelo de base de datos para el caso de la aplicación móvil fue </w:t>
      </w:r>
      <w:r w:rsidR="006615BE">
        <w:rPr>
          <w:sz w:val="24"/>
          <w:szCs w:val="24"/>
        </w:rPr>
        <w:t>minimal</w:t>
      </w:r>
      <w:r>
        <w:rPr>
          <w:sz w:val="24"/>
          <w:szCs w:val="24"/>
        </w:rPr>
        <w:t xml:space="preserve"> para satisfacer las fun</w:t>
      </w:r>
      <w:r w:rsidR="006615BE">
        <w:rPr>
          <w:sz w:val="24"/>
          <w:szCs w:val="24"/>
        </w:rPr>
        <w:t>cionalidades especificadas (cacheado de contenidos previamente visitados, cacheo de autenticación y guardado de favoritos).</w:t>
      </w:r>
      <w:r w:rsidR="00F33A53" w:rsidRPr="00E216B3">
        <w:rPr>
          <w:sz w:val="24"/>
          <w:szCs w:val="24"/>
        </w:rPr>
        <w:t xml:space="preserve"> Para realizar </w:t>
      </w:r>
      <w:r w:rsidR="006615BE">
        <w:rPr>
          <w:sz w:val="24"/>
          <w:szCs w:val="24"/>
        </w:rPr>
        <w:t>e</w:t>
      </w:r>
      <w:r w:rsidR="00F33A53" w:rsidRPr="00E216B3">
        <w:rPr>
          <w:sz w:val="24"/>
          <w:szCs w:val="24"/>
        </w:rPr>
        <w:t xml:space="preserve">sto se utilizó una librería que provee </w:t>
      </w:r>
      <w:r w:rsidR="00227416" w:rsidRPr="00E216B3">
        <w:rPr>
          <w:sz w:val="24"/>
          <w:szCs w:val="24"/>
        </w:rPr>
        <w:t>Android (android.database.sqlite)</w:t>
      </w:r>
      <w:r w:rsidR="006615BE">
        <w:rPr>
          <w:sz w:val="24"/>
          <w:szCs w:val="24"/>
        </w:rPr>
        <w:t xml:space="preserve"> la cual </w:t>
      </w:r>
      <w:r w:rsidR="00F33A53" w:rsidRPr="00E216B3">
        <w:rPr>
          <w:sz w:val="24"/>
          <w:szCs w:val="24"/>
        </w:rPr>
        <w:t xml:space="preserve">brinda los métodos necesarios para crear la base de datos, insertar, seleccionar y eliminar registros </w:t>
      </w:r>
      <w:r w:rsidR="00227416" w:rsidRPr="00E216B3">
        <w:rPr>
          <w:sz w:val="24"/>
          <w:szCs w:val="24"/>
        </w:rPr>
        <w:t>SQLite</w:t>
      </w:r>
      <w:r w:rsidR="00F33A53" w:rsidRPr="00E216B3">
        <w:rPr>
          <w:sz w:val="24"/>
          <w:szCs w:val="24"/>
        </w:rPr>
        <w:t>.</w:t>
      </w:r>
    </w:p>
    <w:p w:rsidR="00F33A53" w:rsidRDefault="00F33A53" w:rsidP="00F33A53">
      <w:pPr>
        <w:pStyle w:val="Ttulo4"/>
      </w:pPr>
      <w:r>
        <w:t>Capa de Negocio</w:t>
      </w:r>
    </w:p>
    <w:p w:rsidR="00F33A53" w:rsidRPr="00156D00" w:rsidRDefault="00F33A53" w:rsidP="00F33A53">
      <w:pPr>
        <w:jc w:val="both"/>
        <w:rPr>
          <w:sz w:val="24"/>
          <w:szCs w:val="24"/>
        </w:rPr>
      </w:pPr>
      <w:r w:rsidRPr="00156D00">
        <w:rPr>
          <w:sz w:val="24"/>
          <w:szCs w:val="24"/>
        </w:rPr>
        <w:t xml:space="preserve">Como requisito no funcional, se planteó la utilización de </w:t>
      </w:r>
      <w:r w:rsidR="00227416" w:rsidRPr="00156D00">
        <w:rPr>
          <w:sz w:val="24"/>
          <w:szCs w:val="24"/>
        </w:rPr>
        <w:t>JBoss</w:t>
      </w:r>
      <w:r w:rsidR="00156D00">
        <w:rPr>
          <w:sz w:val="24"/>
          <w:szCs w:val="24"/>
        </w:rPr>
        <w:t xml:space="preserve"> </w:t>
      </w:r>
      <w:r w:rsidR="00227416" w:rsidRPr="00156D00">
        <w:rPr>
          <w:sz w:val="24"/>
          <w:szCs w:val="24"/>
        </w:rPr>
        <w:t>Aplication</w:t>
      </w:r>
      <w:r w:rsidRPr="00156D00">
        <w:rPr>
          <w:sz w:val="24"/>
          <w:szCs w:val="24"/>
        </w:rPr>
        <w:t xml:space="preserve"> Server 7.1.1 como servidor de aplicaciones para la solución, el cual tiene soporte para la tecnología EJB (o </w:t>
      </w:r>
      <w:r w:rsidRPr="00156D00">
        <w:rPr>
          <w:i/>
          <w:sz w:val="24"/>
          <w:szCs w:val="24"/>
        </w:rPr>
        <w:t>Enterprise Java Beans</w:t>
      </w:r>
      <w:r w:rsidRPr="00156D00">
        <w:rPr>
          <w:sz w:val="24"/>
          <w:szCs w:val="24"/>
        </w:rPr>
        <w:t>) para el desarrollo de aplicación empresarial sobre JavaEE. EJB provee soporte para:</w:t>
      </w:r>
    </w:p>
    <w:p w:rsidR="00F33A53" w:rsidRPr="00156D00" w:rsidRDefault="00F33A53" w:rsidP="00F33A53">
      <w:pPr>
        <w:pStyle w:val="Prrafodelista"/>
        <w:numPr>
          <w:ilvl w:val="0"/>
          <w:numId w:val="17"/>
        </w:numPr>
        <w:jc w:val="both"/>
        <w:rPr>
          <w:sz w:val="24"/>
          <w:szCs w:val="24"/>
        </w:rPr>
      </w:pPr>
      <w:r w:rsidRPr="00156D00">
        <w:rPr>
          <w:sz w:val="24"/>
          <w:szCs w:val="24"/>
        </w:rPr>
        <w:t>Comunicación remota</w:t>
      </w:r>
    </w:p>
    <w:p w:rsidR="00F33A53" w:rsidRPr="00156D00" w:rsidRDefault="00F33A53" w:rsidP="00F33A53">
      <w:pPr>
        <w:pStyle w:val="Prrafodelista"/>
        <w:numPr>
          <w:ilvl w:val="0"/>
          <w:numId w:val="17"/>
        </w:numPr>
        <w:jc w:val="both"/>
        <w:rPr>
          <w:sz w:val="24"/>
          <w:szCs w:val="24"/>
        </w:rPr>
      </w:pPr>
      <w:r w:rsidRPr="00156D00">
        <w:rPr>
          <w:sz w:val="24"/>
          <w:szCs w:val="24"/>
        </w:rPr>
        <w:t>Manejo de transacciones</w:t>
      </w:r>
    </w:p>
    <w:p w:rsidR="00F33A53" w:rsidRPr="00156D00" w:rsidRDefault="00F33A53" w:rsidP="00F33A53">
      <w:pPr>
        <w:pStyle w:val="Prrafodelista"/>
        <w:numPr>
          <w:ilvl w:val="0"/>
          <w:numId w:val="17"/>
        </w:numPr>
        <w:jc w:val="both"/>
        <w:rPr>
          <w:sz w:val="24"/>
          <w:szCs w:val="24"/>
        </w:rPr>
      </w:pPr>
      <w:r w:rsidRPr="00156D00">
        <w:rPr>
          <w:sz w:val="24"/>
          <w:szCs w:val="24"/>
        </w:rPr>
        <w:lastRenderedPageBreak/>
        <w:t>Control de concurrencia</w:t>
      </w:r>
    </w:p>
    <w:p w:rsidR="00F33A53" w:rsidRPr="00156D00" w:rsidRDefault="00F33A53" w:rsidP="00F33A53">
      <w:pPr>
        <w:pStyle w:val="Prrafodelista"/>
        <w:numPr>
          <w:ilvl w:val="0"/>
          <w:numId w:val="17"/>
        </w:numPr>
        <w:jc w:val="both"/>
        <w:rPr>
          <w:sz w:val="24"/>
          <w:szCs w:val="24"/>
        </w:rPr>
      </w:pPr>
      <w:r w:rsidRPr="00156D00">
        <w:rPr>
          <w:sz w:val="24"/>
          <w:szCs w:val="24"/>
        </w:rPr>
        <w:t>Java Messaging</w:t>
      </w:r>
      <w:r w:rsidR="00156D00">
        <w:rPr>
          <w:sz w:val="24"/>
          <w:szCs w:val="24"/>
        </w:rPr>
        <w:t xml:space="preserve"> </w:t>
      </w:r>
      <w:r w:rsidRPr="00156D00">
        <w:rPr>
          <w:sz w:val="24"/>
          <w:szCs w:val="24"/>
        </w:rPr>
        <w:t>Sevices</w:t>
      </w:r>
    </w:p>
    <w:p w:rsidR="00F33A53" w:rsidRPr="00156D00" w:rsidRDefault="00F33A53" w:rsidP="00F33A53">
      <w:pPr>
        <w:pStyle w:val="Prrafodelista"/>
        <w:numPr>
          <w:ilvl w:val="0"/>
          <w:numId w:val="17"/>
        </w:numPr>
        <w:jc w:val="both"/>
        <w:rPr>
          <w:sz w:val="24"/>
          <w:szCs w:val="24"/>
        </w:rPr>
      </w:pPr>
      <w:r w:rsidRPr="00156D00">
        <w:rPr>
          <w:sz w:val="24"/>
          <w:szCs w:val="24"/>
        </w:rPr>
        <w:t>Servicio de Nombres de Directorio (o JNDI)</w:t>
      </w:r>
    </w:p>
    <w:p w:rsidR="00F33A53" w:rsidRPr="00156D00" w:rsidRDefault="00F33A53" w:rsidP="00F33A53">
      <w:pPr>
        <w:pStyle w:val="Prrafodelista"/>
        <w:numPr>
          <w:ilvl w:val="0"/>
          <w:numId w:val="17"/>
        </w:numPr>
        <w:jc w:val="both"/>
        <w:rPr>
          <w:sz w:val="24"/>
          <w:szCs w:val="24"/>
        </w:rPr>
      </w:pPr>
      <w:r w:rsidRPr="00156D00">
        <w:rPr>
          <w:sz w:val="24"/>
          <w:szCs w:val="24"/>
        </w:rPr>
        <w:t>Seguridad</w:t>
      </w:r>
    </w:p>
    <w:p w:rsidR="00F33A53" w:rsidRPr="00156D00" w:rsidRDefault="00F33A53" w:rsidP="00F33A53">
      <w:pPr>
        <w:tabs>
          <w:tab w:val="left" w:pos="1708"/>
        </w:tabs>
        <w:jc w:val="both"/>
        <w:rPr>
          <w:sz w:val="24"/>
          <w:szCs w:val="24"/>
        </w:rPr>
      </w:pPr>
      <w:r w:rsidRPr="00156D00">
        <w:rPr>
          <w:sz w:val="24"/>
          <w:szCs w:val="24"/>
        </w:rPr>
        <w:t>Entre otros.</w:t>
      </w:r>
    </w:p>
    <w:p w:rsidR="00F33A53" w:rsidRDefault="00F33A53" w:rsidP="00F33A53">
      <w:pPr>
        <w:pStyle w:val="Ttulo4"/>
      </w:pPr>
      <w:r>
        <w:t>Capa de Servicios</w:t>
      </w:r>
    </w:p>
    <w:p w:rsidR="00F33A53" w:rsidRPr="009B4D41" w:rsidRDefault="00F33A53" w:rsidP="009B4D41">
      <w:pPr>
        <w:jc w:val="both"/>
        <w:rPr>
          <w:rFonts w:cstheme="minorHAnsi"/>
          <w:sz w:val="24"/>
          <w:szCs w:val="24"/>
        </w:rPr>
      </w:pPr>
      <w:r w:rsidRPr="009B4D41">
        <w:rPr>
          <w:rFonts w:cstheme="minorHAnsi"/>
          <w:sz w:val="24"/>
          <w:szCs w:val="24"/>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9B4D41">
        <w:rPr>
          <w:rFonts w:cstheme="minorHAnsi"/>
          <w:i/>
          <w:sz w:val="24"/>
          <w:szCs w:val="24"/>
        </w:rPr>
        <w:t>Representational</w:t>
      </w:r>
      <w:r w:rsidR="005833C6">
        <w:rPr>
          <w:rFonts w:cstheme="minorHAnsi"/>
          <w:i/>
          <w:sz w:val="24"/>
          <w:szCs w:val="24"/>
        </w:rPr>
        <w:t xml:space="preserve"> </w:t>
      </w:r>
      <w:r w:rsidRPr="009B4D41">
        <w:rPr>
          <w:rFonts w:cstheme="minorHAnsi"/>
          <w:i/>
          <w:sz w:val="24"/>
          <w:szCs w:val="24"/>
        </w:rPr>
        <w:t>State Transfer</w:t>
      </w:r>
      <w:r w:rsidRPr="009B4D41">
        <w:rPr>
          <w:rFonts w:cstheme="minorHAnsi"/>
          <w:sz w:val="24"/>
          <w:szCs w:val="24"/>
        </w:rPr>
        <w:t>) para la trans</w:t>
      </w:r>
      <w:r w:rsidR="005833C6">
        <w:rPr>
          <w:rFonts w:cstheme="minorHAnsi"/>
          <w:sz w:val="24"/>
          <w:szCs w:val="24"/>
        </w:rPr>
        <w:t xml:space="preserve">ferencia de mensajes. </w:t>
      </w:r>
      <w:r w:rsidRPr="009B4D41">
        <w:rPr>
          <w:rFonts w:cstheme="minorHAnsi"/>
          <w:sz w:val="24"/>
          <w:szCs w:val="24"/>
        </w:rPr>
        <w:t>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Pr="009B4D41" w:rsidRDefault="00F33A53" w:rsidP="009B4D41">
      <w:pPr>
        <w:jc w:val="both"/>
        <w:rPr>
          <w:rFonts w:cstheme="minorHAnsi"/>
          <w:sz w:val="24"/>
          <w:szCs w:val="24"/>
        </w:rPr>
      </w:pPr>
      <w:r w:rsidRPr="009B4D41">
        <w:rPr>
          <w:rFonts w:cstheme="minorHAnsi"/>
          <w:sz w:val="24"/>
          <w:szCs w:val="24"/>
        </w:rPr>
        <w:t>Para el manejo de la información</w:t>
      </w:r>
      <w:r w:rsidR="005833C6">
        <w:rPr>
          <w:rFonts w:cstheme="minorHAnsi"/>
          <w:sz w:val="24"/>
          <w:szCs w:val="24"/>
        </w:rPr>
        <w:t xml:space="preserve"> generada/consumida</w:t>
      </w:r>
      <w:r w:rsidRPr="009B4D41">
        <w:rPr>
          <w:rFonts w:cstheme="minorHAnsi"/>
          <w:sz w:val="24"/>
          <w:szCs w:val="24"/>
        </w:rPr>
        <w:t xml:space="preserve"> por los webservices en formato </w:t>
      </w:r>
      <w:r w:rsidR="0054268A" w:rsidRPr="009B4D41">
        <w:rPr>
          <w:rFonts w:cstheme="minorHAnsi"/>
          <w:sz w:val="24"/>
          <w:szCs w:val="24"/>
        </w:rPr>
        <w:t>JSon</w:t>
      </w:r>
      <w:r w:rsidRPr="009B4D41">
        <w:rPr>
          <w:rFonts w:cstheme="minorHAnsi"/>
          <w:sz w:val="24"/>
          <w:szCs w:val="24"/>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Pr="009B4D41" w:rsidRDefault="00F33A53" w:rsidP="009B4D41">
      <w:pPr>
        <w:jc w:val="both"/>
        <w:rPr>
          <w:rFonts w:cstheme="minorHAnsi"/>
          <w:sz w:val="24"/>
          <w:szCs w:val="24"/>
        </w:rPr>
      </w:pPr>
      <w:r w:rsidRPr="009B4D41">
        <w:rPr>
          <w:rFonts w:cstheme="minorHAnsi"/>
          <w:sz w:val="24"/>
          <w:szCs w:val="24"/>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 xml:space="preserve">org.apache: Proporciona los métodos necesarios para invocar la ejecución del </w:t>
      </w:r>
      <w:r w:rsidR="005833C6">
        <w:rPr>
          <w:rFonts w:cstheme="minorHAnsi"/>
          <w:sz w:val="24"/>
          <w:szCs w:val="24"/>
        </w:rPr>
        <w:t>W</w:t>
      </w:r>
      <w:r w:rsidR="00227416" w:rsidRPr="009B4D41">
        <w:rPr>
          <w:rFonts w:cstheme="minorHAnsi"/>
          <w:sz w:val="24"/>
          <w:szCs w:val="24"/>
        </w:rPr>
        <w:t>eb</w:t>
      </w:r>
      <w:r w:rsidR="005833C6">
        <w:rPr>
          <w:rFonts w:cstheme="minorHAnsi"/>
          <w:sz w:val="24"/>
          <w:szCs w:val="24"/>
        </w:rPr>
        <w:t xml:space="preserve"> </w:t>
      </w:r>
      <w:r w:rsidR="001D5AB9">
        <w:rPr>
          <w:rFonts w:cstheme="minorHAnsi"/>
          <w:sz w:val="24"/>
          <w:szCs w:val="24"/>
        </w:rPr>
        <w:t>S</w:t>
      </w:r>
      <w:r w:rsidR="00227416" w:rsidRPr="009B4D41">
        <w:rPr>
          <w:rFonts w:cstheme="minorHAnsi"/>
          <w:sz w:val="24"/>
          <w:szCs w:val="24"/>
        </w:rPr>
        <w:t>ervice</w:t>
      </w:r>
      <w:r w:rsidR="001D5AB9">
        <w:rPr>
          <w:rFonts w:cstheme="minorHAnsi"/>
          <w:sz w:val="24"/>
          <w:szCs w:val="24"/>
        </w:rPr>
        <w:t xml:space="preserve"> </w:t>
      </w:r>
      <w:r w:rsidR="0054268A" w:rsidRPr="009B4D41">
        <w:rPr>
          <w:rFonts w:cstheme="minorHAnsi"/>
          <w:sz w:val="24"/>
          <w:szCs w:val="24"/>
        </w:rPr>
        <w:t>Rest</w:t>
      </w:r>
      <w:r w:rsidRPr="009B4D41">
        <w:rPr>
          <w:rFonts w:cstheme="minorHAnsi"/>
          <w:sz w:val="24"/>
          <w:szCs w:val="24"/>
        </w:rPr>
        <w:t>.</w:t>
      </w:r>
    </w:p>
    <w:p w:rsidR="00F33A53" w:rsidRPr="009B4D41" w:rsidRDefault="00F33A53" w:rsidP="009B4D41">
      <w:pPr>
        <w:pStyle w:val="Prrafodelista"/>
        <w:numPr>
          <w:ilvl w:val="0"/>
          <w:numId w:val="20"/>
        </w:numPr>
        <w:jc w:val="both"/>
        <w:rPr>
          <w:rFonts w:cstheme="minorHAnsi"/>
          <w:sz w:val="24"/>
          <w:szCs w:val="24"/>
        </w:rPr>
      </w:pPr>
      <w:r w:rsidRPr="009B4D41">
        <w:rPr>
          <w:rFonts w:cstheme="minorHAnsi"/>
          <w:sz w:val="24"/>
          <w:szCs w:val="24"/>
        </w:rPr>
        <w:t>org.json: Proporciona los m</w:t>
      </w:r>
      <w:r w:rsidR="001D5AB9">
        <w:rPr>
          <w:rFonts w:cstheme="minorHAnsi"/>
          <w:sz w:val="24"/>
          <w:szCs w:val="24"/>
        </w:rPr>
        <w:t xml:space="preserve">étodos necesarios para parsear </w:t>
      </w:r>
      <w:r w:rsidRPr="009B4D41">
        <w:rPr>
          <w:rFonts w:cstheme="minorHAnsi"/>
          <w:sz w:val="24"/>
          <w:szCs w:val="24"/>
        </w:rPr>
        <w:t xml:space="preserve">la respuesta string a objetos </w:t>
      </w:r>
      <w:r w:rsidR="001D5AB9">
        <w:rPr>
          <w:rFonts w:cstheme="minorHAnsi"/>
          <w:sz w:val="24"/>
          <w:szCs w:val="24"/>
        </w:rPr>
        <w:t>JSo”</w:t>
      </w:r>
      <w:r w:rsidR="00227416" w:rsidRPr="009B4D41">
        <w:rPr>
          <w:rFonts w:cstheme="minorHAnsi"/>
          <w:sz w:val="24"/>
          <w:szCs w:val="24"/>
        </w:rPr>
        <w:t>.</w:t>
      </w:r>
    </w:p>
    <w:p w:rsidR="00EA63AD" w:rsidRPr="00384E1B" w:rsidRDefault="001D5AB9" w:rsidP="00384E1B">
      <w:pPr>
        <w:spacing w:line="219" w:lineRule="atLeast"/>
        <w:jc w:val="both"/>
        <w:rPr>
          <w:rFonts w:ascii="Arial" w:hAnsi="Arial" w:cs="Arial"/>
          <w:color w:val="222222"/>
          <w:sz w:val="15"/>
          <w:szCs w:val="15"/>
        </w:rPr>
      </w:pPr>
      <w:r>
        <w:rPr>
          <w:rFonts w:cstheme="minorHAnsi"/>
          <w:sz w:val="24"/>
          <w:szCs w:val="24"/>
        </w:rPr>
        <w:t>Para el caso de la aplicación Android se realizan</w:t>
      </w:r>
      <w:r w:rsidR="00EA63AD" w:rsidRPr="009B4D41">
        <w:rPr>
          <w:rFonts w:cstheme="minorHAnsi"/>
          <w:sz w:val="24"/>
          <w:szCs w:val="24"/>
        </w:rPr>
        <w:t xml:space="preserve"> petici</w:t>
      </w:r>
      <w:r>
        <w:rPr>
          <w:rFonts w:cstheme="minorHAnsi"/>
          <w:sz w:val="24"/>
          <w:szCs w:val="24"/>
        </w:rPr>
        <w:t>ones http</w:t>
      </w:r>
      <w:r w:rsidR="00EA63AD" w:rsidRPr="009B4D41">
        <w:rPr>
          <w:rFonts w:cstheme="minorHAnsi"/>
          <w:sz w:val="24"/>
          <w:szCs w:val="24"/>
        </w:rPr>
        <w:t xml:space="preserve"> en una tarea asincrónica</w:t>
      </w:r>
      <w:r>
        <w:rPr>
          <w:rFonts w:cstheme="minorHAnsi"/>
          <w:sz w:val="24"/>
          <w:szCs w:val="24"/>
        </w:rPr>
        <w:t>.</w:t>
      </w:r>
      <w:r w:rsidR="00EA63AD" w:rsidRPr="009B4D41">
        <w:rPr>
          <w:rFonts w:cstheme="minorHAnsi"/>
          <w:sz w:val="24"/>
          <w:szCs w:val="24"/>
        </w:rPr>
        <w:t xml:space="preserve"> </w:t>
      </w:r>
      <w:r>
        <w:rPr>
          <w:rFonts w:cstheme="minorHAnsi"/>
          <w:sz w:val="24"/>
          <w:szCs w:val="24"/>
        </w:rPr>
        <w:t>P</w:t>
      </w:r>
      <w:r w:rsidR="00EA63AD" w:rsidRPr="009B4D41">
        <w:rPr>
          <w:rFonts w:cstheme="minorHAnsi"/>
          <w:sz w:val="24"/>
          <w:szCs w:val="24"/>
        </w:rPr>
        <w:t>ara esto se debe crear una clase java que extiende el objeto</w:t>
      </w:r>
      <w:r w:rsidR="00384E1B">
        <w:rPr>
          <w:rFonts w:cstheme="minorHAnsi"/>
          <w:sz w:val="24"/>
          <w:szCs w:val="24"/>
        </w:rPr>
        <w:t xml:space="preserve"> </w:t>
      </w:r>
      <w:r w:rsidR="00EA63AD" w:rsidRPr="009B4D41">
        <w:rPr>
          <w:rFonts w:cstheme="minorHAnsi"/>
          <w:color w:val="000000"/>
          <w:sz w:val="24"/>
          <w:szCs w:val="24"/>
          <w:lang w:eastAsia="es-UY"/>
        </w:rPr>
        <w:t>AsyncTask</w:t>
      </w:r>
      <w:r w:rsidR="00384E1B">
        <w:rPr>
          <w:rFonts w:cstheme="minorHAnsi"/>
          <w:color w:val="000000"/>
          <w:sz w:val="24"/>
          <w:szCs w:val="24"/>
          <w:lang w:eastAsia="es-UY"/>
        </w:rPr>
        <w:t xml:space="preserve"> </w:t>
      </w:r>
      <w:r w:rsidR="00384E1B" w:rsidRPr="00384E1B">
        <w:rPr>
          <w:rFonts w:cstheme="minorHAnsi"/>
          <w:sz w:val="24"/>
          <w:szCs w:val="24"/>
        </w:rPr>
        <w:t>(</w:t>
      </w:r>
      <w:hyperlink r:id="rId43" w:history="1">
        <w:r w:rsidR="00384E1B" w:rsidRPr="00384E1B">
          <w:rPr>
            <w:rFonts w:cstheme="minorHAnsi"/>
            <w:sz w:val="24"/>
            <w:szCs w:val="24"/>
          </w:rPr>
          <w:t>java.lang.Object</w:t>
        </w:r>
      </w:hyperlink>
      <w:r w:rsidR="00384E1B" w:rsidRPr="00384E1B">
        <w:rPr>
          <w:rFonts w:cstheme="minorHAnsi"/>
          <w:sz w:val="24"/>
          <w:szCs w:val="24"/>
        </w:rPr>
        <w:t>)</w:t>
      </w:r>
      <w:r w:rsidR="00EA63AD" w:rsidRPr="00384E1B">
        <w:rPr>
          <w:rFonts w:cstheme="minorHAnsi"/>
          <w:sz w:val="24"/>
          <w:szCs w:val="24"/>
        </w:rPr>
        <w:t xml:space="preserve"> y</w:t>
      </w:r>
      <w:r w:rsidR="00EA63AD" w:rsidRPr="009B4D41">
        <w:rPr>
          <w:rFonts w:cstheme="minorHAnsi"/>
          <w:color w:val="000000"/>
          <w:sz w:val="24"/>
          <w:szCs w:val="24"/>
          <w:lang w:eastAsia="es-UY"/>
        </w:rPr>
        <w:t xml:space="preserve"> ejecutar</w:t>
      </w:r>
      <w:r>
        <w:rPr>
          <w:rFonts w:cstheme="minorHAnsi"/>
          <w:color w:val="000000"/>
          <w:sz w:val="24"/>
          <w:szCs w:val="24"/>
          <w:lang w:eastAsia="es-UY"/>
        </w:rPr>
        <w:t xml:space="preserve"> </w:t>
      </w:r>
      <w:r w:rsidR="00EA63AD" w:rsidRPr="009B4D41">
        <w:rPr>
          <w:rFonts w:cstheme="minorHAnsi"/>
          <w:color w:val="000000"/>
          <w:sz w:val="24"/>
          <w:szCs w:val="24"/>
          <w:lang w:eastAsia="es-UY"/>
        </w:rPr>
        <w:t xml:space="preserve">el pedido http </w:t>
      </w:r>
      <w:r>
        <w:rPr>
          <w:rFonts w:cstheme="minorHAnsi"/>
          <w:color w:val="000000"/>
          <w:sz w:val="24"/>
          <w:szCs w:val="24"/>
          <w:lang w:eastAsia="es-UY"/>
        </w:rPr>
        <w:t>necesario para consumir el</w:t>
      </w:r>
      <w:r w:rsidR="00EA63AD" w:rsidRPr="009B4D41">
        <w:rPr>
          <w:rFonts w:cstheme="minorHAnsi"/>
          <w:color w:val="000000"/>
          <w:sz w:val="24"/>
          <w:szCs w:val="24"/>
          <w:lang w:eastAsia="es-UY"/>
        </w:rPr>
        <w:t xml:space="preserve"> web service </w:t>
      </w:r>
      <w:r>
        <w:rPr>
          <w:rFonts w:cstheme="minorHAnsi"/>
          <w:color w:val="000000"/>
          <w:sz w:val="24"/>
          <w:szCs w:val="24"/>
          <w:lang w:eastAsia="es-UY"/>
        </w:rPr>
        <w:t>en segundo plano</w:t>
      </w:r>
      <w:r w:rsidR="00EA63AD" w:rsidRPr="009B4D41">
        <w:rPr>
          <w:rFonts w:cstheme="minorHAnsi"/>
          <w:color w:val="000000"/>
          <w:sz w:val="24"/>
          <w:szCs w:val="24"/>
          <w:lang w:eastAsia="es-UY"/>
        </w:rPr>
        <w:t>.</w:t>
      </w:r>
    </w:p>
    <w:p w:rsidR="000702F1" w:rsidRDefault="000702F1" w:rsidP="000702F1">
      <w:pPr>
        <w:pStyle w:val="Encabezado4"/>
      </w:pPr>
      <w:r>
        <w:t>Capa de Presentaci</w:t>
      </w:r>
      <w:r>
        <w:t>ó</w:t>
      </w:r>
      <w:r>
        <w:t>n</w:t>
      </w:r>
    </w:p>
    <w:p w:rsidR="000702F1" w:rsidRPr="00A75403" w:rsidRDefault="000702F1" w:rsidP="00A75403">
      <w:pPr>
        <w:pStyle w:val="Estilopredeterminado"/>
        <w:jc w:val="both"/>
        <w:rPr>
          <w:rFonts w:cstheme="minorBidi"/>
          <w:sz w:val="24"/>
          <w:szCs w:val="24"/>
        </w:rPr>
      </w:pPr>
      <w:r w:rsidRPr="00A75403">
        <w:rPr>
          <w:rFonts w:cstheme="minorBidi"/>
          <w:sz w:val="24"/>
          <w:szCs w:val="24"/>
        </w:rPr>
        <w:t xml:space="preserve">Dado el abordaje tomado para la implementación de la presentación, esta sección se divide según el Modulo de la aplicación que se trate; los mismos son Backend o Módulo de administración y </w:t>
      </w:r>
      <w:r w:rsidR="00227416" w:rsidRPr="00A75403">
        <w:rPr>
          <w:rFonts w:cstheme="minorBidi"/>
          <w:sz w:val="24"/>
          <w:szCs w:val="24"/>
        </w:rPr>
        <w:t>Frontend</w:t>
      </w:r>
      <w:r w:rsidRPr="00A75403">
        <w:rPr>
          <w:rFonts w:cstheme="minorBidi"/>
          <w:sz w:val="24"/>
          <w:szCs w:val="24"/>
        </w:rPr>
        <w:t>. A modo de aclaración, dicho criterio se tomo por las diferentes tecnologías aplicadas para la resolución de cada caso.</w:t>
      </w:r>
    </w:p>
    <w:p w:rsidR="00F33A53" w:rsidRDefault="000702F1" w:rsidP="000702F1">
      <w:pPr>
        <w:pStyle w:val="Estilopredeterminado"/>
        <w:jc w:val="both"/>
        <w:rPr>
          <w:rFonts w:cstheme="minorBidi"/>
          <w:szCs w:val="24"/>
        </w:rPr>
      </w:pPr>
      <w:r w:rsidRPr="00A75403">
        <w:rPr>
          <w:rFonts w:cstheme="minorBidi"/>
          <w:sz w:val="24"/>
          <w:szCs w:val="24"/>
        </w:rPr>
        <w:lastRenderedPageBreak/>
        <w:t xml:space="preserve">La presentación del modulo de Backend (o Modulo de Administración) fue implementada mayoritariamente con paginas xhtml y ManagedBeans, componentes facilitados por la librería JSF (o </w:t>
      </w:r>
      <w:r w:rsidRPr="00A75403">
        <w:rPr>
          <w:rFonts w:cstheme="minorBidi"/>
          <w:i/>
          <w:sz w:val="24"/>
          <w:szCs w:val="24"/>
        </w:rPr>
        <w:t>Java Server Faces</w:t>
      </w:r>
      <w:r w:rsidRPr="00A75403">
        <w:rPr>
          <w:rFonts w:cstheme="minorBidi"/>
          <w:sz w:val="24"/>
          <w:szCs w:val="24"/>
        </w:rPr>
        <w:t>) en su versión 2.1. Dicha librería, se caracteriza por agilizar poderosamente el proceso de desarrollo de las vistas de la aplicación, tarea que por lo general insume más tiempo que el desarrollo de la lógica de negocio propiamente dicha.</w:t>
      </w:r>
    </w:p>
    <w:p w:rsidR="000702F1" w:rsidRPr="00A75403" w:rsidRDefault="000702F1" w:rsidP="000702F1">
      <w:pPr>
        <w:pStyle w:val="Estilopredeterminado"/>
        <w:jc w:val="both"/>
        <w:rPr>
          <w:rFonts w:cstheme="minorBidi"/>
          <w:sz w:val="24"/>
          <w:szCs w:val="24"/>
        </w:rPr>
      </w:pPr>
      <w:r w:rsidRPr="00A75403">
        <w:rPr>
          <w:rFonts w:cstheme="minorBidi"/>
          <w:sz w:val="24"/>
          <w:szCs w:val="24"/>
        </w:rPr>
        <w:t xml:space="preserve">El </w:t>
      </w:r>
      <w:r w:rsidR="00227416" w:rsidRPr="00A75403">
        <w:rPr>
          <w:rFonts w:cstheme="minorBidi"/>
          <w:sz w:val="24"/>
          <w:szCs w:val="24"/>
        </w:rPr>
        <w:t>Frontend</w:t>
      </w:r>
      <w:r w:rsidRPr="00A75403">
        <w:rPr>
          <w:rFonts w:cstheme="minorBidi"/>
          <w:sz w:val="24"/>
          <w:szCs w:val="24"/>
        </w:rPr>
        <w:t xml:space="preserve"> en contrapartida, se conforma por páginas </w:t>
      </w:r>
      <w:r w:rsidR="00227416" w:rsidRPr="00A75403">
        <w:rPr>
          <w:rFonts w:cstheme="minorBidi"/>
          <w:sz w:val="24"/>
          <w:szCs w:val="24"/>
        </w:rPr>
        <w:t>HTML</w:t>
      </w:r>
      <w:r w:rsidRPr="00A75403">
        <w:rPr>
          <w:rFonts w:cstheme="minorBidi"/>
          <w:sz w:val="24"/>
          <w:szCs w:val="24"/>
        </w:rPr>
        <w:t xml:space="preserve"> y lógica de presentación implementada con </w:t>
      </w:r>
      <w:r w:rsidR="00227416" w:rsidRPr="00A75403">
        <w:rPr>
          <w:rFonts w:cstheme="minorBidi"/>
          <w:sz w:val="24"/>
          <w:szCs w:val="24"/>
        </w:rPr>
        <w:t>java script</w:t>
      </w:r>
      <w:r w:rsidRPr="00A75403">
        <w:rPr>
          <w:rFonts w:cstheme="minorBidi"/>
          <w:sz w:val="24"/>
          <w:szCs w:val="24"/>
        </w:rPr>
        <w:t xml:space="preserve"> (utilizando tanto el lenguaje nativo como </w:t>
      </w:r>
      <w:r w:rsidR="00C00594" w:rsidRPr="00A75403">
        <w:rPr>
          <w:rFonts w:cstheme="minorBidi"/>
          <w:sz w:val="24"/>
          <w:szCs w:val="24"/>
        </w:rPr>
        <w:t xml:space="preserve">la librería </w:t>
      </w:r>
      <w:r w:rsidRPr="00A75403">
        <w:rPr>
          <w:rFonts w:cstheme="minorBidi"/>
          <w:sz w:val="24"/>
          <w:szCs w:val="24"/>
        </w:rPr>
        <w:t>JQuery en su versión 1.10.2)</w:t>
      </w:r>
      <w:r w:rsidR="007E4829" w:rsidRPr="00A75403">
        <w:rPr>
          <w:rFonts w:cstheme="minorBidi"/>
          <w:sz w:val="24"/>
          <w:szCs w:val="24"/>
        </w:rPr>
        <w:t>, para</w:t>
      </w:r>
      <w:r w:rsidR="00A75403">
        <w:rPr>
          <w:rFonts w:cstheme="minorBidi"/>
          <w:sz w:val="24"/>
          <w:szCs w:val="24"/>
        </w:rPr>
        <w:t xml:space="preserve"> </w:t>
      </w:r>
      <w:r w:rsidR="007E4829" w:rsidRPr="00A75403">
        <w:rPr>
          <w:rFonts w:cstheme="minorBidi"/>
          <w:sz w:val="24"/>
          <w:szCs w:val="24"/>
        </w:rPr>
        <w:t>el manejo de estilos y características responsivas se utilizo</w:t>
      </w:r>
      <w:r w:rsidRPr="00A75403">
        <w:rPr>
          <w:rFonts w:cstheme="minorBidi"/>
          <w:sz w:val="24"/>
          <w:szCs w:val="24"/>
        </w:rPr>
        <w:t xml:space="preserve"> la librería</w:t>
      </w:r>
      <w:r w:rsidR="00A75403">
        <w:rPr>
          <w:rFonts w:cstheme="minorBidi"/>
          <w:sz w:val="24"/>
          <w:szCs w:val="24"/>
        </w:rPr>
        <w:t xml:space="preserve"> </w:t>
      </w:r>
      <w:r w:rsidRPr="00A75403">
        <w:rPr>
          <w:rFonts w:cstheme="minorBidi"/>
          <w:sz w:val="24"/>
          <w:szCs w:val="24"/>
        </w:rPr>
        <w:t xml:space="preserve">Bootstrap 3.0 </w:t>
      </w:r>
      <w:r w:rsidR="007E4829" w:rsidRPr="00A75403">
        <w:rPr>
          <w:rFonts w:cstheme="minorBidi"/>
          <w:sz w:val="24"/>
          <w:szCs w:val="24"/>
        </w:rPr>
        <w:t>siendo la misma complementada con CSS3</w:t>
      </w:r>
      <w:r w:rsidRPr="00A75403">
        <w:rPr>
          <w:rFonts w:cstheme="minorBidi"/>
          <w:sz w:val="24"/>
          <w:szCs w:val="24"/>
        </w:rPr>
        <w:t xml:space="preserve">. </w:t>
      </w:r>
      <w:r w:rsidR="00C00594" w:rsidRPr="00A75403">
        <w:rPr>
          <w:rFonts w:cstheme="minorBidi"/>
          <w:sz w:val="24"/>
          <w:szCs w:val="24"/>
        </w:rPr>
        <w:t>También</w:t>
      </w:r>
      <w:r w:rsidRPr="00A75403">
        <w:rPr>
          <w:rFonts w:cstheme="minorBidi"/>
          <w:sz w:val="24"/>
          <w:szCs w:val="24"/>
        </w:rPr>
        <w:t xml:space="preserve"> se utiliza HTML5 para almacenamiento de información en el navegador del cliente (</w:t>
      </w:r>
      <w:r w:rsidR="00C00594" w:rsidRPr="00A75403">
        <w:rPr>
          <w:rFonts w:cstheme="minorBidi"/>
          <w:sz w:val="24"/>
          <w:szCs w:val="24"/>
        </w:rPr>
        <w:t>Local Storage</w:t>
      </w:r>
      <w:r w:rsidRPr="00A75403">
        <w:rPr>
          <w:rFonts w:cstheme="minorBidi"/>
          <w:sz w:val="24"/>
          <w:szCs w:val="24"/>
        </w:rPr>
        <w:t>)</w:t>
      </w:r>
      <w:r w:rsidR="00AD5E0F" w:rsidRPr="00A75403">
        <w:rPr>
          <w:rFonts w:cstheme="minorBidi"/>
          <w:sz w:val="24"/>
          <w:szCs w:val="24"/>
        </w:rPr>
        <w:t>. Se utilizaron varios plugins java script tanto para mejorar visualmente la interfaz, como para agregar funcionalidades</w:t>
      </w:r>
      <w:r w:rsidR="00A75403">
        <w:rPr>
          <w:rFonts w:cstheme="minorBidi"/>
          <w:sz w:val="24"/>
          <w:szCs w:val="24"/>
        </w:rPr>
        <w:t xml:space="preserve"> (carga de archivos)</w:t>
      </w:r>
      <w:r w:rsidR="00AD5E0F" w:rsidRPr="00A75403">
        <w:rPr>
          <w:rFonts w:cstheme="minorBidi"/>
          <w:sz w:val="24"/>
          <w:szCs w:val="24"/>
        </w:rPr>
        <w:t xml:space="preserve">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A75403" w:rsidRDefault="00F33A53" w:rsidP="00F33A53">
      <w:pPr>
        <w:tabs>
          <w:tab w:val="left" w:pos="1708"/>
        </w:tabs>
        <w:jc w:val="both"/>
        <w:rPr>
          <w:sz w:val="24"/>
          <w:szCs w:val="24"/>
        </w:rPr>
      </w:pPr>
      <w:r w:rsidRPr="00A75403">
        <w:rPr>
          <w:sz w:val="24"/>
          <w:szCs w:val="24"/>
        </w:rPr>
        <w:t>Para la presentación de los datos en el dispositivo móvil Android incorpora en su arquitectura l</w:t>
      </w:r>
      <w:r w:rsidR="00A75403" w:rsidRPr="00A75403">
        <w:rPr>
          <w:sz w:val="24"/>
          <w:szCs w:val="24"/>
        </w:rPr>
        <w:t xml:space="preserve">a capa Libreries. Esta contiene </w:t>
      </w:r>
      <w:r w:rsidRPr="00A75403">
        <w:rPr>
          <w:sz w:val="24"/>
          <w:szCs w:val="24"/>
        </w:rPr>
        <w:t xml:space="preserve">librerías nativas que permiten representar contenido grafico (OpenGL), reproducir distintos formatos multimedia (Media Framework) y gestionar la composición de las ventanas </w:t>
      </w:r>
      <w:r w:rsidR="00227416" w:rsidRPr="00A75403">
        <w:rPr>
          <w:sz w:val="24"/>
          <w:szCs w:val="24"/>
        </w:rPr>
        <w:t>(Surface</w:t>
      </w:r>
      <w:r w:rsidRPr="00A75403">
        <w:rPr>
          <w:sz w:val="24"/>
          <w:szCs w:val="24"/>
        </w:rPr>
        <w:t xml:space="preserve"> Manager). </w:t>
      </w:r>
    </w:p>
    <w:p w:rsidR="00156D00" w:rsidRPr="00505081" w:rsidRDefault="00A75403" w:rsidP="00156D00">
      <w:pPr>
        <w:tabs>
          <w:tab w:val="left" w:pos="1708"/>
        </w:tabs>
        <w:jc w:val="both"/>
        <w:rPr>
          <w:sz w:val="20"/>
          <w:szCs w:val="20"/>
        </w:rPr>
      </w:pPr>
      <w:r w:rsidRPr="005027C3">
        <w:rPr>
          <w:sz w:val="24"/>
          <w:szCs w:val="24"/>
        </w:rPr>
        <w:t xml:space="preserve">La presentación </w:t>
      </w:r>
      <w:r w:rsidR="005027C3" w:rsidRPr="005027C3">
        <w:rPr>
          <w:sz w:val="24"/>
          <w:szCs w:val="24"/>
        </w:rPr>
        <w:t>de la aplicación móvil se compone por vistas xml mapeadas a clases java que extienden de Activity</w:t>
      </w:r>
      <w:r w:rsidR="00156D00" w:rsidRPr="005027C3">
        <w:rPr>
          <w:sz w:val="24"/>
          <w:szCs w:val="24"/>
        </w:rPr>
        <w:t xml:space="preserve"> (android.app.Activity)</w:t>
      </w:r>
      <w:r w:rsidR="005027C3" w:rsidRPr="005027C3">
        <w:rPr>
          <w:sz w:val="24"/>
          <w:szCs w:val="24"/>
        </w:rPr>
        <w:t>.</w:t>
      </w:r>
      <w:r w:rsidR="00156D00" w:rsidRPr="005027C3">
        <w:rPr>
          <w:sz w:val="24"/>
          <w:szCs w:val="24"/>
        </w:rPr>
        <w:t xml:space="preserve"> </w:t>
      </w:r>
      <w:r w:rsidR="005027C3" w:rsidRPr="005027C3">
        <w:rPr>
          <w:sz w:val="24"/>
          <w:szCs w:val="24"/>
        </w:rPr>
        <w:t>En las últimas</w:t>
      </w:r>
      <w:r w:rsidR="00156D00" w:rsidRPr="005027C3">
        <w:rPr>
          <w:sz w:val="24"/>
          <w:szCs w:val="24"/>
        </w:rPr>
        <w:t xml:space="preserve"> se encuentran todos los métodos para interpretar y resolver los pedidos del usuario</w:t>
      </w:r>
      <w:r w:rsidR="00156D00">
        <w:rPr>
          <w:sz w:val="20"/>
          <w:szCs w:val="20"/>
        </w:rPr>
        <w:t>.</w:t>
      </w:r>
    </w:p>
    <w:p w:rsidR="00F33A53" w:rsidRPr="001209F8" w:rsidRDefault="00F33A53" w:rsidP="00F33A53">
      <w:pPr>
        <w:pStyle w:val="Ttulo4"/>
      </w:pPr>
      <w:r>
        <w:t>Seguridad</w:t>
      </w:r>
    </w:p>
    <w:p w:rsidR="00F33A53" w:rsidRPr="005027C3" w:rsidRDefault="00F33A53" w:rsidP="00F33A53">
      <w:pPr>
        <w:jc w:val="both"/>
        <w:rPr>
          <w:sz w:val="24"/>
          <w:szCs w:val="24"/>
        </w:rPr>
      </w:pPr>
      <w:r w:rsidRPr="005027C3">
        <w:rPr>
          <w:sz w:val="24"/>
          <w:szCs w:val="24"/>
        </w:rPr>
        <w:t>Dada la naturaleza de la información manejada por el aplicativo (emails, datos personales como nombres, tarjetas de crédito en el caso de PayPal), es de especial relevancia el tema de la seguridad al momento de desarrollar.</w:t>
      </w:r>
    </w:p>
    <w:p w:rsidR="00F33A53" w:rsidRPr="005027C3" w:rsidRDefault="00F33A53" w:rsidP="00F33A53">
      <w:pPr>
        <w:jc w:val="both"/>
        <w:rPr>
          <w:sz w:val="24"/>
          <w:szCs w:val="24"/>
        </w:rPr>
      </w:pPr>
      <w:r w:rsidRPr="005027C3">
        <w:rPr>
          <w:sz w:val="24"/>
          <w:szCs w:val="24"/>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Navegabilidad entre paginas utilizando controles externos a la aplicación (por ej. </w:t>
      </w:r>
      <w:r w:rsidR="005027C3">
        <w:rPr>
          <w:sz w:val="24"/>
          <w:szCs w:val="24"/>
        </w:rPr>
        <w:t>escribir</w:t>
      </w:r>
      <w:r w:rsidRPr="005027C3">
        <w:rPr>
          <w:sz w:val="24"/>
          <w:szCs w:val="24"/>
        </w:rPr>
        <w:t xml:space="preserve"> la url en el </w:t>
      </w:r>
      <w:r w:rsidR="00227416" w:rsidRPr="005027C3">
        <w:rPr>
          <w:sz w:val="24"/>
          <w:szCs w:val="24"/>
        </w:rPr>
        <w:t>browser</w:t>
      </w:r>
      <w:r w:rsidRP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Inyección </w:t>
      </w:r>
      <w:r w:rsidR="00227416" w:rsidRPr="005027C3">
        <w:rPr>
          <w:sz w:val="24"/>
          <w:szCs w:val="24"/>
        </w:rPr>
        <w:t>SQL</w:t>
      </w:r>
      <w:r w:rsidR="005027C3">
        <w:rPr>
          <w:sz w:val="24"/>
          <w:szCs w:val="24"/>
        </w:rPr>
        <w:t>.</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 xml:space="preserve">Consumir web </w:t>
      </w:r>
      <w:r w:rsidR="0054268A" w:rsidRPr="005027C3">
        <w:rPr>
          <w:sz w:val="24"/>
          <w:szCs w:val="24"/>
        </w:rPr>
        <w:t>Services</w:t>
      </w:r>
      <w:r w:rsidR="005027C3">
        <w:rPr>
          <w:sz w:val="24"/>
          <w:szCs w:val="24"/>
        </w:rPr>
        <w:t xml:space="preserve"> </w:t>
      </w:r>
      <w:r w:rsidR="0054268A" w:rsidRPr="005027C3">
        <w:rPr>
          <w:sz w:val="24"/>
          <w:szCs w:val="24"/>
        </w:rPr>
        <w:t>Rest</w:t>
      </w:r>
      <w:r w:rsidRPr="005027C3">
        <w:rPr>
          <w:sz w:val="24"/>
          <w:szCs w:val="24"/>
        </w:rPr>
        <w:t xml:space="preserve"> expuestos por el servidor sin permisos correspondientes.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lastRenderedPageBreak/>
        <w:t>Exposición de estructura de directorios del servidor a través de parámetros de petición (por ejemplo, rutas absolutas de imágenes).</w:t>
      </w:r>
    </w:p>
    <w:p w:rsidR="00F33A53" w:rsidRPr="005027C3" w:rsidRDefault="00F33A53" w:rsidP="00F33A53">
      <w:pPr>
        <w:pStyle w:val="Prrafodelista"/>
        <w:numPr>
          <w:ilvl w:val="0"/>
          <w:numId w:val="21"/>
        </w:numPr>
        <w:jc w:val="both"/>
        <w:rPr>
          <w:rFonts w:asciiTheme="majorHAnsi" w:eastAsiaTheme="majorEastAsia" w:hAnsiTheme="majorHAnsi" w:cstheme="majorBidi"/>
          <w:b/>
          <w:bCs/>
          <w:color w:val="46464A" w:themeColor="text2"/>
          <w:sz w:val="24"/>
          <w:szCs w:val="24"/>
        </w:rPr>
      </w:pPr>
      <w:r w:rsidRPr="005027C3">
        <w:rPr>
          <w:sz w:val="24"/>
          <w:szCs w:val="24"/>
        </w:rPr>
        <w:t>Contraseñas almacenadas en base de datos.</w:t>
      </w:r>
    </w:p>
    <w:p w:rsidR="00F33A53" w:rsidRPr="005027C3" w:rsidRDefault="00F33A53" w:rsidP="00F33A53">
      <w:pPr>
        <w:jc w:val="both"/>
        <w:rPr>
          <w:sz w:val="24"/>
          <w:szCs w:val="24"/>
        </w:rPr>
      </w:pPr>
      <w:r w:rsidRPr="005027C3">
        <w:rPr>
          <w:sz w:val="24"/>
          <w:szCs w:val="24"/>
        </w:rPr>
        <w:t>Como contrapartida a cada riesgo de seguridad, se presentan a continuación los métodos abordados para solucionarlos.</w:t>
      </w:r>
    </w:p>
    <w:p w:rsidR="00F33A53" w:rsidRPr="005027C3" w:rsidRDefault="00F33A53" w:rsidP="005027C3">
      <w:pPr>
        <w:pStyle w:val="Prrafodelista"/>
        <w:numPr>
          <w:ilvl w:val="0"/>
          <w:numId w:val="22"/>
        </w:numPr>
        <w:ind w:left="360"/>
        <w:jc w:val="both"/>
        <w:rPr>
          <w:rFonts w:asciiTheme="majorHAnsi" w:eastAsiaTheme="majorEastAsia" w:hAnsiTheme="majorHAnsi" w:cstheme="majorBidi"/>
          <w:b/>
          <w:bCs/>
          <w:color w:val="46464A" w:themeColor="text2"/>
          <w:sz w:val="24"/>
          <w:szCs w:val="24"/>
        </w:rPr>
      </w:pPr>
      <w:r w:rsidRPr="005027C3">
        <w:rPr>
          <w:sz w:val="24"/>
          <w:szCs w:val="24"/>
        </w:rPr>
        <w:t xml:space="preserve">Para evitar la navegabilidad entre páginas utilizando controles externos a la aplicación, se decidió la implementación de un Filtro de </w:t>
      </w:r>
      <w:r w:rsidR="00227416" w:rsidRPr="005027C3">
        <w:rPr>
          <w:sz w:val="24"/>
          <w:szCs w:val="24"/>
        </w:rPr>
        <w:t>Autenticación</w:t>
      </w:r>
      <w:r w:rsidRPr="005027C3">
        <w:rPr>
          <w:sz w:val="24"/>
          <w:szCs w:val="24"/>
        </w:rPr>
        <w:t>, el cual captura cada una de las peticiones realizadas al servidor y controla que el rol correspondiente al usuario logueado tenga permiso sobre dicha funcionalidad.</w:t>
      </w:r>
    </w:p>
    <w:p w:rsidR="00F33A53" w:rsidRPr="005027C3" w:rsidRDefault="00F33A53" w:rsidP="005027C3">
      <w:pPr>
        <w:pStyle w:val="Prrafodelista"/>
        <w:ind w:left="360"/>
        <w:jc w:val="both"/>
        <w:rPr>
          <w:sz w:val="24"/>
          <w:szCs w:val="24"/>
        </w:rPr>
      </w:pPr>
      <w:r w:rsidRPr="005027C3">
        <w:rPr>
          <w:sz w:val="24"/>
          <w:szCs w:val="24"/>
        </w:rPr>
        <w:t>Nota: se debieron añadir excepciones a los controles realizados, por ejemplo, caso de recursos estáticos, funcionalidades públicas, entro otros.</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inyección </w:t>
      </w:r>
      <w:r w:rsidR="00227416" w:rsidRPr="005027C3">
        <w:rPr>
          <w:sz w:val="24"/>
          <w:szCs w:val="24"/>
        </w:rPr>
        <w:t>SQL</w:t>
      </w:r>
      <w:r w:rsidRPr="005027C3">
        <w:rPr>
          <w:sz w:val="24"/>
          <w:szCs w:val="24"/>
        </w:rPr>
        <w:t xml:space="preserve"> está solucionado en la </w:t>
      </w:r>
      <w:r w:rsidRPr="005027C3">
        <w:rPr>
          <w:i/>
          <w:sz w:val="24"/>
          <w:szCs w:val="24"/>
        </w:rPr>
        <w:t>Java Persistence Api</w:t>
      </w:r>
      <w:r w:rsidRPr="005027C3">
        <w:rPr>
          <w:sz w:val="24"/>
          <w:szCs w:val="24"/>
        </w:rPr>
        <w:t xml:space="preserve"> siempre que se implemente de manera correcta (esto es utilizando parámetros para consultas jpql y no creando las consultas dinámicamente con valores de condición </w:t>
      </w:r>
      <w:r w:rsidRPr="005027C3">
        <w:rPr>
          <w:i/>
          <w:sz w:val="24"/>
          <w:szCs w:val="24"/>
        </w:rPr>
        <w:t>inline</w:t>
      </w:r>
      <w:r w:rsidRPr="005027C3">
        <w:rPr>
          <w:sz w:val="24"/>
          <w:szCs w:val="24"/>
        </w:rPr>
        <w:t>.</w:t>
      </w:r>
    </w:p>
    <w:p w:rsidR="00F33A53" w:rsidRPr="005027C3" w:rsidRDefault="00F33A53" w:rsidP="005027C3">
      <w:pPr>
        <w:pStyle w:val="Prrafodelista"/>
        <w:numPr>
          <w:ilvl w:val="0"/>
          <w:numId w:val="22"/>
        </w:numPr>
        <w:ind w:left="360"/>
        <w:jc w:val="both"/>
        <w:rPr>
          <w:sz w:val="24"/>
          <w:szCs w:val="24"/>
        </w:rPr>
      </w:pPr>
      <w:r w:rsidRPr="005027C3">
        <w:rPr>
          <w:sz w:val="24"/>
          <w:szCs w:val="24"/>
        </w:rPr>
        <w:t xml:space="preserve">El caso de los web </w:t>
      </w:r>
      <w:r w:rsidR="0054268A" w:rsidRPr="005027C3">
        <w:rPr>
          <w:sz w:val="24"/>
          <w:szCs w:val="24"/>
        </w:rPr>
        <w:t>Services</w:t>
      </w:r>
      <w:r w:rsidR="001A5C2F">
        <w:rPr>
          <w:sz w:val="24"/>
          <w:szCs w:val="24"/>
        </w:rPr>
        <w:t xml:space="preserve"> </w:t>
      </w:r>
      <w:r w:rsidR="0054268A" w:rsidRPr="005027C3">
        <w:rPr>
          <w:sz w:val="24"/>
          <w:szCs w:val="24"/>
        </w:rPr>
        <w:t>Rest</w:t>
      </w:r>
      <w:r w:rsidRPr="005027C3">
        <w:rPr>
          <w:sz w:val="24"/>
          <w:szCs w:val="24"/>
        </w:rPr>
        <w:t xml:space="preserve"> expuestos por el servidor, se optó por configurarlos en el archivo </w:t>
      </w:r>
      <w:r w:rsidRPr="005027C3">
        <w:rPr>
          <w:i/>
          <w:sz w:val="24"/>
          <w:szCs w:val="24"/>
        </w:rPr>
        <w:t>web.xml</w:t>
      </w:r>
      <w:r w:rsidRPr="005027C3">
        <w:rPr>
          <w:sz w:val="24"/>
          <w:szCs w:val="24"/>
        </w:rPr>
        <w:t xml:space="preserve">  como recursos públicos (esto se debe a la gran cantidad de servicios públicos). En el caso de funcionalidades restringidas se implementó </w:t>
      </w:r>
      <w:r w:rsidR="00227416" w:rsidRPr="005027C3">
        <w:rPr>
          <w:sz w:val="24"/>
          <w:szCs w:val="24"/>
        </w:rPr>
        <w:t>control de</w:t>
      </w:r>
      <w:r w:rsidRPr="005027C3">
        <w:rPr>
          <w:sz w:val="24"/>
          <w:szCs w:val="24"/>
        </w:rPr>
        <w:t xml:space="preserve"> permisos rol-funcionalidad a nivel de capa de servicios, corroborando que el </w:t>
      </w:r>
      <w:r w:rsidR="00227416" w:rsidRPr="005027C3">
        <w:rPr>
          <w:sz w:val="24"/>
          <w:szCs w:val="24"/>
        </w:rPr>
        <w:t>usuario</w:t>
      </w:r>
      <w:r w:rsidRPr="005027C3">
        <w:rPr>
          <w:sz w:val="24"/>
          <w:szCs w:val="24"/>
        </w:rPr>
        <w:t xml:space="preserve"> consumidor efectivamente tenga permisos sobre la funcionalidad en cuestión.</w:t>
      </w:r>
    </w:p>
    <w:p w:rsidR="00F33A53" w:rsidRPr="005027C3" w:rsidRDefault="00F33A53" w:rsidP="005027C3">
      <w:pPr>
        <w:pStyle w:val="Prrafodelista"/>
        <w:numPr>
          <w:ilvl w:val="0"/>
          <w:numId w:val="22"/>
        </w:numPr>
        <w:ind w:left="360"/>
        <w:jc w:val="both"/>
        <w:rPr>
          <w:sz w:val="24"/>
          <w:szCs w:val="24"/>
        </w:rPr>
      </w:pPr>
      <w:r w:rsidRPr="005027C3">
        <w:rPr>
          <w:sz w:val="24"/>
          <w:szCs w:val="24"/>
        </w:rPr>
        <w:t>Con la finalidad de mantener la estructura interna del servidor lo más protegida posible, se implementó un sistema de encriptación-</w:t>
      </w:r>
      <w:r w:rsidR="00227416" w:rsidRPr="005027C3">
        <w:rPr>
          <w:sz w:val="24"/>
          <w:szCs w:val="24"/>
        </w:rPr>
        <w:t>des encriptación</w:t>
      </w:r>
      <w:r w:rsidRPr="005027C3">
        <w:rPr>
          <w:sz w:val="24"/>
          <w:szCs w:val="24"/>
        </w:rPr>
        <w:t xml:space="preserve"> a partir de una clave privada</w:t>
      </w:r>
      <w:r w:rsidR="001A5C2F">
        <w:rPr>
          <w:sz w:val="24"/>
          <w:szCs w:val="24"/>
        </w:rPr>
        <w:t xml:space="preserve"> utilizando la biblioteca jasypt en su versión 1.9.1</w:t>
      </w:r>
      <w:r w:rsidRPr="005027C3">
        <w:rPr>
          <w:sz w:val="24"/>
          <w:szCs w:val="24"/>
        </w:rPr>
        <w:t xml:space="preserve">. Con esto se asegura que, tanto la información de rutas de sistema de archivos almacenada en base de datos, como rutas enviadas al cliente no sean evidentes. Son los </w:t>
      </w:r>
      <w:r w:rsidR="00227416" w:rsidRPr="005027C3">
        <w:rPr>
          <w:sz w:val="24"/>
          <w:szCs w:val="24"/>
        </w:rPr>
        <w:t>Servlets</w:t>
      </w:r>
      <w:r w:rsidRPr="005027C3">
        <w:rPr>
          <w:sz w:val="24"/>
          <w:szCs w:val="24"/>
        </w:rPr>
        <w:t xml:space="preserve"> de respuesta de archivos quienes tienen la responsabilidad de interpretar la información codificada y responder con la información correcta.</w:t>
      </w:r>
    </w:p>
    <w:p w:rsidR="00F33A53" w:rsidRPr="00505081" w:rsidRDefault="00F33A53" w:rsidP="005027C3">
      <w:pPr>
        <w:pStyle w:val="Prrafodelista"/>
        <w:numPr>
          <w:ilvl w:val="0"/>
          <w:numId w:val="22"/>
        </w:numPr>
        <w:ind w:left="360"/>
        <w:jc w:val="both"/>
        <w:rPr>
          <w:sz w:val="20"/>
          <w:szCs w:val="20"/>
        </w:rPr>
      </w:pPr>
      <w:r w:rsidRPr="005027C3">
        <w:rPr>
          <w:sz w:val="24"/>
          <w:szCs w:val="24"/>
        </w:rPr>
        <w:t xml:space="preserve">Las contraseñas de los usuarios del sistema actualmente se están almacenando </w:t>
      </w:r>
      <w:r w:rsidR="00227416" w:rsidRPr="005027C3">
        <w:rPr>
          <w:sz w:val="24"/>
          <w:szCs w:val="24"/>
        </w:rPr>
        <w:t>encriptados</w:t>
      </w:r>
      <w:r w:rsidRPr="005027C3">
        <w:rPr>
          <w:sz w:val="24"/>
          <w:szCs w:val="24"/>
        </w:rPr>
        <w:t xml:space="preserve"> con el algoritmo MD5 en la base de datos. Si bien hay sistemas de encriptación más seguros, en ésta primera etapa del sistema fue el mecanismo utilizado para no guardar ésta información como texto plano.</w:t>
      </w:r>
    </w:p>
    <w:p w:rsidR="00F33A53" w:rsidRPr="0045271A" w:rsidRDefault="00F33A53" w:rsidP="0045271A">
      <w:pPr>
        <w:jc w:val="both"/>
        <w:rPr>
          <w:sz w:val="24"/>
          <w:szCs w:val="24"/>
        </w:rPr>
      </w:pPr>
      <w:r w:rsidRPr="0045271A">
        <w:rPr>
          <w:sz w:val="24"/>
          <w:szCs w:val="24"/>
        </w:rPr>
        <w:t>Como punto final de la presente sección, se destaca la utilización de HTTPS (o HTTP Secure) para la conexión cliente-servidor. Ésta configuración se realizó a nivel de servidor de aplicación JBoss</w:t>
      </w:r>
      <w:r w:rsidR="0045271A">
        <w:rPr>
          <w:sz w:val="24"/>
          <w:szCs w:val="24"/>
        </w:rPr>
        <w:t xml:space="preserve"> </w:t>
      </w:r>
      <w:r w:rsidRPr="0045271A">
        <w:rPr>
          <w:sz w:val="24"/>
          <w:szCs w:val="24"/>
        </w:rPr>
        <w:t>Aplication</w:t>
      </w:r>
      <w:r w:rsidR="0045271A">
        <w:rPr>
          <w:sz w:val="24"/>
          <w:szCs w:val="24"/>
        </w:rPr>
        <w:t xml:space="preserve"> </w:t>
      </w:r>
      <w:r w:rsidRPr="0045271A">
        <w:rPr>
          <w:sz w:val="24"/>
          <w:szCs w:val="24"/>
        </w:rPr>
        <w:t xml:space="preserve">Server utilizando un certificado generado a partir de la herramienta </w:t>
      </w:r>
      <w:r w:rsidRPr="0045271A">
        <w:rPr>
          <w:i/>
          <w:sz w:val="24"/>
          <w:szCs w:val="24"/>
        </w:rPr>
        <w:t>keytool</w:t>
      </w:r>
      <w:r w:rsidRPr="0045271A">
        <w:rPr>
          <w:sz w:val="24"/>
          <w:szCs w:val="24"/>
        </w:rPr>
        <w:t xml:space="preserve"> provista por la </w:t>
      </w:r>
      <w:r w:rsidRPr="0045271A">
        <w:rPr>
          <w:i/>
          <w:sz w:val="24"/>
          <w:szCs w:val="24"/>
        </w:rPr>
        <w:t>Java Development Kit</w:t>
      </w:r>
      <w:r w:rsidRPr="0045271A">
        <w:rPr>
          <w:sz w:val="24"/>
          <w:szCs w:val="24"/>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233" w:name="_Toc374659758"/>
      <w:r>
        <w:lastRenderedPageBreak/>
        <w:t>Planificación</w:t>
      </w:r>
      <w:bookmarkEnd w:id="233"/>
    </w:p>
    <w:p w:rsidR="001529E4" w:rsidRPr="005207EE" w:rsidRDefault="001529E4" w:rsidP="005207EE">
      <w:pPr>
        <w:jc w:val="both"/>
        <w:rPr>
          <w:sz w:val="24"/>
          <w:szCs w:val="24"/>
        </w:rPr>
      </w:pPr>
      <w:r w:rsidRPr="005207EE">
        <w:rPr>
          <w:sz w:val="24"/>
          <w:szCs w:val="24"/>
        </w:rPr>
        <w:t xml:space="preserve">En esta sección se detalla la planificación realizada para llevar a cabo el desarrollo del proyecto. Se presenta un diagrama de Gantt con </w:t>
      </w:r>
      <w:r w:rsidR="005207EE">
        <w:rPr>
          <w:sz w:val="24"/>
          <w:szCs w:val="24"/>
        </w:rPr>
        <w:t>la planificación de los</w:t>
      </w:r>
      <w:r w:rsidRPr="005207EE">
        <w:rPr>
          <w:sz w:val="24"/>
          <w:szCs w:val="24"/>
        </w:rPr>
        <w:t xml:space="preserve"> días </w:t>
      </w:r>
      <w:r w:rsidR="005207EE">
        <w:rPr>
          <w:sz w:val="24"/>
          <w:szCs w:val="24"/>
        </w:rPr>
        <w:t xml:space="preserve">a dedicar </w:t>
      </w:r>
      <w:r w:rsidRPr="005207EE">
        <w:rPr>
          <w:sz w:val="24"/>
          <w:szCs w:val="24"/>
        </w:rPr>
        <w:t>a cada caso de uso a implementar y un resumen de horas de implementación por cada módulo.</w:t>
      </w:r>
    </w:p>
    <w:p w:rsidR="001529E4" w:rsidRPr="005207EE" w:rsidRDefault="00DC07CA" w:rsidP="005207EE">
      <w:pPr>
        <w:jc w:val="both"/>
        <w:rPr>
          <w:sz w:val="24"/>
          <w:szCs w:val="24"/>
        </w:rPr>
      </w:pPr>
      <w:r>
        <w:rPr>
          <w:sz w:val="24"/>
          <w:szCs w:val="24"/>
        </w:rPr>
        <w:t>Para el proceso de planificación de las actividades se considero como criterio principal para la división de tareas los módulos identificados: los mismos son Modulo Web, Modulo Movil y Servidor Central.</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09277E" w:rsidRDefault="001529E4" w:rsidP="0009277E">
      <w:pPr>
        <w:jc w:val="both"/>
        <w:rPr>
          <w:sz w:val="24"/>
          <w:szCs w:val="24"/>
        </w:rPr>
      </w:pPr>
      <w:r w:rsidRPr="0009277E">
        <w:rPr>
          <w:sz w:val="24"/>
          <w:szCs w:val="24"/>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Pr="0009277E" w:rsidRDefault="001529E4" w:rsidP="0009277E">
      <w:pPr>
        <w:jc w:val="both"/>
        <w:rPr>
          <w:sz w:val="24"/>
          <w:szCs w:val="24"/>
        </w:rPr>
      </w:pPr>
      <w:r w:rsidRPr="0009277E">
        <w:rPr>
          <w:sz w:val="24"/>
          <w:szCs w:val="24"/>
        </w:rPr>
        <w:t xml:space="preserve">En el grafico anterior permite visualizar el porcentaje tiempo que </w:t>
      </w:r>
      <w:r w:rsidR="00DC07CA" w:rsidRPr="0009277E">
        <w:rPr>
          <w:sz w:val="24"/>
          <w:szCs w:val="24"/>
        </w:rPr>
        <w:t>insumió al equipo de desarrollo la implementación de las funcionalidades especificadas para cada modulo.</w:t>
      </w:r>
      <w:r w:rsidRPr="0009277E">
        <w:rPr>
          <w:sz w:val="24"/>
          <w:szCs w:val="24"/>
        </w:rPr>
        <w:t xml:space="preserve"> 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Pr="0009277E" w:rsidRDefault="001529E4" w:rsidP="0009277E">
      <w:pPr>
        <w:jc w:val="both"/>
        <w:rPr>
          <w:sz w:val="24"/>
          <w:szCs w:val="24"/>
        </w:rPr>
      </w:pPr>
      <w:r w:rsidRPr="0009277E">
        <w:rPr>
          <w:sz w:val="24"/>
          <w:szCs w:val="24"/>
        </w:rPr>
        <w:t xml:space="preserve">En el grafico anterior </w:t>
      </w:r>
      <w:r w:rsidR="00DC07CA" w:rsidRPr="0009277E">
        <w:rPr>
          <w:sz w:val="24"/>
          <w:szCs w:val="24"/>
        </w:rPr>
        <w:t>se</w:t>
      </w:r>
      <w:r w:rsidRPr="0009277E">
        <w:rPr>
          <w:sz w:val="24"/>
          <w:szCs w:val="24"/>
        </w:rPr>
        <w:t xml:space="preserve"> visualiza la cantidad de horas que insumió </w:t>
      </w:r>
      <w:r w:rsidR="00DC07CA" w:rsidRPr="0009277E">
        <w:rPr>
          <w:sz w:val="24"/>
          <w:szCs w:val="24"/>
        </w:rPr>
        <w:t>el desarrollo de cada modulo</w:t>
      </w:r>
      <w:r w:rsidRPr="0009277E">
        <w:rPr>
          <w:sz w:val="24"/>
          <w:szCs w:val="24"/>
        </w:rPr>
        <w:t xml:space="preserve">. El total del coste de horas fue de 480 horas incluyendo los tres módulos. Visto en detalle el resumen horario en implementación </w:t>
      </w:r>
      <w:r w:rsidR="00DC07CA" w:rsidRPr="0009277E">
        <w:rPr>
          <w:sz w:val="24"/>
          <w:szCs w:val="24"/>
        </w:rPr>
        <w:t>se continúa</w:t>
      </w:r>
      <w:r w:rsidRPr="0009277E">
        <w:rPr>
          <w:sz w:val="24"/>
          <w:szCs w:val="24"/>
        </w:rPr>
        <w:t xml:space="preserve">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9277E" w:rsidRDefault="001529E4" w:rsidP="0009277E">
      <w:pPr>
        <w:jc w:val="both"/>
        <w:rPr>
          <w:sz w:val="24"/>
          <w:szCs w:val="24"/>
        </w:rPr>
      </w:pPr>
      <w:r w:rsidRPr="0009277E">
        <w:rPr>
          <w:sz w:val="24"/>
          <w:szCs w:val="24"/>
        </w:rPr>
        <w:t>Analizando los gráficos presentados anteriormente se puede notar claramente que las tareas que insumieron mayor tiempo y dedicación fueron las de investiga</w:t>
      </w:r>
      <w:r w:rsidR="00DC07CA" w:rsidRPr="0009277E">
        <w:rPr>
          <w:sz w:val="24"/>
          <w:szCs w:val="24"/>
        </w:rPr>
        <w:t>cion</w:t>
      </w:r>
      <w:r w:rsidRPr="0009277E">
        <w:rPr>
          <w:sz w:val="24"/>
          <w:szCs w:val="24"/>
        </w:rPr>
        <w:t>, documenta</w:t>
      </w:r>
      <w:r w:rsidR="00DC07CA" w:rsidRPr="0009277E">
        <w:rPr>
          <w:sz w:val="24"/>
          <w:szCs w:val="24"/>
        </w:rPr>
        <w:t>cion</w:t>
      </w:r>
      <w:r w:rsidRPr="0009277E">
        <w:rPr>
          <w:sz w:val="24"/>
          <w:szCs w:val="24"/>
        </w:rPr>
        <w:t>, coordina</w:t>
      </w:r>
      <w:r w:rsidR="00DC07CA" w:rsidRPr="0009277E">
        <w:rPr>
          <w:sz w:val="24"/>
          <w:szCs w:val="24"/>
        </w:rPr>
        <w:t>cion</w:t>
      </w:r>
      <w:r w:rsidRPr="0009277E">
        <w:rPr>
          <w:sz w:val="24"/>
          <w:szCs w:val="24"/>
        </w:rPr>
        <w:t xml:space="preserve"> y no la implementación del proyecto</w:t>
      </w:r>
      <w:r w:rsidR="00DC07CA" w:rsidRPr="0009277E">
        <w:rPr>
          <w:sz w:val="24"/>
          <w:szCs w:val="24"/>
        </w:rPr>
        <w:t xml:space="preserve"> propiamente dicho</w:t>
      </w:r>
      <w:r w:rsidRPr="0009277E">
        <w:rPr>
          <w:sz w:val="24"/>
          <w:szCs w:val="24"/>
        </w:rPr>
        <w:t xml:space="preserve">. </w:t>
      </w:r>
      <w:r w:rsidR="00577545" w:rsidRPr="0009277E">
        <w:rPr>
          <w:sz w:val="24"/>
          <w:szCs w:val="24"/>
        </w:rPr>
        <w:t>Aproximadamente</w:t>
      </w:r>
      <w:r w:rsidRPr="0009277E">
        <w:rPr>
          <w:sz w:val="24"/>
          <w:szCs w:val="24"/>
        </w:rPr>
        <w:t xml:space="preserve"> un 60 % del tiempo de la duración </w:t>
      </w:r>
      <w:r w:rsidR="00DC07CA" w:rsidRPr="0009277E">
        <w:rPr>
          <w:sz w:val="24"/>
          <w:szCs w:val="24"/>
        </w:rPr>
        <w:t xml:space="preserve">del proyecto fue utilizado en actividades </w:t>
      </w:r>
      <w:r w:rsidRPr="0009277E">
        <w:rPr>
          <w:sz w:val="24"/>
          <w:szCs w:val="24"/>
        </w:rPr>
        <w:t>no</w:t>
      </w:r>
      <w:r w:rsidR="00DC07CA" w:rsidRPr="0009277E">
        <w:rPr>
          <w:sz w:val="24"/>
          <w:szCs w:val="24"/>
        </w:rPr>
        <w:t xml:space="preserve"> relacionadas a</w:t>
      </w:r>
      <w:r w:rsidRPr="0009277E">
        <w:rPr>
          <w:sz w:val="24"/>
          <w:szCs w:val="24"/>
        </w:rPr>
        <w:t xml:space="preserve"> codificación del </w:t>
      </w:r>
      <w:r w:rsidR="00DC07CA" w:rsidRPr="0009277E">
        <w:rPr>
          <w:sz w:val="24"/>
          <w:szCs w:val="24"/>
        </w:rPr>
        <w:t>software</w:t>
      </w:r>
      <w:r w:rsidRPr="0009277E">
        <w:rPr>
          <w:sz w:val="24"/>
          <w:szCs w:val="24"/>
        </w:rPr>
        <w:t>.</w:t>
      </w:r>
    </w:p>
    <w:p w:rsidR="001529E4" w:rsidRPr="0009277E" w:rsidRDefault="001529E4" w:rsidP="0009277E">
      <w:pPr>
        <w:jc w:val="both"/>
        <w:rPr>
          <w:sz w:val="24"/>
          <w:szCs w:val="24"/>
        </w:rPr>
      </w:pPr>
      <w:r w:rsidRPr="0009277E">
        <w:rPr>
          <w:sz w:val="24"/>
          <w:szCs w:val="24"/>
        </w:rPr>
        <w:t xml:space="preserve">En cuanto a la planificación fue modificada durante el desenlace del </w:t>
      </w:r>
      <w:r w:rsidR="006A2EAB" w:rsidRPr="0009277E">
        <w:rPr>
          <w:sz w:val="24"/>
          <w:szCs w:val="24"/>
        </w:rPr>
        <w:t>proyecto debido al tiempo dedicado al aprendizaje de nuevas tecnologías (desde Apis de programación hasta metodologías y manejo de repositorios Git)</w:t>
      </w:r>
      <w:r w:rsidRPr="0009277E">
        <w:rPr>
          <w:sz w:val="24"/>
          <w:szCs w:val="24"/>
        </w:rPr>
        <w:t>, problemas t</w:t>
      </w:r>
      <w:r w:rsidR="006A2EAB" w:rsidRPr="0009277E">
        <w:rPr>
          <w:sz w:val="24"/>
          <w:szCs w:val="24"/>
        </w:rPr>
        <w:t>écnicos</w:t>
      </w:r>
      <w:r w:rsidRPr="0009277E">
        <w:rPr>
          <w:sz w:val="24"/>
          <w:szCs w:val="24"/>
        </w:rPr>
        <w:t xml:space="preserve">, inconvenientes laborales, inconvenientes personales entre otros. </w:t>
      </w:r>
    </w:p>
    <w:p w:rsidR="00BC7993" w:rsidRDefault="00BC7993" w:rsidP="00D83611">
      <w:pPr>
        <w:pStyle w:val="Ttulo2"/>
      </w:pPr>
      <w:bookmarkStart w:id="234" w:name="_Toc374659759"/>
      <w:bookmarkStart w:id="235" w:name="_Toc366690022"/>
      <w:r>
        <w:t>Etapa de verificación y validación</w:t>
      </w:r>
      <w:bookmarkEnd w:id="234"/>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236" w:name="__RefHeading__4260_1748458028"/>
      <w:bookmarkStart w:id="237" w:name="_Toc374659760"/>
      <w:bookmarkEnd w:id="236"/>
      <w:r>
        <w:lastRenderedPageBreak/>
        <w:t>Verificación</w:t>
      </w:r>
      <w:bookmarkEnd w:id="237"/>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Durante la etapa de verificación se pretende comprobar que el sistema desarrollado cumple con los requerimientos especificados, tanto funcionales como no funcionales.</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El equipo de desarrollo testeó las versiones parciales estables liberadas (como se menciono previamente, esto corresponde a crear tags en el repositorio </w:t>
      </w:r>
      <w:r w:rsidR="0009277E" w:rsidRPr="0009277E">
        <w:rPr>
          <w:rFonts w:asciiTheme="minorHAnsi" w:eastAsiaTheme="minorEastAsia" w:hAnsiTheme="minorHAnsi" w:cstheme="minorBidi"/>
          <w:kern w:val="0"/>
          <w:sz w:val="24"/>
          <w:szCs w:val="24"/>
        </w:rPr>
        <w:t>Git</w:t>
      </w:r>
      <w:r w:rsidRPr="0009277E">
        <w:rPr>
          <w:rFonts w:asciiTheme="minorHAnsi" w:eastAsiaTheme="minorEastAsia" w:hAnsiTheme="minorHAnsi" w:cstheme="minorBidi"/>
          <w:kern w:val="0"/>
          <w:sz w:val="24"/>
          <w:szCs w:val="24"/>
        </w:rPr>
        <w:t xml:space="preserve">). Dicho testeo se realizó distribuyendo la aplicación construida a partir del código fuente del tag, y probando las funcionalidades que se habían planeado para cada meta. </w:t>
      </w:r>
      <w:r w:rsidR="00227416" w:rsidRPr="0009277E">
        <w:rPr>
          <w:rFonts w:asciiTheme="minorHAnsi" w:eastAsiaTheme="minorEastAsia" w:hAnsiTheme="minorHAnsi" w:cstheme="minorBidi"/>
          <w:kern w:val="0"/>
          <w:sz w:val="24"/>
          <w:szCs w:val="24"/>
        </w:rPr>
        <w:t>Como contrapartida éste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238" w:name="__RefHeading__4262_1748458028"/>
      <w:bookmarkStart w:id="239" w:name="_Toc374659761"/>
      <w:bookmarkEnd w:id="238"/>
      <w:r>
        <w:t>Validación</w:t>
      </w:r>
      <w:bookmarkEnd w:id="239"/>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Por otro lado la validación del software busca comprobar que el software satisface las expectativas del cliente.</w:t>
      </w:r>
    </w:p>
    <w:p w:rsidR="00BC7993" w:rsidRPr="0009277E" w:rsidRDefault="00BC7993" w:rsidP="0009277E">
      <w:pPr>
        <w:pStyle w:val="Estilopredeterminado"/>
        <w:jc w:val="both"/>
        <w:rPr>
          <w:rFonts w:asciiTheme="minorHAnsi" w:eastAsiaTheme="minorEastAsia" w:hAnsiTheme="minorHAnsi" w:cstheme="minorBidi"/>
          <w:kern w:val="0"/>
          <w:sz w:val="24"/>
          <w:szCs w:val="24"/>
        </w:rPr>
      </w:pPr>
      <w:r w:rsidRPr="0009277E">
        <w:rPr>
          <w:rFonts w:asciiTheme="minorHAnsi" w:eastAsiaTheme="minorEastAsia" w:hAnsiTheme="minorHAnsi" w:cstheme="minorBidi"/>
          <w:kern w:val="0"/>
          <w:sz w:val="24"/>
          <w:szCs w:val="24"/>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240" w:name="_Toc374659762"/>
      <w:r w:rsidRPr="00D15615">
        <w:rPr>
          <w:rFonts w:eastAsia="Times New Roman"/>
        </w:rPr>
        <w:lastRenderedPageBreak/>
        <w:t>Conclusiones</w:t>
      </w:r>
      <w:bookmarkEnd w:id="240"/>
    </w:p>
    <w:p w:rsidR="00D15615" w:rsidRPr="00D15615" w:rsidRDefault="00D15615" w:rsidP="00D15615">
      <w:pPr>
        <w:pStyle w:val="Ttulo3"/>
        <w:rPr>
          <w:rFonts w:eastAsia="Times New Roman"/>
        </w:rPr>
      </w:pPr>
      <w:bookmarkStart w:id="241" w:name="__RefHeading__4268_1748458028"/>
      <w:bookmarkStart w:id="242" w:name="_Toc374659763"/>
      <w:bookmarkEnd w:id="241"/>
      <w:r w:rsidRPr="00D15615">
        <w:rPr>
          <w:rFonts w:eastAsia="Times New Roman"/>
        </w:rPr>
        <w:t>E-commerce y Marketplaces</w:t>
      </w:r>
      <w:bookmarkEnd w:id="242"/>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Se debe comprender que, desde el inicio de los tiempos ha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8C6834" w:rsidRDefault="00D15615" w:rsidP="00D15615">
      <w:pPr>
        <w:autoSpaceDE w:val="0"/>
        <w:autoSpaceDN w:val="0"/>
        <w:adjustRightInd w:val="0"/>
        <w:jc w:val="both"/>
        <w:rPr>
          <w:rFonts w:ascii="Calibri" w:eastAsia="Times New Roman" w:hAnsi="Calibri"/>
          <w:kern w:val="1"/>
          <w:sz w:val="24"/>
          <w:szCs w:val="24"/>
        </w:rPr>
      </w:pPr>
      <w:r w:rsidRPr="008C6834">
        <w:rPr>
          <w:rFonts w:ascii="Calibri" w:eastAsia="Times New Roman" w:hAnsi="Calibri"/>
          <w:color w:val="000000"/>
          <w:kern w:val="1"/>
          <w:sz w:val="24"/>
          <w:szCs w:val="24"/>
          <w:shd w:val="clear" w:color="auto" w:fill="FFFFFF"/>
        </w:rPr>
        <w:t xml:space="preserve">En particular, la aparición de </w:t>
      </w:r>
      <w:r w:rsidR="00C13948" w:rsidRPr="008C6834">
        <w:rPr>
          <w:rFonts w:ascii="Calibri" w:eastAsia="Times New Roman" w:hAnsi="Calibri"/>
          <w:color w:val="000000"/>
          <w:kern w:val="1"/>
          <w:sz w:val="24"/>
          <w:szCs w:val="24"/>
          <w:shd w:val="clear" w:color="auto" w:fill="FFFFFF"/>
        </w:rPr>
        <w:t>Internet</w:t>
      </w:r>
      <w:r w:rsidR="0009277E" w:rsidRPr="008C6834">
        <w:rPr>
          <w:rFonts w:ascii="Calibri" w:eastAsia="Times New Roman" w:hAnsi="Calibri"/>
          <w:color w:val="000000"/>
          <w:kern w:val="1"/>
          <w:sz w:val="24"/>
          <w:szCs w:val="24"/>
          <w:shd w:val="clear" w:color="auto" w:fill="FFFFFF"/>
        </w:rPr>
        <w:t xml:space="preserve"> impulsó</w:t>
      </w:r>
      <w:r w:rsidRPr="008C6834">
        <w:rPr>
          <w:rFonts w:ascii="Calibri" w:eastAsia="Times New Roman" w:hAnsi="Calibri"/>
          <w:color w:val="000000"/>
          <w:kern w:val="1"/>
          <w:sz w:val="24"/>
          <w:szCs w:val="24"/>
          <w:shd w:val="clear" w:color="auto" w:fill="FFFFFF"/>
        </w:rPr>
        <w:t xml:space="preserve"> el desarrollo y perfeccionamiento del modelo de mercadeo llamado </w:t>
      </w:r>
      <w:r w:rsidRPr="008C6834">
        <w:rPr>
          <w:rFonts w:ascii="Calibri" w:eastAsia="Times New Roman" w:hAnsi="Calibri"/>
          <w:i/>
          <w:color w:val="000000"/>
          <w:kern w:val="1"/>
          <w:sz w:val="24"/>
          <w:szCs w:val="24"/>
          <w:shd w:val="clear" w:color="auto" w:fill="FFFFFF"/>
        </w:rPr>
        <w:t>E-commerce</w:t>
      </w:r>
      <w:r w:rsidRPr="008C6834">
        <w:rPr>
          <w:rFonts w:ascii="Calibri" w:eastAsia="Times New Roman" w:hAnsi="Calibri"/>
          <w:color w:val="000000"/>
          <w:kern w:val="1"/>
          <w:sz w:val="24"/>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8C6834" w:rsidRDefault="00D15615" w:rsidP="00D15615">
      <w:pPr>
        <w:autoSpaceDE w:val="0"/>
        <w:autoSpaceDN w:val="0"/>
        <w:adjustRightInd w:val="0"/>
        <w:spacing w:after="120" w:line="240" w:lineRule="auto"/>
        <w:jc w:val="both"/>
        <w:rPr>
          <w:rFonts w:ascii="Calibri" w:hAnsi="Calibri"/>
          <w:sz w:val="24"/>
          <w:szCs w:val="24"/>
        </w:rPr>
      </w:pPr>
      <w:r w:rsidRPr="008C6834">
        <w:rPr>
          <w:rFonts w:ascii="Calibri" w:hAnsi="Calibri"/>
          <w:sz w:val="24"/>
          <w:szCs w:val="24"/>
        </w:rPr>
        <w:t>El Marketplace ofrece un modelo en el que todos los participantes salen ganando beneficiándose de los nuevos negocios colaborativos que sustenta. Entre algunos de los beneficios más destacados: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Los usuarios pueden disfrutar de ofertas combinadas y mejoradas, llegando a nichos de mercado que, de otro modo, serían inaccesibles.</w:t>
      </w:r>
    </w:p>
    <w:p w:rsidR="00D15615" w:rsidRPr="008C6834"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Potencian la capacidad innovadora de las empresas.</w:t>
      </w:r>
    </w:p>
    <w:p w:rsidR="00D15615" w:rsidRPr="008C6834"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8C6834">
        <w:rPr>
          <w:rFonts w:ascii="Calibri" w:hAnsi="Calibri"/>
          <w:sz w:val="24"/>
          <w:szCs w:val="24"/>
        </w:rPr>
        <w:t>Tanto cliente como proveedor pueden abstraerse de la problemática asociada a gestionar la facturación, el reparto de beneficios, la relación post-venta con los usuarios etc.</w:t>
      </w:r>
    </w:p>
    <w:p w:rsidR="00D15615" w:rsidRPr="008C6834" w:rsidRDefault="00D15615" w:rsidP="0009277E">
      <w:pPr>
        <w:autoSpaceDE w:val="0"/>
        <w:autoSpaceDN w:val="0"/>
        <w:adjustRightInd w:val="0"/>
        <w:spacing w:after="120" w:line="240" w:lineRule="auto"/>
        <w:jc w:val="both"/>
        <w:rPr>
          <w:rFonts w:ascii="Cambria" w:eastAsia="Times New Roman" w:hAnsi="Calibri"/>
          <w:b/>
          <w:color w:val="46464A"/>
          <w:kern w:val="1"/>
          <w:sz w:val="24"/>
          <w:szCs w:val="24"/>
        </w:rPr>
      </w:pPr>
      <w:r w:rsidRPr="008C6834">
        <w:rPr>
          <w:rFonts w:ascii="Calibri" w:hAnsi="Calibri"/>
          <w:sz w:val="24"/>
          <w:szCs w:val="24"/>
        </w:rPr>
        <w:t>De manera resumida, un Marketplace,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pStyle w:val="Ttulo2"/>
        <w:rPr>
          <w:rFonts w:eastAsia="Times New Roman"/>
        </w:rPr>
      </w:pPr>
      <w:bookmarkStart w:id="243" w:name="__RefHeading__4270_1748458028"/>
      <w:bookmarkStart w:id="244" w:name="_Toc374659764"/>
      <w:bookmarkEnd w:id="243"/>
      <w:r w:rsidRPr="00D15615">
        <w:rPr>
          <w:rFonts w:eastAsia="Times New Roman"/>
        </w:rPr>
        <w:t>Proceso de desarrollo y solución lograda</w:t>
      </w:r>
      <w:bookmarkEnd w:id="244"/>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Considerando los requerimientos funcionales obligatorios planteados en el marco del proyecto del Tecnólogo Informático, se logr</w:t>
      </w:r>
      <w:r w:rsidR="0009277E" w:rsidRPr="008C6834">
        <w:rPr>
          <w:rFonts w:ascii="Calibri" w:eastAsia="Times New Roman" w:hAnsi="Calibri"/>
          <w:kern w:val="1"/>
          <w:sz w:val="24"/>
          <w:szCs w:val="24"/>
        </w:rPr>
        <w:t>ó</w:t>
      </w:r>
      <w:r w:rsidRPr="008C6834">
        <w:rPr>
          <w:rFonts w:ascii="Calibri" w:eastAsia="Times New Roman" w:hAnsi="Calibri"/>
          <w:kern w:val="1"/>
          <w:sz w:val="24"/>
          <w:szCs w:val="24"/>
        </w:rPr>
        <w:t xml:space="preserve"> el desarrollo del cien por ciento de los mismos en tiempo y forma, habiendo inclusive implementado un subconjunto de las funcionalidades opcionales como fue el uso de </w:t>
      </w:r>
      <w:r w:rsidRPr="008C6834">
        <w:rPr>
          <w:rFonts w:ascii="Calibri" w:eastAsia="Times New Roman" w:hAnsi="Calibri"/>
          <w:i/>
          <w:kern w:val="1"/>
          <w:sz w:val="24"/>
          <w:szCs w:val="24"/>
        </w:rPr>
        <w:t>HTTP Secure</w:t>
      </w:r>
      <w:r w:rsidRPr="008C6834">
        <w:rPr>
          <w:rFonts w:ascii="Calibri" w:eastAsia="Times New Roman" w:hAnsi="Calibri"/>
          <w:kern w:val="1"/>
          <w:sz w:val="24"/>
          <w:szCs w:val="24"/>
        </w:rPr>
        <w:t xml:space="preserve">, pago a través de PayPal y </w:t>
      </w:r>
      <w:r w:rsidR="0009277E" w:rsidRPr="008C6834">
        <w:rPr>
          <w:rFonts w:ascii="Calibri" w:eastAsia="Times New Roman" w:hAnsi="Calibri"/>
          <w:kern w:val="1"/>
          <w:sz w:val="24"/>
          <w:szCs w:val="24"/>
        </w:rPr>
        <w:t>c</w:t>
      </w:r>
      <w:r w:rsidRPr="008C6834">
        <w:rPr>
          <w:rFonts w:ascii="Calibri" w:eastAsia="Times New Roman" w:hAnsi="Calibri"/>
          <w:kern w:val="1"/>
          <w:sz w:val="24"/>
          <w:szCs w:val="24"/>
        </w:rPr>
        <w:t xml:space="preserve">onsulta sobre el registro de ingresos al sistema (auditoría). </w:t>
      </w:r>
    </w:p>
    <w:p w:rsidR="00D15615" w:rsidRPr="008C6834" w:rsidRDefault="00D15615" w:rsidP="008C6834">
      <w:pPr>
        <w:autoSpaceDE w:val="0"/>
        <w:autoSpaceDN w:val="0"/>
        <w:adjustRightInd w:val="0"/>
        <w:jc w:val="both"/>
        <w:rPr>
          <w:rFonts w:ascii="Calibri" w:eastAsia="Times New Roman" w:hAnsi="Calibri"/>
          <w:kern w:val="1"/>
          <w:sz w:val="24"/>
          <w:szCs w:val="24"/>
        </w:rPr>
      </w:pPr>
      <w:r w:rsidRPr="008C6834">
        <w:rPr>
          <w:rFonts w:ascii="Calibri" w:eastAsia="Times New Roman" w:hAnsi="Calibri"/>
          <w:kern w:val="1"/>
          <w:sz w:val="24"/>
          <w:szCs w:val="24"/>
        </w:rPr>
        <w:t>En el transcurso del desarrollo del Proyecto se detectaron una serie de puntos cuya realización implicó retrasos en la planificación de las tareas. A continuación se detallan algunos de ellos: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Curva de aprendizaje de tecnologías desconocidas (Android, Web Services REST, JBoss 7,</w:t>
      </w:r>
      <w:r w:rsidR="0009277E" w:rsidRPr="008C6834">
        <w:rPr>
          <w:rFonts w:ascii="Calibri" w:hAnsi="Calibri"/>
          <w:sz w:val="24"/>
          <w:szCs w:val="24"/>
        </w:rPr>
        <w:t xml:space="preserve"> Git,</w:t>
      </w:r>
      <w:r w:rsidRPr="008C6834">
        <w:rPr>
          <w:rFonts w:ascii="Calibri" w:hAnsi="Calibri"/>
          <w:sz w:val="24"/>
          <w:szCs w:val="24"/>
        </w:rPr>
        <w:t xml:space="preserve"> entre otros).</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lastRenderedPageBreak/>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8C6834" w:rsidRDefault="00D15615" w:rsidP="008C6834">
      <w:pPr>
        <w:pStyle w:val="Prrafodelista"/>
        <w:numPr>
          <w:ilvl w:val="0"/>
          <w:numId w:val="13"/>
        </w:numPr>
        <w:autoSpaceDE w:val="0"/>
        <w:autoSpaceDN w:val="0"/>
        <w:adjustRightInd w:val="0"/>
        <w:spacing w:line="240" w:lineRule="auto"/>
        <w:ind w:left="709"/>
        <w:jc w:val="both"/>
        <w:rPr>
          <w:rFonts w:ascii="Calibri" w:hAnsi="Calibri"/>
          <w:sz w:val="24"/>
          <w:szCs w:val="24"/>
        </w:rPr>
      </w:pPr>
      <w:r w:rsidRPr="008C6834">
        <w:rPr>
          <w:rFonts w:ascii="Calibri" w:hAnsi="Calibri"/>
          <w:sz w:val="24"/>
          <w:szCs w:val="24"/>
        </w:rPr>
        <w:t>Implementación de interfaz. Es sabido que el desarrollo de una interfaz con los atributos deseados (Claridad, Eficiencia, Familiaridad, entre otros) lleva un tiempo considerable de todo el desarrollo del software.</w:t>
      </w:r>
    </w:p>
    <w:p w:rsidR="00D15615" w:rsidRPr="008C6834" w:rsidRDefault="00D15615" w:rsidP="008C6834">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245" w:name="__RefHeading__4272_1748458028"/>
      <w:bookmarkEnd w:id="245"/>
      <w:r w:rsidRPr="008C6834">
        <w:rPr>
          <w:rFonts w:ascii="Calibri" w:eastAsia="Times New Roman" w:hAnsi="Calibri"/>
          <w:sz w:val="24"/>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Default="00D15615" w:rsidP="008C6834">
      <w:pPr>
        <w:tabs>
          <w:tab w:val="left" w:pos="1134"/>
        </w:tabs>
        <w:autoSpaceDE w:val="0"/>
        <w:autoSpaceDN w:val="0"/>
        <w:adjustRightInd w:val="0"/>
        <w:spacing w:before="120" w:after="120" w:line="100" w:lineRule="atLeast"/>
        <w:jc w:val="both"/>
        <w:rPr>
          <w:rFonts w:ascii="Calibri" w:eastAsia="Times New Roman" w:hAnsi="Calibri"/>
          <w:sz w:val="24"/>
          <w:szCs w:val="24"/>
          <w:lang w:val="es-ES" w:eastAsia="zh-CN"/>
        </w:rPr>
      </w:pPr>
      <w:r w:rsidRPr="008C6834">
        <w:rPr>
          <w:rFonts w:ascii="Calibri" w:eastAsia="Times New Roman" w:hAnsi="Calibri"/>
          <w:sz w:val="24"/>
          <w:szCs w:val="24"/>
          <w:lang w:val="es-ES" w:eastAsia="zh-CN"/>
        </w:rPr>
        <w:t xml:space="preserve">La validación se realizó enteramente con el tutor en instancias de tutorías y demos correspondientes a entregas </w:t>
      </w:r>
      <w:r w:rsidR="008C6834" w:rsidRPr="008C6834">
        <w:rPr>
          <w:rFonts w:ascii="Calibri" w:eastAsia="Times New Roman" w:hAnsi="Calibri"/>
          <w:sz w:val="24"/>
          <w:szCs w:val="24"/>
          <w:lang w:val="es-ES" w:eastAsia="zh-CN"/>
        </w:rPr>
        <w:t>parciales. Si bien se detectaron</w:t>
      </w:r>
      <w:r w:rsidRPr="008C6834">
        <w:rPr>
          <w:rFonts w:ascii="Calibri" w:eastAsia="Times New Roman" w:hAnsi="Calibri"/>
          <w:sz w:val="24"/>
          <w:szCs w:val="24"/>
          <w:lang w:val="es-ES" w:eastAsia="zh-CN"/>
        </w:rPr>
        <w:t xml:space="preserve"> mejoras a futuro, en líneas generales se logró la aceptación del producto final.</w:t>
      </w:r>
    </w:p>
    <w:p w:rsidR="000A419F" w:rsidRDefault="000A419F" w:rsidP="000A419F">
      <w:pPr>
        <w:pStyle w:val="Ttulo3"/>
        <w:rPr>
          <w:rFonts w:eastAsia="Times New Roman"/>
          <w:lang w:val="es-ES" w:eastAsia="zh-CN"/>
        </w:rPr>
      </w:pPr>
      <w:r>
        <w:rPr>
          <w:rFonts w:eastAsia="Times New Roman"/>
          <w:lang w:val="es-ES" w:eastAsia="zh-CN"/>
        </w:rPr>
        <w:t>Proyecto en GitHub</w:t>
      </w:r>
    </w:p>
    <w:p w:rsidR="000A419F" w:rsidRDefault="000A419F" w:rsidP="000A419F">
      <w:pPr>
        <w:rPr>
          <w:lang w:val="es-ES" w:eastAsia="zh-CN"/>
        </w:rPr>
      </w:pPr>
      <w:r>
        <w:rPr>
          <w:lang w:val="es-ES" w:eastAsia="zh-CN"/>
        </w:rPr>
        <w:t>Como complemento al Proyecto Final de Tecnólogo Informático, se creó una Página del proyecto (tanto documentación como código fuente) en el repositorio utilizado.</w:t>
      </w:r>
    </w:p>
    <w:p w:rsidR="000A419F" w:rsidRPr="000A419F" w:rsidRDefault="000A419F" w:rsidP="000A419F">
      <w:pPr>
        <w:tabs>
          <w:tab w:val="left" w:pos="5023"/>
        </w:tabs>
        <w:rPr>
          <w:sz w:val="24"/>
          <w:szCs w:val="24"/>
          <w:lang w:val="es-ES" w:eastAsia="zh-CN"/>
        </w:rPr>
      </w:pPr>
      <w:r>
        <w:rPr>
          <w:lang w:val="es-ES" w:eastAsia="zh-CN"/>
        </w:rPr>
        <w:t xml:space="preserve">URL: </w:t>
      </w:r>
      <w:hyperlink r:id="rId49" w:history="1">
        <w:r w:rsidRPr="000A419F">
          <w:rPr>
            <w:rStyle w:val="Hipervnculo"/>
            <w:sz w:val="24"/>
            <w:szCs w:val="24"/>
          </w:rPr>
          <w:t>http://orgtecnologo.github.io/7b6581PT/</w:t>
        </w:r>
      </w:hyperlink>
      <w:r>
        <w:rPr>
          <w:sz w:val="24"/>
          <w:szCs w:val="24"/>
        </w:rPr>
        <w:tab/>
      </w:r>
    </w:p>
    <w:p w:rsidR="0010636C" w:rsidRDefault="0010636C" w:rsidP="0010636C">
      <w:pPr>
        <w:pStyle w:val="Ttulo1"/>
      </w:pPr>
      <w:bookmarkStart w:id="246" w:name="_Toc374659765"/>
      <w:r>
        <w:t>Trabajos a futuro</w:t>
      </w:r>
      <w:bookmarkEnd w:id="246"/>
    </w:p>
    <w:p w:rsidR="0010636C" w:rsidRPr="00413206" w:rsidRDefault="00092699" w:rsidP="00413206">
      <w:pPr>
        <w:jc w:val="both"/>
        <w:rPr>
          <w:sz w:val="24"/>
          <w:szCs w:val="24"/>
        </w:rPr>
      </w:pPr>
      <w:r w:rsidRPr="00413206">
        <w:rPr>
          <w:sz w:val="24"/>
          <w:szCs w:val="24"/>
        </w:rPr>
        <w:t>El</w:t>
      </w:r>
      <w:r w:rsidR="0010636C" w:rsidRPr="00413206">
        <w:rPr>
          <w:sz w:val="24"/>
          <w:szCs w:val="24"/>
        </w:rPr>
        <w:t xml:space="preserve"> objetivo inicial de este proyecto era cumplir con todos los requerimientos propuestos inicialmente, en base a la estimación realizada del trabajo propuesto, varios requerimientos quedaron fuera del</w:t>
      </w:r>
      <w:r w:rsidRPr="00413206">
        <w:rPr>
          <w:sz w:val="24"/>
          <w:szCs w:val="24"/>
        </w:rPr>
        <w:t xml:space="preserve"> </w:t>
      </w:r>
      <w:r w:rsidR="0010636C" w:rsidRPr="00413206">
        <w:rPr>
          <w:sz w:val="24"/>
          <w:szCs w:val="24"/>
        </w:rPr>
        <w:t>alcance. Por consiguiente, es de interés poder desarrollarlos en una próxima e</w:t>
      </w:r>
      <w:r w:rsidRPr="00413206">
        <w:rPr>
          <w:sz w:val="24"/>
          <w:szCs w:val="24"/>
        </w:rPr>
        <w:t>tapa. A continuación se nombrarán algunos de los requerimientos considerados como mejoras a implementar.</w:t>
      </w:r>
    </w:p>
    <w:p w:rsidR="0010636C" w:rsidRPr="00413206" w:rsidRDefault="0010636C" w:rsidP="00413206">
      <w:pPr>
        <w:jc w:val="both"/>
        <w:rPr>
          <w:sz w:val="24"/>
          <w:szCs w:val="24"/>
        </w:rPr>
      </w:pPr>
      <w:r w:rsidRPr="00413206">
        <w:rPr>
          <w:sz w:val="24"/>
          <w:szCs w:val="24"/>
        </w:rPr>
        <w:t xml:space="preserve">Debido a la alta inserción de las redes sociales en la sociedad actual, una de las principales tareas pendientes es la integración del sistema con </w:t>
      </w:r>
      <w:r w:rsidR="00092699" w:rsidRPr="00413206">
        <w:rPr>
          <w:sz w:val="24"/>
          <w:szCs w:val="24"/>
        </w:rPr>
        <w:t>las mismas</w:t>
      </w:r>
      <w:r w:rsidRPr="00413206">
        <w:rPr>
          <w:sz w:val="24"/>
          <w:szCs w:val="24"/>
        </w:rPr>
        <w:t xml:space="preserve"> (Facebook, Twitter, Google +), por lo tanto la implementación del login con redes sociales, sería uno de los primeros trabajos a realizar. </w:t>
      </w:r>
    </w:p>
    <w:p w:rsidR="0010636C" w:rsidRPr="00413206" w:rsidRDefault="0010636C" w:rsidP="00413206">
      <w:pPr>
        <w:jc w:val="both"/>
        <w:rPr>
          <w:sz w:val="24"/>
          <w:szCs w:val="24"/>
        </w:rPr>
      </w:pPr>
      <w:r w:rsidRPr="00413206">
        <w:rPr>
          <w:sz w:val="24"/>
          <w:szCs w:val="24"/>
        </w:rPr>
        <w:t xml:space="preserve">Poder elegir en quien confiar es muy importante, por este motivo podría resultar interesante, habilitar varios medios de </w:t>
      </w:r>
      <w:r w:rsidR="00092699" w:rsidRPr="00413206">
        <w:rPr>
          <w:sz w:val="24"/>
          <w:szCs w:val="24"/>
        </w:rPr>
        <w:t>pago para que el usuario elija el de su preferencia</w:t>
      </w:r>
      <w:r w:rsidRPr="00413206">
        <w:rPr>
          <w:sz w:val="24"/>
          <w:szCs w:val="24"/>
        </w:rPr>
        <w:t xml:space="preserve">, es por esto que resultaría valioso implementar el pago de contenidos con Google Wallet, </w:t>
      </w:r>
      <w:commentRangeStart w:id="247"/>
      <w:r w:rsidRPr="00413206">
        <w:rPr>
          <w:sz w:val="24"/>
          <w:szCs w:val="24"/>
        </w:rPr>
        <w:t>Amazon Payments</w:t>
      </w:r>
      <w:commentRangeEnd w:id="247"/>
      <w:r w:rsidR="00092699" w:rsidRPr="00413206">
        <w:rPr>
          <w:rStyle w:val="Refdecomentario"/>
          <w:sz w:val="24"/>
          <w:szCs w:val="24"/>
          <w:lang w:val="es-ES" w:eastAsia="es-ES"/>
        </w:rPr>
        <w:commentReference w:id="247"/>
      </w:r>
      <w:r w:rsidR="00092699" w:rsidRPr="00413206">
        <w:rPr>
          <w:sz w:val="24"/>
          <w:szCs w:val="24"/>
        </w:rPr>
        <w:t xml:space="preserve"> o directamente con</w:t>
      </w:r>
      <w:r w:rsidRPr="00413206">
        <w:rPr>
          <w:sz w:val="24"/>
          <w:szCs w:val="24"/>
        </w:rPr>
        <w:t xml:space="preserve"> tarjeta de crédito como alternativas a PayPal (medio actualmente disponible).</w:t>
      </w:r>
    </w:p>
    <w:p w:rsidR="0010636C" w:rsidRPr="00413206" w:rsidRDefault="0010636C" w:rsidP="00413206">
      <w:pPr>
        <w:jc w:val="both"/>
        <w:rPr>
          <w:sz w:val="24"/>
          <w:szCs w:val="24"/>
        </w:rPr>
      </w:pPr>
      <w:r w:rsidRPr="00413206">
        <w:rPr>
          <w:sz w:val="24"/>
          <w:szCs w:val="24"/>
        </w:rPr>
        <w:t xml:space="preserve">El testeo fue uno de los puntos débiles en el desarrollo del software, solo se le realizo testing funcional. Por ende mejorar este punto es vital para garantizar el correcto funcionamiento del sistema al ser puesto en producción. La próxima etapa incluirá </w:t>
      </w:r>
      <w:r w:rsidRPr="00413206">
        <w:rPr>
          <w:sz w:val="24"/>
          <w:szCs w:val="24"/>
        </w:rPr>
        <w:lastRenderedPageBreak/>
        <w:t>testing unitario, de integración, de regresión</w:t>
      </w:r>
      <w:r w:rsidR="00092699" w:rsidRPr="00413206">
        <w:rPr>
          <w:sz w:val="24"/>
          <w:szCs w:val="24"/>
        </w:rPr>
        <w:t xml:space="preserve"> y</w:t>
      </w:r>
      <w:r w:rsidRPr="00413206">
        <w:rPr>
          <w:sz w:val="24"/>
          <w:szCs w:val="24"/>
        </w:rPr>
        <w:t xml:space="preserve"> prueba</w:t>
      </w:r>
      <w:r w:rsidR="00092699" w:rsidRPr="00413206">
        <w:rPr>
          <w:sz w:val="24"/>
          <w:szCs w:val="24"/>
        </w:rPr>
        <w:t>s de performance para garantizar resultados esperados en situaciones de estrés</w:t>
      </w:r>
      <w:r w:rsidRPr="00413206">
        <w:rPr>
          <w:sz w:val="24"/>
          <w:szCs w:val="24"/>
        </w:rPr>
        <w:t>.</w:t>
      </w:r>
    </w:p>
    <w:p w:rsidR="0010636C" w:rsidRPr="00413206" w:rsidRDefault="0010636C" w:rsidP="00413206">
      <w:pPr>
        <w:jc w:val="both"/>
        <w:rPr>
          <w:sz w:val="24"/>
          <w:szCs w:val="24"/>
        </w:rPr>
      </w:pPr>
      <w:r w:rsidRPr="00413206">
        <w:rPr>
          <w:sz w:val="24"/>
          <w:szCs w:val="24"/>
        </w:rPr>
        <w:t>Entre las mejoras visuales o de rendimiento a realizarse se encuentran la implementación de un sistema de cache para datos estáticos, integración con Google analytics para estadísticas, mejoras estéticas en el modulo de administración incluyendo el framework de presentación jsf prime faces</w:t>
      </w:r>
      <w:r w:rsidR="00092699" w:rsidRPr="00413206">
        <w:rPr>
          <w:sz w:val="24"/>
          <w:szCs w:val="24"/>
        </w:rPr>
        <w:t xml:space="preserve"> y</w:t>
      </w:r>
      <w:r w:rsidRPr="00413206">
        <w:rPr>
          <w:sz w:val="24"/>
          <w:szCs w:val="24"/>
        </w:rPr>
        <w:t xml:space="preserve"> notificaciones por email.</w:t>
      </w:r>
    </w:p>
    <w:p w:rsidR="0010636C" w:rsidRPr="00413206" w:rsidRDefault="0010636C" w:rsidP="00413206">
      <w:pPr>
        <w:jc w:val="both"/>
        <w:rPr>
          <w:sz w:val="24"/>
          <w:szCs w:val="24"/>
        </w:rPr>
      </w:pPr>
      <w:r w:rsidRPr="00413206">
        <w:rPr>
          <w:sz w:val="24"/>
          <w:szCs w:val="24"/>
        </w:rPr>
        <w:t>En seguridad surgen varios puntos a desarrollar o mejorar en próximas versiones, en un principio implementar seguridad para chequeo de tipos de archivos subidos</w:t>
      </w:r>
      <w:r w:rsidR="00092699" w:rsidRPr="00413206">
        <w:rPr>
          <w:sz w:val="24"/>
          <w:szCs w:val="24"/>
        </w:rPr>
        <w:t xml:space="preserve"> (vulnerabilidad ante archivos maliciosos)</w:t>
      </w:r>
      <w:r w:rsidRPr="00413206">
        <w:rPr>
          <w:sz w:val="24"/>
          <w:szCs w:val="24"/>
        </w:rPr>
        <w:t>, crear un modulo de control de integridad entre el sistema de archivos y la base de datos</w:t>
      </w:r>
      <w:r w:rsidR="00092699" w:rsidRPr="00413206">
        <w:rPr>
          <w:sz w:val="24"/>
          <w:szCs w:val="24"/>
        </w:rPr>
        <w:t xml:space="preserve"> (referencias en base de datos a </w:t>
      </w:r>
      <w:r w:rsidR="00092699" w:rsidRPr="00413206">
        <w:rPr>
          <w:i/>
          <w:sz w:val="24"/>
          <w:szCs w:val="24"/>
        </w:rPr>
        <w:t>file system</w:t>
      </w:r>
      <w:r w:rsidR="00092699" w:rsidRPr="00413206">
        <w:rPr>
          <w:sz w:val="24"/>
          <w:szCs w:val="24"/>
        </w:rPr>
        <w:t>)</w:t>
      </w:r>
      <w:r w:rsidRPr="00413206">
        <w:rPr>
          <w:sz w:val="24"/>
          <w:szCs w:val="24"/>
        </w:rPr>
        <w:t>, cambiar la encriptación de las contraseñas por un método más seguro.</w:t>
      </w:r>
    </w:p>
    <w:p w:rsidR="0010636C" w:rsidRPr="00413206" w:rsidRDefault="0010636C" w:rsidP="00413206">
      <w:pPr>
        <w:jc w:val="both"/>
        <w:rPr>
          <w:sz w:val="24"/>
          <w:szCs w:val="24"/>
        </w:rPr>
      </w:pPr>
      <w:r w:rsidRPr="00413206">
        <w:rPr>
          <w:sz w:val="24"/>
          <w:szCs w:val="24"/>
        </w:rPr>
        <w:t xml:space="preserve">Al </w:t>
      </w:r>
      <w:r w:rsidR="0010697D" w:rsidRPr="00413206">
        <w:rPr>
          <w:sz w:val="24"/>
          <w:szCs w:val="24"/>
        </w:rPr>
        <w:t>momento de la instalación de la aplicación en un ambiente de producción se</w:t>
      </w:r>
      <w:r w:rsidRPr="00413206">
        <w:rPr>
          <w:sz w:val="24"/>
          <w:szCs w:val="24"/>
        </w:rPr>
        <w:t xml:space="preserve"> cambiar</w:t>
      </w:r>
      <w:r w:rsidR="0010697D" w:rsidRPr="00413206">
        <w:rPr>
          <w:sz w:val="24"/>
          <w:szCs w:val="24"/>
        </w:rPr>
        <w:t>á</w:t>
      </w:r>
      <w:r w:rsidRPr="00413206">
        <w:rPr>
          <w:sz w:val="24"/>
          <w:szCs w:val="24"/>
        </w:rPr>
        <w:t xml:space="preserve"> el certificado https por uno emitido por una entidad autorizada, y publicarlo</w:t>
      </w:r>
      <w:r w:rsidR="00092699" w:rsidRPr="00413206">
        <w:rPr>
          <w:sz w:val="24"/>
          <w:szCs w:val="24"/>
        </w:rPr>
        <w:t xml:space="preserve"> en servidor de hosting web </w:t>
      </w:r>
      <w:r w:rsidRPr="00413206">
        <w:rPr>
          <w:sz w:val="24"/>
          <w:szCs w:val="24"/>
        </w:rPr>
        <w:t xml:space="preserve">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248" w:name="_Toc374659766"/>
      <w:r w:rsidRPr="00A224C8">
        <w:lastRenderedPageBreak/>
        <w:t>Glosario</w:t>
      </w:r>
      <w:bookmarkEnd w:id="235"/>
      <w:bookmarkEnd w:id="248"/>
    </w:p>
    <w:p w:rsidR="004E01DD" w:rsidRPr="00A224C8" w:rsidRDefault="004E01DD" w:rsidP="004E01DD">
      <w:pPr>
        <w:rPr>
          <w:rFonts w:cstheme="minorHAnsi"/>
          <w:sz w:val="20"/>
          <w:szCs w:val="20"/>
          <w:shd w:val="clear" w:color="auto" w:fill="FFFFFF"/>
        </w:rPr>
      </w:pPr>
      <w:bookmarkStart w:id="249"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0"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1"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2"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250" w:name="dvd_def"/>
      <w:bookmarkEnd w:id="249"/>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3"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4"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251" w:name="gps_def"/>
      <w:bookmarkEnd w:id="250"/>
      <w:r w:rsidRPr="00A224C8">
        <w:rPr>
          <w:b/>
          <w:sz w:val="20"/>
          <w:szCs w:val="20"/>
        </w:rPr>
        <w:t xml:space="preserve">GPS: </w:t>
      </w:r>
      <w:hyperlink r:id="rId55"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6"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252" w:name="sms_def"/>
      <w:bookmarkEnd w:id="251"/>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253"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7"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8"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9"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254" w:name="software_def"/>
      <w:bookmarkEnd w:id="253"/>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0"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2"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255" w:name="tablet_def"/>
      <w:bookmarkEnd w:id="254"/>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3"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256" w:name="wifi_def"/>
      <w:bookmarkEnd w:id="255"/>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257" w:name="spam_def"/>
      <w:bookmarkEnd w:id="256"/>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258" w:name="vpn_def"/>
      <w:bookmarkEnd w:id="257"/>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259" w:name="edi_def"/>
      <w:bookmarkEnd w:id="258"/>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260" w:name="api_def"/>
      <w:bookmarkEnd w:id="259"/>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261" w:name="hd_def"/>
      <w:bookmarkEnd w:id="260"/>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262" w:name="nube_def"/>
      <w:bookmarkEnd w:id="261"/>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263"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263"/>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264" w:name="pdf_def"/>
      <w:r w:rsidRPr="00A224C8">
        <w:rPr>
          <w:rFonts w:cstheme="minorHAnsi"/>
          <w:b/>
          <w:sz w:val="20"/>
          <w:szCs w:val="20"/>
          <w:shd w:val="clear" w:color="auto" w:fill="FFFFFF"/>
        </w:rPr>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265"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7"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266" w:name="deploy_desc_def"/>
      <w:bookmarkEnd w:id="264"/>
      <w:bookmarkEnd w:id="265"/>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267"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268"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269"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70" w:name="_Toc366690023"/>
      <w:bookmarkStart w:id="271" w:name="_Toc374659767"/>
      <w:bookmarkEnd w:id="252"/>
      <w:bookmarkEnd w:id="262"/>
      <w:bookmarkEnd w:id="266"/>
      <w:bookmarkEnd w:id="267"/>
      <w:bookmarkEnd w:id="268"/>
      <w:bookmarkEnd w:id="269"/>
      <w:r w:rsidRPr="00A224C8">
        <w:t>Referencias</w:t>
      </w:r>
      <w:bookmarkEnd w:id="270"/>
      <w:bookmarkEnd w:id="271"/>
    </w:p>
    <w:p w:rsidR="004E01DD" w:rsidRPr="00A224C8" w:rsidRDefault="004E01DD" w:rsidP="004E01DD"/>
    <w:p w:rsidR="004E01DD" w:rsidRPr="00352BD3" w:rsidRDefault="00C622B8"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C622B8" w:rsidP="004E01DD">
      <w:r w:rsidRPr="00352BD3">
        <w:rPr>
          <w:sz w:val="20"/>
          <w:szCs w:val="20"/>
        </w:rPr>
        <w:fldChar w:fldCharType="end"/>
      </w:r>
    </w:p>
    <w:p w:rsidR="00A966A3" w:rsidRDefault="00A966A3">
      <w:r>
        <w:br w:type="page"/>
      </w:r>
    </w:p>
    <w:p w:rsidR="002079F7" w:rsidRDefault="00A966A3" w:rsidP="002079F7">
      <w:pPr>
        <w:pStyle w:val="Ttulo1"/>
      </w:pPr>
      <w:bookmarkStart w:id="272" w:name="_Toc374659768"/>
      <w:r>
        <w:lastRenderedPageBreak/>
        <w:t>Anexos</w:t>
      </w:r>
      <w:bookmarkEnd w:id="272"/>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MRLaptop" w:date="2013-12-11T00:25:00Z" w:initials="M">
    <w:p w:rsidR="001E7F55" w:rsidRDefault="001E7F55">
      <w:pPr>
        <w:pStyle w:val="Textocomentario"/>
      </w:pPr>
      <w:r>
        <w:rPr>
          <w:rStyle w:val="Refdecomentario"/>
        </w:rPr>
        <w:annotationRef/>
      </w:r>
      <w:r>
        <w:t>cambio</w:t>
      </w:r>
    </w:p>
  </w:comment>
  <w:comment w:id="43" w:author="MRLaptop" w:date="2013-12-11T00:33:00Z" w:initials="M">
    <w:p w:rsidR="001E7F55" w:rsidRDefault="001E7F55">
      <w:pPr>
        <w:pStyle w:val="Textocomentario"/>
      </w:pPr>
      <w:r>
        <w:rPr>
          <w:rStyle w:val="Refdecomentario"/>
        </w:rPr>
        <w:annotationRef/>
      </w:r>
      <w:r>
        <w:t>ref</w:t>
      </w:r>
    </w:p>
  </w:comment>
  <w:comment w:id="67" w:author="MRLaptop" w:date="2013-12-11T01:09:00Z" w:initials="M">
    <w:p w:rsidR="001E7F55" w:rsidRDefault="001E7F55">
      <w:pPr>
        <w:pStyle w:val="Textocomentario"/>
      </w:pPr>
      <w:r>
        <w:rPr>
          <w:rStyle w:val="Refdecomentario"/>
        </w:rPr>
        <w:annotationRef/>
      </w:r>
      <w:r>
        <w:t>def</w:t>
      </w:r>
    </w:p>
  </w:comment>
  <w:comment w:id="109" w:author="MRLaptop" w:date="2013-12-11T02:02:00Z" w:initials="M">
    <w:p w:rsidR="001E7F55" w:rsidRDefault="001E7F55">
      <w:pPr>
        <w:pStyle w:val="Textocomentario"/>
      </w:pPr>
      <w:r>
        <w:rPr>
          <w:rStyle w:val="Refdecomentario"/>
        </w:rPr>
        <w:annotationRef/>
      </w:r>
      <w:r>
        <w:t>ref</w:t>
      </w:r>
    </w:p>
  </w:comment>
  <w:comment w:id="114" w:author="MRLaptop" w:date="2013-12-12T00:44:00Z" w:initials="M">
    <w:p w:rsidR="001E7F55" w:rsidRDefault="001E7F55">
      <w:pPr>
        <w:pStyle w:val="Textocomentario"/>
      </w:pPr>
      <w:r>
        <w:rPr>
          <w:rStyle w:val="Refdecomentario"/>
        </w:rPr>
        <w:annotationRef/>
      </w:r>
      <w:r>
        <w:t>add ref</w:t>
      </w:r>
    </w:p>
  </w:comment>
  <w:comment w:id="115" w:author="MRLaptop" w:date="2013-12-12T00:46:00Z" w:initials="M">
    <w:p w:rsidR="001E7F55" w:rsidRDefault="001E7F55">
      <w:pPr>
        <w:pStyle w:val="Textocomentario"/>
      </w:pPr>
      <w:r>
        <w:rPr>
          <w:rStyle w:val="Refdecomentario"/>
        </w:rPr>
        <w:annotationRef/>
      </w:r>
      <w:r>
        <w:t>add refs</w:t>
      </w:r>
    </w:p>
  </w:comment>
  <w:comment w:id="116" w:author="MRLaptop" w:date="2013-12-12T00:49:00Z" w:initials="M">
    <w:p w:rsidR="001E7F55" w:rsidRDefault="001E7F55">
      <w:pPr>
        <w:pStyle w:val="Textocomentario"/>
      </w:pPr>
      <w:r>
        <w:rPr>
          <w:rStyle w:val="Refdecomentario"/>
        </w:rPr>
        <w:annotationRef/>
      </w:r>
      <w:r>
        <w:t>add refs</w:t>
      </w:r>
    </w:p>
  </w:comment>
  <w:comment w:id="117" w:author="MRLaptop" w:date="2013-12-12T00:56:00Z" w:initials="M">
    <w:p w:rsidR="001E7F55" w:rsidRDefault="001E7F55">
      <w:pPr>
        <w:pStyle w:val="Textocomentario"/>
      </w:pPr>
      <w:r>
        <w:rPr>
          <w:rStyle w:val="Refdecomentario"/>
        </w:rPr>
        <w:annotationRef/>
      </w:r>
      <w:r>
        <w:t>add refs</w:t>
      </w:r>
    </w:p>
  </w:comment>
  <w:comment w:id="118" w:author="MRLaptop" w:date="2013-12-12T00:57:00Z" w:initials="M">
    <w:p w:rsidR="001E7F55" w:rsidRDefault="001E7F55">
      <w:pPr>
        <w:pStyle w:val="Textocomentario"/>
      </w:pPr>
      <w:r>
        <w:rPr>
          <w:rStyle w:val="Refdecomentario"/>
        </w:rPr>
        <w:annotationRef/>
      </w:r>
      <w:r>
        <w:t>add refs</w:t>
      </w:r>
    </w:p>
  </w:comment>
  <w:comment w:id="119" w:author="MRLaptop" w:date="2013-12-12T00:59:00Z" w:initials="M">
    <w:p w:rsidR="001E7F55" w:rsidRDefault="001E7F55">
      <w:pPr>
        <w:pStyle w:val="Textocomentario"/>
      </w:pPr>
      <w:r>
        <w:rPr>
          <w:rStyle w:val="Refdecomentario"/>
        </w:rPr>
        <w:annotationRef/>
      </w:r>
      <w:r>
        <w:t>add ref</w:t>
      </w:r>
    </w:p>
  </w:comment>
  <w:comment w:id="120" w:author="MRLaptop" w:date="2013-12-12T01:00:00Z" w:initials="M">
    <w:p w:rsidR="001E7F55" w:rsidRDefault="001E7F55">
      <w:pPr>
        <w:pStyle w:val="Textocomentario"/>
      </w:pPr>
      <w:r>
        <w:rPr>
          <w:rStyle w:val="Refdecomentario"/>
        </w:rPr>
        <w:annotationRef/>
      </w:r>
      <w:r>
        <w:t>add ref</w:t>
      </w:r>
    </w:p>
  </w:comment>
  <w:comment w:id="121" w:author="MRLaptop" w:date="2013-12-12T01:00:00Z" w:initials="M">
    <w:p w:rsidR="001E7F55" w:rsidRDefault="001E7F55">
      <w:pPr>
        <w:pStyle w:val="Textocomentario"/>
      </w:pPr>
      <w:r>
        <w:rPr>
          <w:rStyle w:val="Refdecomentario"/>
        </w:rPr>
        <w:annotationRef/>
      </w:r>
      <w:r>
        <w:t>add ref</w:t>
      </w:r>
    </w:p>
  </w:comment>
  <w:comment w:id="122" w:author="MRLaptop" w:date="2013-12-12T01:01:00Z" w:initials="M">
    <w:p w:rsidR="001E7F55" w:rsidRDefault="001E7F55" w:rsidP="000913FE">
      <w:pPr>
        <w:pStyle w:val="Textocomentario"/>
      </w:pPr>
      <w:r>
        <w:rPr>
          <w:rStyle w:val="Refdecomentario"/>
        </w:rPr>
        <w:annotationRef/>
      </w:r>
      <w:r>
        <w:t>add ref</w:t>
      </w:r>
    </w:p>
  </w:comment>
  <w:comment w:id="125" w:author="MRLaptop" w:date="2013-12-12T01:11:00Z" w:initials="M">
    <w:p w:rsidR="001E7F55" w:rsidRDefault="001E7F55">
      <w:pPr>
        <w:pStyle w:val="Textocomentario"/>
      </w:pPr>
      <w:r>
        <w:rPr>
          <w:rStyle w:val="Refdecomentario"/>
        </w:rPr>
        <w:annotationRef/>
      </w:r>
      <w:r>
        <w:t>add ref</w:t>
      </w:r>
    </w:p>
  </w:comment>
  <w:comment w:id="126" w:author="MRLaptop" w:date="2013-12-12T01:11:00Z" w:initials="M">
    <w:p w:rsidR="001E7F55" w:rsidRDefault="001E7F55">
      <w:pPr>
        <w:pStyle w:val="Textocomentario"/>
      </w:pPr>
      <w:r>
        <w:rPr>
          <w:rStyle w:val="Refdecomentario"/>
        </w:rPr>
        <w:annotationRef/>
      </w:r>
      <w:r>
        <w:t>add ref</w:t>
      </w:r>
    </w:p>
  </w:comment>
  <w:comment w:id="127" w:author="MRLaptop" w:date="2013-12-12T01:12:00Z" w:initials="M">
    <w:p w:rsidR="001E7F55" w:rsidRDefault="001E7F55">
      <w:pPr>
        <w:pStyle w:val="Textocomentario"/>
      </w:pPr>
      <w:r>
        <w:rPr>
          <w:rStyle w:val="Refdecomentario"/>
        </w:rPr>
        <w:annotationRef/>
      </w:r>
      <w:r>
        <w:t>add ref</w:t>
      </w:r>
    </w:p>
  </w:comment>
  <w:comment w:id="128" w:author="MRLaptop" w:date="2013-12-12T01:15:00Z" w:initials="M">
    <w:p w:rsidR="001E7F55" w:rsidRDefault="001E7F55">
      <w:pPr>
        <w:pStyle w:val="Textocomentario"/>
      </w:pPr>
      <w:r>
        <w:rPr>
          <w:rStyle w:val="Refdecomentario"/>
        </w:rPr>
        <w:annotationRef/>
      </w:r>
      <w:r>
        <w:t>add def</w:t>
      </w:r>
    </w:p>
  </w:comment>
  <w:comment w:id="129" w:author="MRLaptop" w:date="2013-12-12T01:15:00Z" w:initials="M">
    <w:p w:rsidR="001E7F55" w:rsidRDefault="001E7F55">
      <w:pPr>
        <w:pStyle w:val="Textocomentario"/>
      </w:pPr>
      <w:r>
        <w:rPr>
          <w:rStyle w:val="Refdecomentario"/>
        </w:rPr>
        <w:annotationRef/>
      </w:r>
      <w:r>
        <w:t>add ref</w:t>
      </w:r>
    </w:p>
  </w:comment>
  <w:comment w:id="132" w:author="MRLaptop" w:date="2013-12-12T01:38:00Z" w:initials="M">
    <w:p w:rsidR="001E7F55" w:rsidRDefault="001E7F55">
      <w:pPr>
        <w:pStyle w:val="Textocomentario"/>
      </w:pPr>
      <w:r>
        <w:rPr>
          <w:rStyle w:val="Refdecomentario"/>
        </w:rPr>
        <w:annotationRef/>
      </w:r>
      <w:r>
        <w:t>add ref</w:t>
      </w:r>
    </w:p>
  </w:comment>
  <w:comment w:id="133" w:author="MRLaptop" w:date="2013-12-12T01:22:00Z" w:initials="M">
    <w:p w:rsidR="001E7F55" w:rsidRDefault="001E7F55">
      <w:pPr>
        <w:pStyle w:val="Textocomentario"/>
      </w:pPr>
      <w:r>
        <w:rPr>
          <w:rStyle w:val="Refdecomentario"/>
        </w:rPr>
        <w:annotationRef/>
      </w:r>
      <w:r>
        <w:t>add ref</w:t>
      </w:r>
    </w:p>
  </w:comment>
  <w:comment w:id="134" w:author="MRLaptop" w:date="2013-12-12T01:24:00Z" w:initials="M">
    <w:p w:rsidR="001E7F55" w:rsidRDefault="001E7F55">
      <w:pPr>
        <w:pStyle w:val="Textocomentario"/>
      </w:pPr>
      <w:r>
        <w:rPr>
          <w:rStyle w:val="Refdecomentario"/>
        </w:rPr>
        <w:annotationRef/>
      </w:r>
      <w:r>
        <w:t>add ref</w:t>
      </w:r>
    </w:p>
  </w:comment>
  <w:comment w:id="135" w:author="MRLaptop" w:date="2013-12-12T01:39:00Z" w:initials="M">
    <w:p w:rsidR="001E7F55" w:rsidRDefault="001E7F55">
      <w:pPr>
        <w:pStyle w:val="Textocomentario"/>
      </w:pPr>
      <w:r>
        <w:rPr>
          <w:rStyle w:val="Refdecomentario"/>
        </w:rPr>
        <w:annotationRef/>
      </w:r>
      <w:r>
        <w:t>add refs</w:t>
      </w:r>
    </w:p>
  </w:comment>
  <w:comment w:id="136" w:author="MRLaptop" w:date="2013-12-12T01:39:00Z" w:initials="M">
    <w:p w:rsidR="001E7F55" w:rsidRDefault="001E7F55">
      <w:pPr>
        <w:pStyle w:val="Textocomentario"/>
      </w:pPr>
      <w:r>
        <w:rPr>
          <w:rStyle w:val="Refdecomentario"/>
        </w:rPr>
        <w:annotationRef/>
      </w:r>
      <w:r>
        <w:t>add refs</w:t>
      </w:r>
    </w:p>
  </w:comment>
  <w:comment w:id="137" w:author="MRLaptop" w:date="2013-12-12T01:40:00Z" w:initials="M">
    <w:p w:rsidR="001E7F55" w:rsidRDefault="001E7F55">
      <w:pPr>
        <w:pStyle w:val="Textocomentario"/>
      </w:pPr>
      <w:r>
        <w:rPr>
          <w:rStyle w:val="Refdecomentario"/>
        </w:rPr>
        <w:annotationRef/>
      </w:r>
      <w:r>
        <w:t>add ref</w:t>
      </w:r>
    </w:p>
  </w:comment>
  <w:comment w:id="138" w:author="MRLaptop" w:date="2013-12-12T01:38:00Z" w:initials="M">
    <w:p w:rsidR="001E7F55" w:rsidRDefault="001E7F55">
      <w:pPr>
        <w:pStyle w:val="Textocomentario"/>
      </w:pPr>
      <w:r>
        <w:rPr>
          <w:rStyle w:val="Refdecomentario"/>
        </w:rPr>
        <w:annotationRef/>
      </w:r>
      <w:r>
        <w:t>add ref</w:t>
      </w:r>
    </w:p>
  </w:comment>
  <w:comment w:id="141" w:author="MRLaptop" w:date="2013-12-12T01:42:00Z" w:initials="M">
    <w:p w:rsidR="001E7F55" w:rsidRDefault="001E7F55">
      <w:pPr>
        <w:pStyle w:val="Textocomentario"/>
      </w:pPr>
      <w:r>
        <w:rPr>
          <w:rStyle w:val="Refdecomentario"/>
        </w:rPr>
        <w:annotationRef/>
      </w:r>
      <w:r>
        <w:t>add ref</w:t>
      </w:r>
    </w:p>
  </w:comment>
  <w:comment w:id="144" w:author="MRLaptop" w:date="2013-12-12T01:46:00Z" w:initials="M">
    <w:p w:rsidR="001E7F55" w:rsidRDefault="001E7F55">
      <w:pPr>
        <w:pStyle w:val="Textocomentario"/>
      </w:pPr>
      <w:r>
        <w:rPr>
          <w:rStyle w:val="Refdecomentario"/>
        </w:rPr>
        <w:annotationRef/>
      </w:r>
      <w:r>
        <w:t>add refs</w:t>
      </w:r>
    </w:p>
  </w:comment>
  <w:comment w:id="145" w:author="MRLaptop" w:date="2013-12-12T01:44:00Z" w:initials="M">
    <w:p w:rsidR="001E7F55" w:rsidRDefault="001E7F55">
      <w:pPr>
        <w:pStyle w:val="Textocomentario"/>
      </w:pPr>
      <w:r>
        <w:rPr>
          <w:rStyle w:val="Refdecomentario"/>
        </w:rPr>
        <w:annotationRef/>
      </w:r>
      <w:r>
        <w:t>add ref</w:t>
      </w:r>
    </w:p>
  </w:comment>
  <w:comment w:id="146" w:author="MRLaptop" w:date="2013-12-12T01:46:00Z" w:initials="M">
    <w:p w:rsidR="001E7F55" w:rsidRDefault="001E7F55">
      <w:pPr>
        <w:pStyle w:val="Textocomentario"/>
      </w:pPr>
      <w:r>
        <w:rPr>
          <w:rStyle w:val="Refdecomentario"/>
        </w:rPr>
        <w:annotationRef/>
      </w:r>
      <w:r>
        <w:t>add ref</w:t>
      </w:r>
    </w:p>
  </w:comment>
  <w:comment w:id="147" w:author="MRLaptop" w:date="2013-12-12T01:47:00Z" w:initials="M">
    <w:p w:rsidR="001E7F55" w:rsidRDefault="001E7F55">
      <w:pPr>
        <w:pStyle w:val="Textocomentario"/>
      </w:pPr>
      <w:r>
        <w:rPr>
          <w:rStyle w:val="Refdecomentario"/>
        </w:rPr>
        <w:annotationRef/>
      </w:r>
      <w:r>
        <w:t>add ref</w:t>
      </w:r>
    </w:p>
  </w:comment>
  <w:comment w:id="151" w:author="MRLaptop" w:date="2013-12-12T19:48:00Z" w:initials="M">
    <w:p w:rsidR="001E7F55" w:rsidRDefault="001E7F55">
      <w:pPr>
        <w:pStyle w:val="Textocomentario"/>
      </w:pPr>
      <w:r>
        <w:rPr>
          <w:rStyle w:val="Refdecomentario"/>
        </w:rPr>
        <w:annotationRef/>
      </w:r>
      <w:r>
        <w:t>add refs</w:t>
      </w:r>
    </w:p>
  </w:comment>
  <w:comment w:id="152" w:author="MRLaptop" w:date="2013-12-12T19:50:00Z" w:initials="M">
    <w:p w:rsidR="001E7F55" w:rsidRDefault="001E7F55">
      <w:pPr>
        <w:pStyle w:val="Textocomentario"/>
      </w:pPr>
      <w:r>
        <w:rPr>
          <w:rStyle w:val="Refdecomentario"/>
        </w:rPr>
        <w:annotationRef/>
      </w:r>
      <w:r>
        <w:t>add ref</w:t>
      </w:r>
    </w:p>
  </w:comment>
  <w:comment w:id="153" w:author="MRLaptop" w:date="2013-12-12T19:51:00Z" w:initials="M">
    <w:p w:rsidR="001E7F55" w:rsidRDefault="001E7F55">
      <w:pPr>
        <w:pStyle w:val="Textocomentario"/>
      </w:pPr>
      <w:r>
        <w:rPr>
          <w:rStyle w:val="Refdecomentario"/>
        </w:rPr>
        <w:annotationRef/>
      </w:r>
      <w:r>
        <w:t>add ref</w:t>
      </w:r>
    </w:p>
  </w:comment>
  <w:comment w:id="166" w:author="MRLaptop" w:date="2013-12-12T20:17:00Z" w:initials="M">
    <w:p w:rsidR="001E7F55" w:rsidRDefault="001E7F55">
      <w:pPr>
        <w:pStyle w:val="Textocomentario"/>
      </w:pPr>
      <w:r>
        <w:rPr>
          <w:rStyle w:val="Refdecomentario"/>
        </w:rPr>
        <w:annotationRef/>
      </w:r>
      <w:r>
        <w:t>add ref</w:t>
      </w:r>
    </w:p>
  </w:comment>
  <w:comment w:id="190" w:author="MRLaptop" w:date="2013-12-11T23:30:00Z" w:initials="M">
    <w:p w:rsidR="001E7F55" w:rsidRDefault="001E7F55">
      <w:pPr>
        <w:pStyle w:val="Textocomentario"/>
      </w:pPr>
      <w:r>
        <w:rPr>
          <w:rStyle w:val="Refdecomentario"/>
        </w:rPr>
        <w:annotationRef/>
      </w:r>
      <w:r>
        <w:t>add ref</w:t>
      </w:r>
    </w:p>
  </w:comment>
  <w:comment w:id="195" w:author="MRLaptop" w:date="2013-12-12T20:38:00Z" w:initials="M">
    <w:p w:rsidR="001E7F55" w:rsidRDefault="001E7F55">
      <w:pPr>
        <w:pStyle w:val="Textocomentario"/>
      </w:pPr>
      <w:r>
        <w:rPr>
          <w:rStyle w:val="Refdecomentario"/>
        </w:rPr>
        <w:annotationRef/>
      </w:r>
      <w:r>
        <w:t>add ref</w:t>
      </w:r>
    </w:p>
  </w:comment>
  <w:comment w:id="199" w:author="MRLaptop" w:date="2013-12-08T18:05:00Z" w:initials="M">
    <w:p w:rsidR="001E7F55" w:rsidRDefault="001E7F55" w:rsidP="00977B63">
      <w:pPr>
        <w:pStyle w:val="Textocomentario"/>
      </w:pPr>
      <w:r>
        <w:rPr>
          <w:rStyle w:val="Refdecomentario"/>
        </w:rPr>
        <w:annotationRef/>
      </w:r>
      <w:r>
        <w:t>Referencia a imagen de modelo de dominio.</w:t>
      </w:r>
    </w:p>
  </w:comment>
  <w:comment w:id="203" w:author="MRLaptop" w:date="2013-12-08T18:05:00Z" w:initials="M">
    <w:p w:rsidR="001E7F55" w:rsidRDefault="001E7F55" w:rsidP="00977B63">
      <w:pPr>
        <w:pStyle w:val="Textocomentario"/>
      </w:pPr>
      <w:r>
        <w:rPr>
          <w:rStyle w:val="Refdecomentario"/>
        </w:rPr>
        <w:annotationRef/>
      </w:r>
      <w:r>
        <w:t>Ref a imagen de diagrama de capas</w:t>
      </w:r>
    </w:p>
  </w:comment>
  <w:comment w:id="205" w:author="MRLaptop" w:date="2013-12-12T21:19:00Z" w:initials="M">
    <w:p w:rsidR="001E7F55" w:rsidRDefault="001E7F55">
      <w:pPr>
        <w:pStyle w:val="Textocomentario"/>
      </w:pPr>
      <w:r>
        <w:rPr>
          <w:rStyle w:val="Refdecomentario"/>
        </w:rPr>
        <w:annotationRef/>
      </w:r>
      <w:r>
        <w:t xml:space="preserve"> Add ref</w:t>
      </w:r>
    </w:p>
  </w:comment>
  <w:comment w:id="206" w:author="MRLaptop" w:date="2013-12-12T21:19:00Z" w:initials="M">
    <w:p w:rsidR="001E7F55" w:rsidRDefault="001E7F55">
      <w:pPr>
        <w:pStyle w:val="Textocomentario"/>
      </w:pPr>
      <w:r>
        <w:rPr>
          <w:rStyle w:val="Refdecomentario"/>
        </w:rPr>
        <w:annotationRef/>
      </w:r>
      <w:r>
        <w:t>Add ref</w:t>
      </w:r>
    </w:p>
  </w:comment>
  <w:comment w:id="208" w:author="MRLaptop" w:date="2013-12-12T21:41:00Z" w:initials="M">
    <w:p w:rsidR="001E7F55" w:rsidRDefault="001E7F55">
      <w:pPr>
        <w:pStyle w:val="Textocomentario"/>
      </w:pPr>
      <w:r>
        <w:rPr>
          <w:rStyle w:val="Refdecomentario"/>
        </w:rPr>
        <w:annotationRef/>
      </w:r>
      <w:r>
        <w:t>Add ref</w:t>
      </w:r>
    </w:p>
  </w:comment>
  <w:comment w:id="227" w:author="MRLaptop" w:date="2013-12-08T17:31:00Z" w:initials="M">
    <w:p w:rsidR="001E7F55" w:rsidRDefault="001E7F55" w:rsidP="00F33A53">
      <w:pPr>
        <w:pStyle w:val="Textocomentario"/>
      </w:pPr>
      <w:r>
        <w:rPr>
          <w:rStyle w:val="Refdecomentario"/>
        </w:rPr>
        <w:annotationRef/>
      </w:r>
      <w:r>
        <w:t>ref</w:t>
      </w:r>
    </w:p>
  </w:comment>
  <w:comment w:id="228" w:author="MRLaptop" w:date="2013-12-12T22:35:00Z" w:initials="M">
    <w:p w:rsidR="001E7F55" w:rsidRDefault="001E7F55">
      <w:pPr>
        <w:pStyle w:val="Textocomentario"/>
      </w:pPr>
      <w:r>
        <w:t xml:space="preserve">add </w:t>
      </w:r>
      <w:r>
        <w:rPr>
          <w:rStyle w:val="Refdecomentario"/>
        </w:rPr>
        <w:annotationRef/>
      </w:r>
      <w:r>
        <w:t>ref</w:t>
      </w:r>
    </w:p>
  </w:comment>
  <w:comment w:id="229" w:author="MRLaptop" w:date="2013-12-12T22:36:00Z" w:initials="M">
    <w:p w:rsidR="001E7F55" w:rsidRDefault="001E7F55">
      <w:pPr>
        <w:pStyle w:val="Textocomentario"/>
      </w:pPr>
      <w:r>
        <w:rPr>
          <w:rStyle w:val="Refdecomentario"/>
        </w:rPr>
        <w:annotationRef/>
      </w:r>
      <w:r>
        <w:t>add ref</w:t>
      </w:r>
    </w:p>
  </w:comment>
  <w:comment w:id="247" w:author="MRLaptop" w:date="2013-12-13T00:54:00Z" w:initials="M">
    <w:p w:rsidR="001E7F55" w:rsidRDefault="001E7F55">
      <w:pPr>
        <w:pStyle w:val="Textocomentario"/>
      </w:pPr>
      <w:r>
        <w:rPr>
          <w:rStyle w:val="Refdecomentario"/>
        </w:rPr>
        <w:annotationRef/>
      </w:r>
      <w:r>
        <w:t>add 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A78" w:rsidRDefault="006A2A78" w:rsidP="009B6E8C">
      <w:pPr>
        <w:spacing w:after="0" w:line="240" w:lineRule="auto"/>
      </w:pPr>
      <w:r>
        <w:separator/>
      </w:r>
    </w:p>
  </w:endnote>
  <w:endnote w:type="continuationSeparator" w:id="1">
    <w:p w:rsidR="006A2A78" w:rsidRDefault="006A2A78"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F55" w:rsidRPr="003C2CC6" w:rsidRDefault="001E7F55" w:rsidP="008510B9">
    <w:pPr>
      <w:pStyle w:val="Piedepgina"/>
      <w:spacing w:after="240"/>
      <w:jc w:val="right"/>
      <w:rPr>
        <w:i/>
        <w:sz w:val="28"/>
      </w:rPr>
    </w:pPr>
    <w:r w:rsidRPr="00C622B8">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1E7F55" w:rsidRPr="008510B9" w:rsidRDefault="001E7F55"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783C9B">
                  <w:rPr>
                    <w:i/>
                    <w:noProof/>
                    <w:color w:val="FFFFFF" w:themeColor="background1"/>
                    <w:sz w:val="32"/>
                  </w:rPr>
                  <w:t>16</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A78" w:rsidRDefault="006A2A78" w:rsidP="009B6E8C">
      <w:pPr>
        <w:spacing w:after="0" w:line="240" w:lineRule="auto"/>
      </w:pPr>
      <w:r>
        <w:separator/>
      </w:r>
    </w:p>
  </w:footnote>
  <w:footnote w:type="continuationSeparator" w:id="1">
    <w:p w:rsidR="006A2A78" w:rsidRDefault="006A2A78"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1E7F55" w:rsidTr="008510B9">
      <w:trPr>
        <w:cnfStyle w:val="100000000000"/>
      </w:trPr>
      <w:tc>
        <w:tcPr>
          <w:cnfStyle w:val="001000000000"/>
          <w:tcW w:w="8645" w:type="dxa"/>
          <w:tcBorders>
            <w:top w:val="nil"/>
            <w:bottom w:val="nil"/>
          </w:tcBorders>
        </w:tcPr>
        <w:p w:rsidR="001E7F55" w:rsidRPr="008510B9" w:rsidRDefault="001E7F55" w:rsidP="008510B9">
          <w:pPr>
            <w:pStyle w:val="Encabezado"/>
            <w:spacing w:before="120" w:after="120"/>
            <w:jc w:val="right"/>
            <w:rPr>
              <w:color w:val="7F7F7F" w:themeColor="text1" w:themeTint="80"/>
            </w:rPr>
          </w:pPr>
          <w:r w:rsidRPr="00C622B8">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C622B8">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1E7F55" w:rsidRPr="007A5AD9" w:rsidRDefault="001E7F55"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CDAA8322"/>
    <w:lvl w:ilvl="0" w:tplc="2D4E5BDE">
      <w:start w:val="1"/>
      <w:numFmt w:val="decimal"/>
      <w:lvlText w:val="%1)"/>
      <w:lvlJc w:val="left"/>
      <w:pPr>
        <w:ind w:left="360" w:hanging="360"/>
      </w:pPr>
      <w:rPr>
        <w:rFonts w:asciiTheme="minorHAnsi" w:eastAsiaTheme="minorEastAsia" w:hAnsiTheme="minorHAnsi" w:cstheme="minorBidi"/>
        <w:b w:val="0"/>
        <w:color w:val="auto"/>
        <w:sz w:val="20"/>
        <w:szCs w:val="2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0">
    <w:nsid w:val="400B1B21"/>
    <w:multiLevelType w:val="hybridMultilevel"/>
    <w:tmpl w:val="03CE3A68"/>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trackRevisions/>
  <w:defaultTabStop w:val="708"/>
  <w:hyphenationZone w:val="425"/>
  <w:drawingGridHorizontalSpacing w:val="110"/>
  <w:displayHorizontalDrawingGridEvery w:val="2"/>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0CC5"/>
    <w:rsid w:val="00040FFC"/>
    <w:rsid w:val="00046598"/>
    <w:rsid w:val="00055EC4"/>
    <w:rsid w:val="00060647"/>
    <w:rsid w:val="000607ED"/>
    <w:rsid w:val="000702F1"/>
    <w:rsid w:val="000718C3"/>
    <w:rsid w:val="00071954"/>
    <w:rsid w:val="00075E6D"/>
    <w:rsid w:val="0008365F"/>
    <w:rsid w:val="00086AD4"/>
    <w:rsid w:val="000913FE"/>
    <w:rsid w:val="00092699"/>
    <w:rsid w:val="0009277E"/>
    <w:rsid w:val="000966BD"/>
    <w:rsid w:val="000A419F"/>
    <w:rsid w:val="000A480B"/>
    <w:rsid w:val="000D48F6"/>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56D00"/>
    <w:rsid w:val="001635C1"/>
    <w:rsid w:val="001702C6"/>
    <w:rsid w:val="00177D75"/>
    <w:rsid w:val="00190BFA"/>
    <w:rsid w:val="001A5C2F"/>
    <w:rsid w:val="001A7558"/>
    <w:rsid w:val="001D5AB9"/>
    <w:rsid w:val="001D6408"/>
    <w:rsid w:val="001E7F55"/>
    <w:rsid w:val="001F673A"/>
    <w:rsid w:val="002079F7"/>
    <w:rsid w:val="002135F1"/>
    <w:rsid w:val="00213909"/>
    <w:rsid w:val="00214414"/>
    <w:rsid w:val="00227416"/>
    <w:rsid w:val="0023485B"/>
    <w:rsid w:val="00236439"/>
    <w:rsid w:val="00240BE3"/>
    <w:rsid w:val="002559B4"/>
    <w:rsid w:val="00271817"/>
    <w:rsid w:val="002A62C5"/>
    <w:rsid w:val="002A7E3D"/>
    <w:rsid w:val="002B163C"/>
    <w:rsid w:val="002C02FB"/>
    <w:rsid w:val="00301E8A"/>
    <w:rsid w:val="0030564C"/>
    <w:rsid w:val="00322595"/>
    <w:rsid w:val="003277BE"/>
    <w:rsid w:val="0033480B"/>
    <w:rsid w:val="00334BE5"/>
    <w:rsid w:val="003359AD"/>
    <w:rsid w:val="00336C4B"/>
    <w:rsid w:val="00351009"/>
    <w:rsid w:val="00351E3A"/>
    <w:rsid w:val="00352BD3"/>
    <w:rsid w:val="00353EB8"/>
    <w:rsid w:val="00355E23"/>
    <w:rsid w:val="00364CD9"/>
    <w:rsid w:val="00371647"/>
    <w:rsid w:val="003813EA"/>
    <w:rsid w:val="00383A4F"/>
    <w:rsid w:val="00384E1B"/>
    <w:rsid w:val="0039408A"/>
    <w:rsid w:val="00394C20"/>
    <w:rsid w:val="003B02AD"/>
    <w:rsid w:val="003B4431"/>
    <w:rsid w:val="003C2CC6"/>
    <w:rsid w:val="003C3710"/>
    <w:rsid w:val="003C738E"/>
    <w:rsid w:val="00400F52"/>
    <w:rsid w:val="00401BC1"/>
    <w:rsid w:val="00413206"/>
    <w:rsid w:val="00414358"/>
    <w:rsid w:val="0041647D"/>
    <w:rsid w:val="00416CB0"/>
    <w:rsid w:val="0042047F"/>
    <w:rsid w:val="004223C8"/>
    <w:rsid w:val="004415C3"/>
    <w:rsid w:val="00446986"/>
    <w:rsid w:val="0045271A"/>
    <w:rsid w:val="004628C6"/>
    <w:rsid w:val="00467BA7"/>
    <w:rsid w:val="00467FA6"/>
    <w:rsid w:val="004858D2"/>
    <w:rsid w:val="004A7521"/>
    <w:rsid w:val="004C0460"/>
    <w:rsid w:val="004C66F9"/>
    <w:rsid w:val="004D2CB0"/>
    <w:rsid w:val="004D76E9"/>
    <w:rsid w:val="004E01DD"/>
    <w:rsid w:val="004E158A"/>
    <w:rsid w:val="004E6BB8"/>
    <w:rsid w:val="004F2102"/>
    <w:rsid w:val="004F44F3"/>
    <w:rsid w:val="004F6485"/>
    <w:rsid w:val="00502755"/>
    <w:rsid w:val="005027C3"/>
    <w:rsid w:val="005077FE"/>
    <w:rsid w:val="005207EE"/>
    <w:rsid w:val="00527EA0"/>
    <w:rsid w:val="005304BA"/>
    <w:rsid w:val="00533C73"/>
    <w:rsid w:val="0054268A"/>
    <w:rsid w:val="005477AF"/>
    <w:rsid w:val="00552119"/>
    <w:rsid w:val="005625E4"/>
    <w:rsid w:val="0056315F"/>
    <w:rsid w:val="00567173"/>
    <w:rsid w:val="00577545"/>
    <w:rsid w:val="005833C6"/>
    <w:rsid w:val="00590A03"/>
    <w:rsid w:val="005914BE"/>
    <w:rsid w:val="005958A3"/>
    <w:rsid w:val="00597967"/>
    <w:rsid w:val="005A4FCC"/>
    <w:rsid w:val="005B2415"/>
    <w:rsid w:val="005C68D6"/>
    <w:rsid w:val="005D0BDC"/>
    <w:rsid w:val="00602CD3"/>
    <w:rsid w:val="00605BB2"/>
    <w:rsid w:val="0060678F"/>
    <w:rsid w:val="00614931"/>
    <w:rsid w:val="006230BF"/>
    <w:rsid w:val="0062327D"/>
    <w:rsid w:val="00631ADA"/>
    <w:rsid w:val="00640BA8"/>
    <w:rsid w:val="006615BE"/>
    <w:rsid w:val="006635C0"/>
    <w:rsid w:val="00673668"/>
    <w:rsid w:val="00676468"/>
    <w:rsid w:val="006900A3"/>
    <w:rsid w:val="006A2A78"/>
    <w:rsid w:val="006A2EAB"/>
    <w:rsid w:val="006A47CA"/>
    <w:rsid w:val="006B15FC"/>
    <w:rsid w:val="006C1DF0"/>
    <w:rsid w:val="006D6321"/>
    <w:rsid w:val="006D63CD"/>
    <w:rsid w:val="00710A57"/>
    <w:rsid w:val="0072095D"/>
    <w:rsid w:val="00727FA0"/>
    <w:rsid w:val="00742F9D"/>
    <w:rsid w:val="0075646C"/>
    <w:rsid w:val="007814DB"/>
    <w:rsid w:val="00783C9B"/>
    <w:rsid w:val="00792DF4"/>
    <w:rsid w:val="007A0CB4"/>
    <w:rsid w:val="007A5AD9"/>
    <w:rsid w:val="007C2239"/>
    <w:rsid w:val="007E4829"/>
    <w:rsid w:val="007E65F3"/>
    <w:rsid w:val="007F2038"/>
    <w:rsid w:val="007F249F"/>
    <w:rsid w:val="00800134"/>
    <w:rsid w:val="008032A1"/>
    <w:rsid w:val="008141A5"/>
    <w:rsid w:val="008145D0"/>
    <w:rsid w:val="008201C9"/>
    <w:rsid w:val="00824191"/>
    <w:rsid w:val="00830755"/>
    <w:rsid w:val="008456AB"/>
    <w:rsid w:val="008510B9"/>
    <w:rsid w:val="00852CE9"/>
    <w:rsid w:val="00865480"/>
    <w:rsid w:val="008727AD"/>
    <w:rsid w:val="00872BE3"/>
    <w:rsid w:val="008C6834"/>
    <w:rsid w:val="008D383D"/>
    <w:rsid w:val="008F0506"/>
    <w:rsid w:val="008F508B"/>
    <w:rsid w:val="008F659B"/>
    <w:rsid w:val="008F7F18"/>
    <w:rsid w:val="009052E8"/>
    <w:rsid w:val="00923284"/>
    <w:rsid w:val="00926743"/>
    <w:rsid w:val="00934D3E"/>
    <w:rsid w:val="0093596D"/>
    <w:rsid w:val="009448E3"/>
    <w:rsid w:val="00967B28"/>
    <w:rsid w:val="00977B63"/>
    <w:rsid w:val="00983F50"/>
    <w:rsid w:val="00992A1C"/>
    <w:rsid w:val="009B4D41"/>
    <w:rsid w:val="009B6E8C"/>
    <w:rsid w:val="009D2269"/>
    <w:rsid w:val="009D42F2"/>
    <w:rsid w:val="00A03479"/>
    <w:rsid w:val="00A0372A"/>
    <w:rsid w:val="00A061EA"/>
    <w:rsid w:val="00A107CA"/>
    <w:rsid w:val="00A16AFA"/>
    <w:rsid w:val="00A224C8"/>
    <w:rsid w:val="00A23643"/>
    <w:rsid w:val="00A341F1"/>
    <w:rsid w:val="00A514A0"/>
    <w:rsid w:val="00A55A5A"/>
    <w:rsid w:val="00A6414B"/>
    <w:rsid w:val="00A71AEB"/>
    <w:rsid w:val="00A7475D"/>
    <w:rsid w:val="00A75403"/>
    <w:rsid w:val="00A80D74"/>
    <w:rsid w:val="00A85B3A"/>
    <w:rsid w:val="00A871F6"/>
    <w:rsid w:val="00A93389"/>
    <w:rsid w:val="00A966A3"/>
    <w:rsid w:val="00AA16B8"/>
    <w:rsid w:val="00AA3E26"/>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449C1"/>
    <w:rsid w:val="00B562C2"/>
    <w:rsid w:val="00B65093"/>
    <w:rsid w:val="00B86714"/>
    <w:rsid w:val="00B93257"/>
    <w:rsid w:val="00B95DB0"/>
    <w:rsid w:val="00B975B5"/>
    <w:rsid w:val="00BA0FCE"/>
    <w:rsid w:val="00BA1FCB"/>
    <w:rsid w:val="00BB5571"/>
    <w:rsid w:val="00BB5819"/>
    <w:rsid w:val="00BC7993"/>
    <w:rsid w:val="00BD229D"/>
    <w:rsid w:val="00BD6598"/>
    <w:rsid w:val="00BF6A38"/>
    <w:rsid w:val="00C00594"/>
    <w:rsid w:val="00C0238F"/>
    <w:rsid w:val="00C05BFF"/>
    <w:rsid w:val="00C10B19"/>
    <w:rsid w:val="00C13948"/>
    <w:rsid w:val="00C2032C"/>
    <w:rsid w:val="00C20ECF"/>
    <w:rsid w:val="00C31E02"/>
    <w:rsid w:val="00C461E5"/>
    <w:rsid w:val="00C525CE"/>
    <w:rsid w:val="00C6137F"/>
    <w:rsid w:val="00C622B8"/>
    <w:rsid w:val="00C90B81"/>
    <w:rsid w:val="00CA73D8"/>
    <w:rsid w:val="00CB2D94"/>
    <w:rsid w:val="00CB3C69"/>
    <w:rsid w:val="00CB5639"/>
    <w:rsid w:val="00CC0D0D"/>
    <w:rsid w:val="00CC642A"/>
    <w:rsid w:val="00CD4463"/>
    <w:rsid w:val="00CE0109"/>
    <w:rsid w:val="00CE16FB"/>
    <w:rsid w:val="00CF6005"/>
    <w:rsid w:val="00CF6110"/>
    <w:rsid w:val="00D011A3"/>
    <w:rsid w:val="00D15615"/>
    <w:rsid w:val="00D21A71"/>
    <w:rsid w:val="00D266C8"/>
    <w:rsid w:val="00D26ECD"/>
    <w:rsid w:val="00D34F24"/>
    <w:rsid w:val="00D506D9"/>
    <w:rsid w:val="00D616C3"/>
    <w:rsid w:val="00D661BD"/>
    <w:rsid w:val="00D66918"/>
    <w:rsid w:val="00D83611"/>
    <w:rsid w:val="00D877CC"/>
    <w:rsid w:val="00D92C49"/>
    <w:rsid w:val="00D96780"/>
    <w:rsid w:val="00DA376D"/>
    <w:rsid w:val="00DC07CA"/>
    <w:rsid w:val="00DC0AC5"/>
    <w:rsid w:val="00DD2C07"/>
    <w:rsid w:val="00DD2DBC"/>
    <w:rsid w:val="00DE25CA"/>
    <w:rsid w:val="00DF1F23"/>
    <w:rsid w:val="00DF6EA0"/>
    <w:rsid w:val="00E01F0E"/>
    <w:rsid w:val="00E0767E"/>
    <w:rsid w:val="00E11846"/>
    <w:rsid w:val="00E12990"/>
    <w:rsid w:val="00E205E0"/>
    <w:rsid w:val="00E216B3"/>
    <w:rsid w:val="00E273DE"/>
    <w:rsid w:val="00E27D85"/>
    <w:rsid w:val="00E33529"/>
    <w:rsid w:val="00E33E67"/>
    <w:rsid w:val="00E37529"/>
    <w:rsid w:val="00E44CE0"/>
    <w:rsid w:val="00E47176"/>
    <w:rsid w:val="00E506A9"/>
    <w:rsid w:val="00E513F1"/>
    <w:rsid w:val="00E62643"/>
    <w:rsid w:val="00E65426"/>
    <w:rsid w:val="00E7701C"/>
    <w:rsid w:val="00EA63AD"/>
    <w:rsid w:val="00EB02BC"/>
    <w:rsid w:val="00EB23C8"/>
    <w:rsid w:val="00EC1077"/>
    <w:rsid w:val="00EC1D05"/>
    <w:rsid w:val="00EC53B8"/>
    <w:rsid w:val="00F2707F"/>
    <w:rsid w:val="00F27BDB"/>
    <w:rsid w:val="00F33A53"/>
    <w:rsid w:val="00F3571C"/>
    <w:rsid w:val="00F37E61"/>
    <w:rsid w:val="00F53F3A"/>
    <w:rsid w:val="00F54354"/>
    <w:rsid w:val="00F57452"/>
    <w:rsid w:val="00F6067B"/>
    <w:rsid w:val="00F71057"/>
    <w:rsid w:val="00F716F2"/>
    <w:rsid w:val="00F76A49"/>
    <w:rsid w:val="00F8313E"/>
    <w:rsid w:val="00F848AD"/>
    <w:rsid w:val="00F96089"/>
    <w:rsid w:val="00FA52EF"/>
    <w:rsid w:val="00FB3C95"/>
    <w:rsid w:val="00FB6A83"/>
    <w:rsid w:val="00FD46D8"/>
    <w:rsid w:val="00FE0D50"/>
    <w:rsid w:val="00FE3615"/>
    <w:rsid w:val="00FE4514"/>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41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hyperlink" Target="http://es.wikipedia.org/wiki/Disco_%C3%B3ptico" TargetMode="External"/><Relationship Id="rId55" Type="http://schemas.openxmlformats.org/officeDocument/2006/relationships/hyperlink" Target="http://es.wikipedia.org/wiki/Sistema_global_de_navegaci%C3%B3n_por_sat%C3%A9lite" TargetMode="External"/><Relationship Id="rId63" Type="http://schemas.openxmlformats.org/officeDocument/2006/relationships/hyperlink" Target="http://es.wikipedia.org/wiki/Computadora_port%C3%A1til"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7.png"/><Relationship Id="rId11" Type="http://schemas.openxmlformats.org/officeDocument/2006/relationships/comments" Target="comments.xml"/><Relationship Id="rId24" Type="http://schemas.openxmlformats.org/officeDocument/2006/relationships/hyperlink" Target="http://www.collinsdictionary.com/submission/11527/Smart%20Devic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es.wikipedia.org/wiki/Disco_compacto" TargetMode="External"/><Relationship Id="rId58" Type="http://schemas.openxmlformats.org/officeDocument/2006/relationships/hyperlink" Target="http://es.wikipedia.org/wiki/Sistema_digital"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Sistema_inform%C3%A1tico"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developer.android.com/reference/java/lang/Object.html" TargetMode="External"/><Relationship Id="rId48" Type="http://schemas.openxmlformats.org/officeDocument/2006/relationships/image" Target="media/image25.emf"/><Relationship Id="rId56" Type="http://schemas.openxmlformats.org/officeDocument/2006/relationships/hyperlink" Target="http://es.wikipedia.org/wiki/Posici%C3%B3n"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Audi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es.wikipedia.org/wiki/Libr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od_Touch" TargetMode="External"/><Relationship Id="rId41" Type="http://schemas.openxmlformats.org/officeDocument/2006/relationships/image" Target="media/image19.png"/><Relationship Id="rId54" Type="http://schemas.openxmlformats.org/officeDocument/2006/relationships/hyperlink" Target="http://es.wikipedia.org/wiki/Almacenamiento_de_datos" TargetMode="External"/><Relationship Id="rId62" Type="http://schemas.openxmlformats.org/officeDocument/2006/relationships/hyperlink" Target="http://es.wikipedia.org/wiki/Hardware"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orgtecnologo.github.io/7b6581PT/" TargetMode="External"/><Relationship Id="rId57" Type="http://schemas.openxmlformats.org/officeDocument/2006/relationships/hyperlink" Target="http://es.wikipedia.org/wiki/Electr%C3%B3n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V%C3%ADdeo" TargetMode="External"/><Relationship Id="rId60" Type="http://schemas.openxmlformats.org/officeDocument/2006/relationships/hyperlink" Target="http://es.wikipedia.org/wiki/Sistema_l%C3%B3g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78584064"/>
        <c:axId val="87842816"/>
      </c:lineChart>
      <c:catAx>
        <c:axId val="78584064"/>
        <c:scaling>
          <c:orientation val="minMax"/>
        </c:scaling>
        <c:axPos val="b"/>
        <c:numFmt formatCode="dd/mm/yyyy" sourceLinked="1"/>
        <c:tickLblPos val="nextTo"/>
        <c:txPr>
          <a:bodyPr/>
          <a:lstStyle/>
          <a:p>
            <a:pPr>
              <a:defRPr lang="es-UY"/>
            </a:pPr>
            <a:endParaRPr lang="es-ES_tradnl"/>
          </a:p>
        </c:txPr>
        <c:crossAx val="87842816"/>
        <c:crosses val="autoZero"/>
        <c:auto val="1"/>
        <c:lblAlgn val="ctr"/>
        <c:lblOffset val="100"/>
      </c:catAx>
      <c:valAx>
        <c:axId val="87842816"/>
        <c:scaling>
          <c:orientation val="minMax"/>
        </c:scaling>
        <c:axPos val="l"/>
        <c:majorGridlines/>
        <c:numFmt formatCode="_-* #,##0.00\ _€_-;\-* #,##0.00\ _€_-;_-* &quot;-&quot;??\ _€_-;_-@_-" sourceLinked="1"/>
        <c:tickLblPos val="nextTo"/>
        <c:txPr>
          <a:bodyPr/>
          <a:lstStyle/>
          <a:p>
            <a:pPr>
              <a:defRPr lang="es-UY"/>
            </a:pPr>
            <a:endParaRPr lang="es-ES_tradnl"/>
          </a:p>
        </c:txPr>
        <c:crossAx val="78584064"/>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0.75000000000000633</c:v>
                </c:pt>
                <c:pt idx="1">
                  <c:v>0.17300000000000001</c:v>
                </c:pt>
                <c:pt idx="2">
                  <c:v>3.2000000000000042E-2</c:v>
                </c:pt>
                <c:pt idx="3">
                  <c:v>2.9000000000000001E-2</c:v>
                </c:pt>
              </c:numCache>
            </c:numRef>
          </c:val>
        </c:ser>
        <c:axId val="88117632"/>
        <c:axId val="88119168"/>
      </c:barChart>
      <c:catAx>
        <c:axId val="88117632"/>
        <c:scaling>
          <c:orientation val="minMax"/>
        </c:scaling>
        <c:axPos val="b"/>
        <c:numFmt formatCode="General" sourceLinked="1"/>
        <c:tickLblPos val="nextTo"/>
        <c:txPr>
          <a:bodyPr/>
          <a:lstStyle/>
          <a:p>
            <a:pPr>
              <a:defRPr lang="es-UY"/>
            </a:pPr>
            <a:endParaRPr lang="es-ES_tradnl"/>
          </a:p>
        </c:txPr>
        <c:crossAx val="88119168"/>
        <c:crosses val="autoZero"/>
        <c:auto val="1"/>
        <c:lblAlgn val="ctr"/>
        <c:lblOffset val="100"/>
      </c:catAx>
      <c:valAx>
        <c:axId val="88119168"/>
        <c:scaling>
          <c:orientation val="minMax"/>
        </c:scaling>
        <c:axPos val="l"/>
        <c:majorGridlines/>
        <c:numFmt formatCode="0%" sourceLinked="1"/>
        <c:tickLblPos val="nextTo"/>
        <c:txPr>
          <a:bodyPr/>
          <a:lstStyle/>
          <a:p>
            <a:pPr>
              <a:defRPr lang="es-UY"/>
            </a:pPr>
            <a:endParaRPr lang="es-ES_tradnl"/>
          </a:p>
        </c:txPr>
        <c:crossAx val="88117632"/>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88098688"/>
        <c:axId val="88100224"/>
      </c:barChart>
      <c:catAx>
        <c:axId val="88098688"/>
        <c:scaling>
          <c:orientation val="minMax"/>
        </c:scaling>
        <c:axPos val="b"/>
        <c:numFmt formatCode="General" sourceLinked="1"/>
        <c:tickLblPos val="nextTo"/>
        <c:txPr>
          <a:bodyPr/>
          <a:lstStyle/>
          <a:p>
            <a:pPr>
              <a:defRPr lang="es-UY"/>
            </a:pPr>
            <a:endParaRPr lang="es-ES_tradnl"/>
          </a:p>
        </c:txPr>
        <c:crossAx val="88100224"/>
        <c:crosses val="autoZero"/>
        <c:auto val="1"/>
        <c:lblAlgn val="ctr"/>
        <c:lblOffset val="100"/>
      </c:catAx>
      <c:valAx>
        <c:axId val="88100224"/>
        <c:scaling>
          <c:orientation val="minMax"/>
        </c:scaling>
        <c:axPos val="l"/>
        <c:majorGridlines/>
        <c:numFmt formatCode="0%" sourceLinked="1"/>
        <c:tickLblPos val="nextTo"/>
        <c:txPr>
          <a:bodyPr/>
          <a:lstStyle/>
          <a:p>
            <a:pPr>
              <a:defRPr lang="es-UY"/>
            </a:pPr>
            <a:endParaRPr lang="es-ES_tradnl"/>
          </a:p>
        </c:txPr>
        <c:crossAx val="8809868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140BF"/>
    <w:rsid w:val="00526FF2"/>
    <w:rsid w:val="006B2FC0"/>
    <w:rsid w:val="0079353D"/>
    <w:rsid w:val="008A39BE"/>
    <w:rsid w:val="009044EC"/>
    <w:rsid w:val="009B139D"/>
    <w:rsid w:val="00A20FC8"/>
    <w:rsid w:val="00AD2C0D"/>
    <w:rsid w:val="00B35482"/>
    <w:rsid w:val="00B62CCF"/>
    <w:rsid w:val="00BC364D"/>
    <w:rsid w:val="00BC5801"/>
    <w:rsid w:val="00CC6D21"/>
    <w:rsid w:val="00CD147D"/>
    <w:rsid w:val="00D308C8"/>
    <w:rsid w:val="00DB1E7B"/>
    <w:rsid w:val="00DE38B6"/>
    <w:rsid w:val="00E14BDE"/>
    <w:rsid w:val="00E80460"/>
    <w:rsid w:val="00EA007E"/>
    <w:rsid w:val="00ED307F"/>
    <w:rsid w:val="00F351E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A252993B-D2D0-4F22-8985-DF947AA7E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65</Pages>
  <Words>19228</Words>
  <Characters>105759</Characters>
  <Application>Microsoft Office Word</Application>
  <DocSecurity>0</DocSecurity>
  <Lines>881</Lines>
  <Paragraphs>249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124738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pelo</cp:lastModifiedBy>
  <cp:revision>84</cp:revision>
  <cp:lastPrinted>2013-12-03T20:36:00Z</cp:lastPrinted>
  <dcterms:created xsi:type="dcterms:W3CDTF">2012-08-06T01:53:00Z</dcterms:created>
  <dcterms:modified xsi:type="dcterms:W3CDTF">2013-12-13T04:31:00Z</dcterms:modified>
</cp:coreProperties>
</file>