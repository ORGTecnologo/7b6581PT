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comments.xml" ContentType="application/vnd.openxmlformats-officedocument.wordprocessingml.comments+xml"/>
  <Override PartName="/word/theme/themeOverride1.xml" ContentType="application/vnd.openxmlformats-officedocument.themeOverride+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C622B8">
      <w:r w:rsidRPr="00C622B8">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1E7F55" w:rsidRPr="00E7701C" w:rsidRDefault="001E7F55"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1E7F55" w:rsidRPr="00190BFA" w:rsidRDefault="001E7F55"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1E7F55" w:rsidRPr="00190BFA" w:rsidRDefault="001E7F55"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1E7F55" w:rsidRPr="00236439" w:rsidRDefault="001E7F55"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_tradnl" w:eastAsia="es-ES_tradnl"/>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_tradnl" w:eastAsia="es-ES_tradnl"/>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659719"/>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sidR="008F659B">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2559B4" w:rsidRDefault="00C622B8">
          <w:pPr>
            <w:pStyle w:val="TDC1"/>
            <w:rPr>
              <w:noProof/>
              <w:lang w:val="es-ES" w:eastAsia="es-ES"/>
            </w:rPr>
          </w:pPr>
          <w:r>
            <w:rPr>
              <w:lang w:val="es-ES"/>
            </w:rPr>
            <w:fldChar w:fldCharType="begin"/>
          </w:r>
          <w:r w:rsidR="00830755">
            <w:rPr>
              <w:lang w:val="es-ES"/>
            </w:rPr>
            <w:instrText xml:space="preserve"> TOC \o "1-3" \h \z \u </w:instrText>
          </w:r>
          <w:r>
            <w:rPr>
              <w:lang w:val="es-ES"/>
            </w:rPr>
            <w:fldChar w:fldCharType="separate"/>
          </w:r>
          <w:hyperlink w:anchor="_Toc374659719" w:history="1">
            <w:r w:rsidR="002559B4" w:rsidRPr="0053506C">
              <w:rPr>
                <w:rStyle w:val="Hipervnculo"/>
                <w:noProof/>
              </w:rPr>
              <w:t>Agradecimientos</w:t>
            </w:r>
            <w:r w:rsidR="002559B4">
              <w:rPr>
                <w:noProof/>
                <w:webHidden/>
              </w:rPr>
              <w:tab/>
            </w:r>
            <w:r>
              <w:rPr>
                <w:noProof/>
                <w:webHidden/>
              </w:rPr>
              <w:fldChar w:fldCharType="begin"/>
            </w:r>
            <w:r w:rsidR="002559B4">
              <w:rPr>
                <w:noProof/>
                <w:webHidden/>
              </w:rPr>
              <w:instrText xml:space="preserve"> PAGEREF _Toc374659719 \h </w:instrText>
            </w:r>
            <w:r>
              <w:rPr>
                <w:noProof/>
                <w:webHidden/>
              </w:rPr>
            </w:r>
            <w:r>
              <w:rPr>
                <w:noProof/>
                <w:webHidden/>
              </w:rPr>
              <w:fldChar w:fldCharType="separate"/>
            </w:r>
            <w:r w:rsidR="002559B4">
              <w:rPr>
                <w:noProof/>
                <w:webHidden/>
              </w:rPr>
              <w:t>3</w:t>
            </w:r>
            <w:r>
              <w:rPr>
                <w:noProof/>
                <w:webHidden/>
              </w:rPr>
              <w:fldChar w:fldCharType="end"/>
            </w:r>
          </w:hyperlink>
        </w:p>
        <w:p w:rsidR="002559B4" w:rsidRDefault="00C622B8">
          <w:pPr>
            <w:pStyle w:val="TDC1"/>
            <w:rPr>
              <w:noProof/>
              <w:lang w:val="es-ES" w:eastAsia="es-ES"/>
            </w:rPr>
          </w:pPr>
          <w:hyperlink w:anchor="_Toc374659720" w:history="1">
            <w:r w:rsidR="002559B4" w:rsidRPr="0053506C">
              <w:rPr>
                <w:rStyle w:val="Hipervnculo"/>
                <w:noProof/>
              </w:rPr>
              <w:t>Resumen</w:t>
            </w:r>
            <w:r w:rsidR="002559B4">
              <w:rPr>
                <w:noProof/>
                <w:webHidden/>
              </w:rPr>
              <w:tab/>
            </w:r>
            <w:r>
              <w:rPr>
                <w:noProof/>
                <w:webHidden/>
              </w:rPr>
              <w:fldChar w:fldCharType="begin"/>
            </w:r>
            <w:r w:rsidR="002559B4">
              <w:rPr>
                <w:noProof/>
                <w:webHidden/>
              </w:rPr>
              <w:instrText xml:space="preserve"> PAGEREF _Toc374659720 \h </w:instrText>
            </w:r>
            <w:r>
              <w:rPr>
                <w:noProof/>
                <w:webHidden/>
              </w:rPr>
            </w:r>
            <w:r>
              <w:rPr>
                <w:noProof/>
                <w:webHidden/>
              </w:rPr>
              <w:fldChar w:fldCharType="separate"/>
            </w:r>
            <w:r w:rsidR="002559B4">
              <w:rPr>
                <w:noProof/>
                <w:webHidden/>
              </w:rPr>
              <w:t>6</w:t>
            </w:r>
            <w:r>
              <w:rPr>
                <w:noProof/>
                <w:webHidden/>
              </w:rPr>
              <w:fldChar w:fldCharType="end"/>
            </w:r>
          </w:hyperlink>
        </w:p>
        <w:p w:rsidR="002559B4" w:rsidRDefault="00C622B8">
          <w:pPr>
            <w:pStyle w:val="TDC2"/>
            <w:tabs>
              <w:tab w:val="right" w:leader="dot" w:pos="8495"/>
            </w:tabs>
            <w:rPr>
              <w:noProof/>
              <w:lang w:val="es-ES" w:eastAsia="es-ES"/>
            </w:rPr>
          </w:pPr>
          <w:hyperlink w:anchor="_Toc374659721" w:history="1">
            <w:r w:rsidR="002559B4" w:rsidRPr="0053506C">
              <w:rPr>
                <w:rStyle w:val="Hipervnculo"/>
                <w:noProof/>
              </w:rPr>
              <w:t>Palabras clave</w:t>
            </w:r>
            <w:r w:rsidR="002559B4">
              <w:rPr>
                <w:noProof/>
                <w:webHidden/>
              </w:rPr>
              <w:tab/>
            </w:r>
            <w:r>
              <w:rPr>
                <w:noProof/>
                <w:webHidden/>
              </w:rPr>
              <w:fldChar w:fldCharType="begin"/>
            </w:r>
            <w:r w:rsidR="002559B4">
              <w:rPr>
                <w:noProof/>
                <w:webHidden/>
              </w:rPr>
              <w:instrText xml:space="preserve"> PAGEREF _Toc374659721 \h </w:instrText>
            </w:r>
            <w:r>
              <w:rPr>
                <w:noProof/>
                <w:webHidden/>
              </w:rPr>
            </w:r>
            <w:r>
              <w:rPr>
                <w:noProof/>
                <w:webHidden/>
              </w:rPr>
              <w:fldChar w:fldCharType="separate"/>
            </w:r>
            <w:r w:rsidR="002559B4">
              <w:rPr>
                <w:noProof/>
                <w:webHidden/>
              </w:rPr>
              <w:t>7</w:t>
            </w:r>
            <w:r>
              <w:rPr>
                <w:noProof/>
                <w:webHidden/>
              </w:rPr>
              <w:fldChar w:fldCharType="end"/>
            </w:r>
          </w:hyperlink>
        </w:p>
        <w:p w:rsidR="002559B4" w:rsidRDefault="00C622B8">
          <w:pPr>
            <w:pStyle w:val="TDC1"/>
            <w:rPr>
              <w:noProof/>
              <w:lang w:val="es-ES" w:eastAsia="es-ES"/>
            </w:rPr>
          </w:pPr>
          <w:hyperlink w:anchor="_Toc374659722" w:history="1">
            <w:r w:rsidR="002559B4" w:rsidRPr="0053506C">
              <w:rPr>
                <w:rStyle w:val="Hipervnculo"/>
                <w:noProof/>
              </w:rPr>
              <w:t>Introducción</w:t>
            </w:r>
            <w:r w:rsidR="002559B4">
              <w:rPr>
                <w:noProof/>
                <w:webHidden/>
              </w:rPr>
              <w:tab/>
            </w:r>
            <w:r>
              <w:rPr>
                <w:noProof/>
                <w:webHidden/>
              </w:rPr>
              <w:fldChar w:fldCharType="begin"/>
            </w:r>
            <w:r w:rsidR="002559B4">
              <w:rPr>
                <w:noProof/>
                <w:webHidden/>
              </w:rPr>
              <w:instrText xml:space="preserve"> PAGEREF _Toc374659722 \h </w:instrText>
            </w:r>
            <w:r>
              <w:rPr>
                <w:noProof/>
                <w:webHidden/>
              </w:rPr>
            </w:r>
            <w:r>
              <w:rPr>
                <w:noProof/>
                <w:webHidden/>
              </w:rPr>
              <w:fldChar w:fldCharType="separate"/>
            </w:r>
            <w:r w:rsidR="002559B4">
              <w:rPr>
                <w:noProof/>
                <w:webHidden/>
              </w:rPr>
              <w:t>8</w:t>
            </w:r>
            <w:r>
              <w:rPr>
                <w:noProof/>
                <w:webHidden/>
              </w:rPr>
              <w:fldChar w:fldCharType="end"/>
            </w:r>
          </w:hyperlink>
        </w:p>
        <w:p w:rsidR="002559B4" w:rsidRDefault="00C622B8">
          <w:pPr>
            <w:pStyle w:val="TDC2"/>
            <w:tabs>
              <w:tab w:val="right" w:leader="dot" w:pos="8495"/>
            </w:tabs>
            <w:rPr>
              <w:noProof/>
              <w:lang w:val="es-ES" w:eastAsia="es-ES"/>
            </w:rPr>
          </w:pPr>
          <w:hyperlink w:anchor="_Toc374659723" w:history="1">
            <w:r w:rsidR="002559B4" w:rsidRPr="0053506C">
              <w:rPr>
                <w:rStyle w:val="Hipervnculo"/>
                <w:noProof/>
              </w:rPr>
              <w:t>Objetivos y resultados esperados</w:t>
            </w:r>
            <w:r w:rsidR="002559B4">
              <w:rPr>
                <w:noProof/>
                <w:webHidden/>
              </w:rPr>
              <w:tab/>
            </w:r>
            <w:r>
              <w:rPr>
                <w:noProof/>
                <w:webHidden/>
              </w:rPr>
              <w:fldChar w:fldCharType="begin"/>
            </w:r>
            <w:r w:rsidR="002559B4">
              <w:rPr>
                <w:noProof/>
                <w:webHidden/>
              </w:rPr>
              <w:instrText xml:space="preserve"> PAGEREF _Toc374659723 \h </w:instrText>
            </w:r>
            <w:r>
              <w:rPr>
                <w:noProof/>
                <w:webHidden/>
              </w:rPr>
            </w:r>
            <w:r>
              <w:rPr>
                <w:noProof/>
                <w:webHidden/>
              </w:rPr>
              <w:fldChar w:fldCharType="separate"/>
            </w:r>
            <w:r w:rsidR="002559B4">
              <w:rPr>
                <w:noProof/>
                <w:webHidden/>
              </w:rPr>
              <w:t>8</w:t>
            </w:r>
            <w:r>
              <w:rPr>
                <w:noProof/>
                <w:webHidden/>
              </w:rPr>
              <w:fldChar w:fldCharType="end"/>
            </w:r>
          </w:hyperlink>
        </w:p>
        <w:p w:rsidR="002559B4" w:rsidRDefault="00C622B8">
          <w:pPr>
            <w:pStyle w:val="TDC1"/>
            <w:rPr>
              <w:noProof/>
              <w:lang w:val="es-ES" w:eastAsia="es-ES"/>
            </w:rPr>
          </w:pPr>
          <w:hyperlink w:anchor="_Toc374659724" w:history="1">
            <w:r w:rsidR="002559B4" w:rsidRPr="0053506C">
              <w:rPr>
                <w:rStyle w:val="Hipervnculo"/>
                <w:noProof/>
              </w:rPr>
              <w:t>Estado del arte</w:t>
            </w:r>
            <w:r w:rsidR="002559B4">
              <w:rPr>
                <w:noProof/>
                <w:webHidden/>
              </w:rPr>
              <w:tab/>
            </w:r>
            <w:r>
              <w:rPr>
                <w:noProof/>
                <w:webHidden/>
              </w:rPr>
              <w:fldChar w:fldCharType="begin"/>
            </w:r>
            <w:r w:rsidR="002559B4">
              <w:rPr>
                <w:noProof/>
                <w:webHidden/>
              </w:rPr>
              <w:instrText xml:space="preserve"> PAGEREF _Toc374659724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622B8">
          <w:pPr>
            <w:pStyle w:val="TDC2"/>
            <w:tabs>
              <w:tab w:val="right" w:leader="dot" w:pos="8495"/>
            </w:tabs>
            <w:rPr>
              <w:noProof/>
              <w:lang w:val="es-ES" w:eastAsia="es-ES"/>
            </w:rPr>
          </w:pPr>
          <w:hyperlink w:anchor="_Toc374659725" w:history="1">
            <w:r w:rsidR="002559B4" w:rsidRPr="0053506C">
              <w:rPr>
                <w:rStyle w:val="Hipervnculo"/>
                <w:noProof/>
              </w:rPr>
              <w:t>E-commerce</w:t>
            </w:r>
            <w:r w:rsidR="002559B4">
              <w:rPr>
                <w:noProof/>
                <w:webHidden/>
              </w:rPr>
              <w:tab/>
            </w:r>
            <w:r>
              <w:rPr>
                <w:noProof/>
                <w:webHidden/>
              </w:rPr>
              <w:fldChar w:fldCharType="begin"/>
            </w:r>
            <w:r w:rsidR="002559B4">
              <w:rPr>
                <w:noProof/>
                <w:webHidden/>
              </w:rPr>
              <w:instrText xml:space="preserve"> PAGEREF _Toc374659725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622B8">
          <w:pPr>
            <w:pStyle w:val="TDC3"/>
            <w:tabs>
              <w:tab w:val="right" w:leader="dot" w:pos="8495"/>
            </w:tabs>
            <w:rPr>
              <w:noProof/>
              <w:lang w:val="es-ES" w:eastAsia="es-ES"/>
            </w:rPr>
          </w:pPr>
          <w:hyperlink w:anchor="_Toc374659726" w:history="1">
            <w:r w:rsidR="002559B4" w:rsidRPr="0053506C">
              <w:rPr>
                <w:rStyle w:val="Hipervnculo"/>
                <w:noProof/>
              </w:rPr>
              <w:t>Definición</w:t>
            </w:r>
            <w:r w:rsidR="002559B4">
              <w:rPr>
                <w:noProof/>
                <w:webHidden/>
              </w:rPr>
              <w:tab/>
            </w:r>
            <w:r>
              <w:rPr>
                <w:noProof/>
                <w:webHidden/>
              </w:rPr>
              <w:fldChar w:fldCharType="begin"/>
            </w:r>
            <w:r w:rsidR="002559B4">
              <w:rPr>
                <w:noProof/>
                <w:webHidden/>
              </w:rPr>
              <w:instrText xml:space="preserve"> PAGEREF _Toc374659726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622B8">
          <w:pPr>
            <w:pStyle w:val="TDC2"/>
            <w:tabs>
              <w:tab w:val="right" w:leader="dot" w:pos="8495"/>
            </w:tabs>
            <w:rPr>
              <w:noProof/>
              <w:lang w:val="es-ES" w:eastAsia="es-ES"/>
            </w:rPr>
          </w:pPr>
          <w:hyperlink w:anchor="_Toc374659727" w:history="1">
            <w:r w:rsidR="002559B4" w:rsidRPr="0053506C">
              <w:rPr>
                <w:rStyle w:val="Hipervnculo"/>
                <w:noProof/>
              </w:rPr>
              <w:t>Características del comercio electrónico</w:t>
            </w:r>
            <w:r w:rsidR="002559B4">
              <w:rPr>
                <w:noProof/>
                <w:webHidden/>
              </w:rPr>
              <w:tab/>
            </w:r>
            <w:r>
              <w:rPr>
                <w:noProof/>
                <w:webHidden/>
              </w:rPr>
              <w:fldChar w:fldCharType="begin"/>
            </w:r>
            <w:r w:rsidR="002559B4">
              <w:rPr>
                <w:noProof/>
                <w:webHidden/>
              </w:rPr>
              <w:instrText xml:space="preserve"> PAGEREF _Toc374659727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622B8">
          <w:pPr>
            <w:pStyle w:val="TDC3"/>
            <w:tabs>
              <w:tab w:val="right" w:leader="dot" w:pos="8495"/>
            </w:tabs>
            <w:rPr>
              <w:noProof/>
              <w:lang w:val="es-ES" w:eastAsia="es-ES"/>
            </w:rPr>
          </w:pPr>
          <w:hyperlink w:anchor="_Toc374659728" w:history="1">
            <w:r w:rsidR="002559B4" w:rsidRPr="0053506C">
              <w:rPr>
                <w:rStyle w:val="Hipervnculo"/>
                <w:noProof/>
              </w:rPr>
              <w:t>Clasificación del comercio electrónico</w:t>
            </w:r>
            <w:r w:rsidR="002559B4">
              <w:rPr>
                <w:noProof/>
                <w:webHidden/>
              </w:rPr>
              <w:tab/>
            </w:r>
            <w:r>
              <w:rPr>
                <w:noProof/>
                <w:webHidden/>
              </w:rPr>
              <w:fldChar w:fldCharType="begin"/>
            </w:r>
            <w:r w:rsidR="002559B4">
              <w:rPr>
                <w:noProof/>
                <w:webHidden/>
              </w:rPr>
              <w:instrText xml:space="preserve"> PAGEREF _Toc374659728 \h </w:instrText>
            </w:r>
            <w:r>
              <w:rPr>
                <w:noProof/>
                <w:webHidden/>
              </w:rPr>
            </w:r>
            <w:r>
              <w:rPr>
                <w:noProof/>
                <w:webHidden/>
              </w:rPr>
              <w:fldChar w:fldCharType="separate"/>
            </w:r>
            <w:r w:rsidR="002559B4">
              <w:rPr>
                <w:noProof/>
                <w:webHidden/>
              </w:rPr>
              <w:t>11</w:t>
            </w:r>
            <w:r>
              <w:rPr>
                <w:noProof/>
                <w:webHidden/>
              </w:rPr>
              <w:fldChar w:fldCharType="end"/>
            </w:r>
          </w:hyperlink>
        </w:p>
        <w:p w:rsidR="002559B4" w:rsidRDefault="00C622B8">
          <w:pPr>
            <w:pStyle w:val="TDC2"/>
            <w:tabs>
              <w:tab w:val="right" w:leader="dot" w:pos="8495"/>
            </w:tabs>
            <w:rPr>
              <w:noProof/>
              <w:lang w:val="es-ES" w:eastAsia="es-ES"/>
            </w:rPr>
          </w:pPr>
          <w:hyperlink w:anchor="_Toc374659729" w:history="1">
            <w:r w:rsidR="002559B4" w:rsidRPr="0053506C">
              <w:rPr>
                <w:rStyle w:val="Hipervnculo"/>
                <w:noProof/>
              </w:rPr>
              <w:t>Marketplaces</w:t>
            </w:r>
            <w:r w:rsidR="002559B4">
              <w:rPr>
                <w:noProof/>
                <w:webHidden/>
              </w:rPr>
              <w:tab/>
            </w:r>
            <w:r>
              <w:rPr>
                <w:noProof/>
                <w:webHidden/>
              </w:rPr>
              <w:fldChar w:fldCharType="begin"/>
            </w:r>
            <w:r w:rsidR="002559B4">
              <w:rPr>
                <w:noProof/>
                <w:webHidden/>
              </w:rPr>
              <w:instrText xml:space="preserve"> PAGEREF _Toc374659729 \h </w:instrText>
            </w:r>
            <w:r>
              <w:rPr>
                <w:noProof/>
                <w:webHidden/>
              </w:rPr>
            </w:r>
            <w:r>
              <w:rPr>
                <w:noProof/>
                <w:webHidden/>
              </w:rPr>
              <w:fldChar w:fldCharType="separate"/>
            </w:r>
            <w:r w:rsidR="002559B4">
              <w:rPr>
                <w:noProof/>
                <w:webHidden/>
              </w:rPr>
              <w:t>12</w:t>
            </w:r>
            <w:r>
              <w:rPr>
                <w:noProof/>
                <w:webHidden/>
              </w:rPr>
              <w:fldChar w:fldCharType="end"/>
            </w:r>
          </w:hyperlink>
        </w:p>
        <w:p w:rsidR="002559B4" w:rsidRDefault="00C622B8">
          <w:pPr>
            <w:pStyle w:val="TDC3"/>
            <w:tabs>
              <w:tab w:val="right" w:leader="dot" w:pos="8495"/>
            </w:tabs>
            <w:rPr>
              <w:noProof/>
              <w:lang w:val="es-ES" w:eastAsia="es-ES"/>
            </w:rPr>
          </w:pPr>
          <w:hyperlink w:anchor="_Toc374659730" w:history="1">
            <w:r w:rsidR="002559B4" w:rsidRPr="0053506C">
              <w:rPr>
                <w:rStyle w:val="Hipervnculo"/>
                <w:noProof/>
              </w:rPr>
              <w:t>¿Qué ofrecen los Marketplaces?</w:t>
            </w:r>
            <w:r w:rsidR="002559B4">
              <w:rPr>
                <w:noProof/>
                <w:webHidden/>
              </w:rPr>
              <w:tab/>
            </w:r>
            <w:r>
              <w:rPr>
                <w:noProof/>
                <w:webHidden/>
              </w:rPr>
              <w:fldChar w:fldCharType="begin"/>
            </w:r>
            <w:r w:rsidR="002559B4">
              <w:rPr>
                <w:noProof/>
                <w:webHidden/>
              </w:rPr>
              <w:instrText xml:space="preserve"> PAGEREF _Toc374659730 \h </w:instrText>
            </w:r>
            <w:r>
              <w:rPr>
                <w:noProof/>
                <w:webHidden/>
              </w:rPr>
            </w:r>
            <w:r>
              <w:rPr>
                <w:noProof/>
                <w:webHidden/>
              </w:rPr>
              <w:fldChar w:fldCharType="separate"/>
            </w:r>
            <w:r w:rsidR="002559B4">
              <w:rPr>
                <w:noProof/>
                <w:webHidden/>
              </w:rPr>
              <w:t>13</w:t>
            </w:r>
            <w:r>
              <w:rPr>
                <w:noProof/>
                <w:webHidden/>
              </w:rPr>
              <w:fldChar w:fldCharType="end"/>
            </w:r>
          </w:hyperlink>
        </w:p>
        <w:p w:rsidR="002559B4" w:rsidRDefault="00C622B8">
          <w:pPr>
            <w:pStyle w:val="TDC3"/>
            <w:tabs>
              <w:tab w:val="right" w:leader="dot" w:pos="8495"/>
            </w:tabs>
            <w:rPr>
              <w:noProof/>
              <w:lang w:val="es-ES" w:eastAsia="es-ES"/>
            </w:rPr>
          </w:pPr>
          <w:hyperlink w:anchor="_Toc374659731" w:history="1">
            <w:r w:rsidR="002559B4" w:rsidRPr="0053506C">
              <w:rPr>
                <w:rStyle w:val="Hipervnculo"/>
                <w:noProof/>
              </w:rPr>
              <w:t>Beneficios para las empresas</w:t>
            </w:r>
            <w:r w:rsidR="002559B4">
              <w:rPr>
                <w:noProof/>
                <w:webHidden/>
              </w:rPr>
              <w:tab/>
            </w:r>
            <w:r>
              <w:rPr>
                <w:noProof/>
                <w:webHidden/>
              </w:rPr>
              <w:fldChar w:fldCharType="begin"/>
            </w:r>
            <w:r w:rsidR="002559B4">
              <w:rPr>
                <w:noProof/>
                <w:webHidden/>
              </w:rPr>
              <w:instrText xml:space="preserve"> PAGEREF _Toc374659731 \h </w:instrText>
            </w:r>
            <w:r>
              <w:rPr>
                <w:noProof/>
                <w:webHidden/>
              </w:rPr>
            </w:r>
            <w:r>
              <w:rPr>
                <w:noProof/>
                <w:webHidden/>
              </w:rPr>
              <w:fldChar w:fldCharType="separate"/>
            </w:r>
            <w:r w:rsidR="002559B4">
              <w:rPr>
                <w:noProof/>
                <w:webHidden/>
              </w:rPr>
              <w:t>13</w:t>
            </w:r>
            <w:r>
              <w:rPr>
                <w:noProof/>
                <w:webHidden/>
              </w:rPr>
              <w:fldChar w:fldCharType="end"/>
            </w:r>
          </w:hyperlink>
        </w:p>
        <w:p w:rsidR="002559B4" w:rsidRDefault="00C622B8">
          <w:pPr>
            <w:pStyle w:val="TDC3"/>
            <w:tabs>
              <w:tab w:val="right" w:leader="dot" w:pos="8495"/>
            </w:tabs>
            <w:rPr>
              <w:noProof/>
              <w:lang w:val="es-ES" w:eastAsia="es-ES"/>
            </w:rPr>
          </w:pPr>
          <w:hyperlink w:anchor="_Toc374659732" w:history="1">
            <w:r w:rsidR="002559B4" w:rsidRPr="0053506C">
              <w:rPr>
                <w:rStyle w:val="Hipervnculo"/>
                <w:noProof/>
              </w:rPr>
              <w:t>Medios de pago y seguridad</w:t>
            </w:r>
            <w:r w:rsidR="002559B4">
              <w:rPr>
                <w:noProof/>
                <w:webHidden/>
              </w:rPr>
              <w:tab/>
            </w:r>
            <w:r>
              <w:rPr>
                <w:noProof/>
                <w:webHidden/>
              </w:rPr>
              <w:fldChar w:fldCharType="begin"/>
            </w:r>
            <w:r w:rsidR="002559B4">
              <w:rPr>
                <w:noProof/>
                <w:webHidden/>
              </w:rPr>
              <w:instrText xml:space="preserve"> PAGEREF _Toc374659732 \h </w:instrText>
            </w:r>
            <w:r>
              <w:rPr>
                <w:noProof/>
                <w:webHidden/>
              </w:rPr>
            </w:r>
            <w:r>
              <w:rPr>
                <w:noProof/>
                <w:webHidden/>
              </w:rPr>
              <w:fldChar w:fldCharType="separate"/>
            </w:r>
            <w:r w:rsidR="002559B4">
              <w:rPr>
                <w:noProof/>
                <w:webHidden/>
              </w:rPr>
              <w:t>14</w:t>
            </w:r>
            <w:r>
              <w:rPr>
                <w:noProof/>
                <w:webHidden/>
              </w:rPr>
              <w:fldChar w:fldCharType="end"/>
            </w:r>
          </w:hyperlink>
        </w:p>
        <w:p w:rsidR="002559B4" w:rsidRDefault="00C622B8">
          <w:pPr>
            <w:pStyle w:val="TDC3"/>
            <w:tabs>
              <w:tab w:val="right" w:leader="dot" w:pos="8495"/>
            </w:tabs>
            <w:rPr>
              <w:noProof/>
              <w:lang w:val="es-ES" w:eastAsia="es-ES"/>
            </w:rPr>
          </w:pPr>
          <w:hyperlink w:anchor="_Toc374659733" w:history="1">
            <w:r w:rsidR="002559B4" w:rsidRPr="0053506C">
              <w:rPr>
                <w:rStyle w:val="Hipervnculo"/>
                <w:noProof/>
              </w:rPr>
              <w:t>Situación mundial</w:t>
            </w:r>
            <w:r w:rsidR="002559B4">
              <w:rPr>
                <w:noProof/>
                <w:webHidden/>
              </w:rPr>
              <w:tab/>
            </w:r>
            <w:r>
              <w:rPr>
                <w:noProof/>
                <w:webHidden/>
              </w:rPr>
              <w:fldChar w:fldCharType="begin"/>
            </w:r>
            <w:r w:rsidR="002559B4">
              <w:rPr>
                <w:noProof/>
                <w:webHidden/>
              </w:rPr>
              <w:instrText xml:space="preserve"> PAGEREF _Toc374659733 \h </w:instrText>
            </w:r>
            <w:r>
              <w:rPr>
                <w:noProof/>
                <w:webHidden/>
              </w:rPr>
            </w:r>
            <w:r>
              <w:rPr>
                <w:noProof/>
                <w:webHidden/>
              </w:rPr>
              <w:fldChar w:fldCharType="separate"/>
            </w:r>
            <w:r w:rsidR="002559B4">
              <w:rPr>
                <w:noProof/>
                <w:webHidden/>
              </w:rPr>
              <w:t>14</w:t>
            </w:r>
            <w:r>
              <w:rPr>
                <w:noProof/>
                <w:webHidden/>
              </w:rPr>
              <w:fldChar w:fldCharType="end"/>
            </w:r>
          </w:hyperlink>
        </w:p>
        <w:p w:rsidR="002559B4" w:rsidRDefault="00C622B8">
          <w:pPr>
            <w:pStyle w:val="TDC3"/>
            <w:tabs>
              <w:tab w:val="right" w:leader="dot" w:pos="8495"/>
            </w:tabs>
            <w:rPr>
              <w:noProof/>
              <w:lang w:val="es-ES" w:eastAsia="es-ES"/>
            </w:rPr>
          </w:pPr>
          <w:hyperlink w:anchor="_Toc374659734" w:history="1">
            <w:r w:rsidR="002559B4" w:rsidRPr="0053506C">
              <w:rPr>
                <w:rStyle w:val="Hipervnculo"/>
                <w:noProof/>
              </w:rPr>
              <w:t>Situación de los Marketplaces en Uruguay</w:t>
            </w:r>
            <w:r w:rsidR="002559B4">
              <w:rPr>
                <w:noProof/>
                <w:webHidden/>
              </w:rPr>
              <w:tab/>
            </w:r>
            <w:r>
              <w:rPr>
                <w:noProof/>
                <w:webHidden/>
              </w:rPr>
              <w:fldChar w:fldCharType="begin"/>
            </w:r>
            <w:r w:rsidR="002559B4">
              <w:rPr>
                <w:noProof/>
                <w:webHidden/>
              </w:rPr>
              <w:instrText xml:space="preserve"> PAGEREF _Toc374659734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C622B8">
          <w:pPr>
            <w:pStyle w:val="TDC2"/>
            <w:tabs>
              <w:tab w:val="right" w:leader="dot" w:pos="8495"/>
            </w:tabs>
            <w:rPr>
              <w:noProof/>
              <w:lang w:val="es-ES" w:eastAsia="es-ES"/>
            </w:rPr>
          </w:pPr>
          <w:hyperlink w:anchor="_Toc374659735" w:history="1">
            <w:r w:rsidR="002559B4" w:rsidRPr="0053506C">
              <w:rPr>
                <w:rStyle w:val="Hipervnculo"/>
                <w:noProof/>
              </w:rPr>
              <w:t>Casos de estudio</w:t>
            </w:r>
            <w:r w:rsidR="002559B4">
              <w:rPr>
                <w:noProof/>
                <w:webHidden/>
              </w:rPr>
              <w:tab/>
            </w:r>
            <w:r>
              <w:rPr>
                <w:noProof/>
                <w:webHidden/>
              </w:rPr>
              <w:fldChar w:fldCharType="begin"/>
            </w:r>
            <w:r w:rsidR="002559B4">
              <w:rPr>
                <w:noProof/>
                <w:webHidden/>
              </w:rPr>
              <w:instrText xml:space="preserve"> PAGEREF _Toc374659735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C622B8">
          <w:pPr>
            <w:pStyle w:val="TDC3"/>
            <w:tabs>
              <w:tab w:val="right" w:leader="dot" w:pos="8495"/>
            </w:tabs>
            <w:rPr>
              <w:noProof/>
              <w:lang w:val="es-ES" w:eastAsia="es-ES"/>
            </w:rPr>
          </w:pPr>
          <w:hyperlink w:anchor="_Toc374659736" w:history="1">
            <w:r w:rsidR="002559B4" w:rsidRPr="0053506C">
              <w:rPr>
                <w:rStyle w:val="Hipervnculo"/>
                <w:noProof/>
              </w:rPr>
              <w:t>Amazon Marketplace</w:t>
            </w:r>
            <w:r w:rsidR="002559B4">
              <w:rPr>
                <w:noProof/>
                <w:webHidden/>
              </w:rPr>
              <w:tab/>
            </w:r>
            <w:r>
              <w:rPr>
                <w:noProof/>
                <w:webHidden/>
              </w:rPr>
              <w:fldChar w:fldCharType="begin"/>
            </w:r>
            <w:r w:rsidR="002559B4">
              <w:rPr>
                <w:noProof/>
                <w:webHidden/>
              </w:rPr>
              <w:instrText xml:space="preserve"> PAGEREF _Toc374659736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C622B8">
          <w:pPr>
            <w:pStyle w:val="TDC3"/>
            <w:tabs>
              <w:tab w:val="right" w:leader="dot" w:pos="8495"/>
            </w:tabs>
            <w:rPr>
              <w:noProof/>
              <w:lang w:val="es-ES" w:eastAsia="es-ES"/>
            </w:rPr>
          </w:pPr>
          <w:hyperlink w:anchor="_Toc374659737" w:history="1">
            <w:r w:rsidR="002559B4" w:rsidRPr="0053506C">
              <w:rPr>
                <w:rStyle w:val="Hipervnculo"/>
                <w:noProof/>
              </w:rPr>
              <w:t>App Store</w:t>
            </w:r>
            <w:r w:rsidR="002559B4">
              <w:rPr>
                <w:noProof/>
                <w:webHidden/>
              </w:rPr>
              <w:tab/>
            </w:r>
            <w:r>
              <w:rPr>
                <w:noProof/>
                <w:webHidden/>
              </w:rPr>
              <w:fldChar w:fldCharType="begin"/>
            </w:r>
            <w:r w:rsidR="002559B4">
              <w:rPr>
                <w:noProof/>
                <w:webHidden/>
              </w:rPr>
              <w:instrText xml:space="preserve"> PAGEREF _Toc374659737 \h </w:instrText>
            </w:r>
            <w:r>
              <w:rPr>
                <w:noProof/>
                <w:webHidden/>
              </w:rPr>
            </w:r>
            <w:r>
              <w:rPr>
                <w:noProof/>
                <w:webHidden/>
              </w:rPr>
              <w:fldChar w:fldCharType="separate"/>
            </w:r>
            <w:r w:rsidR="002559B4">
              <w:rPr>
                <w:noProof/>
                <w:webHidden/>
              </w:rPr>
              <w:t>22</w:t>
            </w:r>
            <w:r>
              <w:rPr>
                <w:noProof/>
                <w:webHidden/>
              </w:rPr>
              <w:fldChar w:fldCharType="end"/>
            </w:r>
          </w:hyperlink>
        </w:p>
        <w:p w:rsidR="002559B4" w:rsidRDefault="00C622B8">
          <w:pPr>
            <w:pStyle w:val="TDC3"/>
            <w:tabs>
              <w:tab w:val="right" w:leader="dot" w:pos="8495"/>
            </w:tabs>
            <w:rPr>
              <w:noProof/>
              <w:lang w:val="es-ES" w:eastAsia="es-ES"/>
            </w:rPr>
          </w:pPr>
          <w:hyperlink w:anchor="_Toc374659738" w:history="1">
            <w:r w:rsidR="002559B4" w:rsidRPr="0053506C">
              <w:rPr>
                <w:rStyle w:val="Hipervnculo"/>
                <w:noProof/>
              </w:rPr>
              <w:t>Google Play Store</w:t>
            </w:r>
            <w:r w:rsidR="002559B4">
              <w:rPr>
                <w:noProof/>
                <w:webHidden/>
              </w:rPr>
              <w:tab/>
            </w:r>
            <w:r>
              <w:rPr>
                <w:noProof/>
                <w:webHidden/>
              </w:rPr>
              <w:fldChar w:fldCharType="begin"/>
            </w:r>
            <w:r w:rsidR="002559B4">
              <w:rPr>
                <w:noProof/>
                <w:webHidden/>
              </w:rPr>
              <w:instrText xml:space="preserve"> PAGEREF _Toc374659738 \h </w:instrText>
            </w:r>
            <w:r>
              <w:rPr>
                <w:noProof/>
                <w:webHidden/>
              </w:rPr>
            </w:r>
            <w:r>
              <w:rPr>
                <w:noProof/>
                <w:webHidden/>
              </w:rPr>
              <w:fldChar w:fldCharType="separate"/>
            </w:r>
            <w:r w:rsidR="002559B4">
              <w:rPr>
                <w:noProof/>
                <w:webHidden/>
              </w:rPr>
              <w:t>23</w:t>
            </w:r>
            <w:r>
              <w:rPr>
                <w:noProof/>
                <w:webHidden/>
              </w:rPr>
              <w:fldChar w:fldCharType="end"/>
            </w:r>
          </w:hyperlink>
        </w:p>
        <w:p w:rsidR="002559B4" w:rsidRDefault="00C622B8">
          <w:pPr>
            <w:pStyle w:val="TDC3"/>
            <w:tabs>
              <w:tab w:val="right" w:leader="dot" w:pos="8495"/>
            </w:tabs>
            <w:rPr>
              <w:noProof/>
              <w:lang w:val="es-ES" w:eastAsia="es-ES"/>
            </w:rPr>
          </w:pPr>
          <w:hyperlink w:anchor="_Toc374659739" w:history="1">
            <w:r w:rsidR="002559B4" w:rsidRPr="0053506C">
              <w:rPr>
                <w:rStyle w:val="Hipervnculo"/>
                <w:noProof/>
              </w:rPr>
              <w:t>Constante competencia</w:t>
            </w:r>
            <w:r w:rsidR="002559B4">
              <w:rPr>
                <w:noProof/>
                <w:webHidden/>
              </w:rPr>
              <w:tab/>
            </w:r>
            <w:r>
              <w:rPr>
                <w:noProof/>
                <w:webHidden/>
              </w:rPr>
              <w:fldChar w:fldCharType="begin"/>
            </w:r>
            <w:r w:rsidR="002559B4">
              <w:rPr>
                <w:noProof/>
                <w:webHidden/>
              </w:rPr>
              <w:instrText xml:space="preserve"> PAGEREF _Toc374659739 \h </w:instrText>
            </w:r>
            <w:r>
              <w:rPr>
                <w:noProof/>
                <w:webHidden/>
              </w:rPr>
            </w:r>
            <w:r>
              <w:rPr>
                <w:noProof/>
                <w:webHidden/>
              </w:rPr>
              <w:fldChar w:fldCharType="separate"/>
            </w:r>
            <w:r w:rsidR="002559B4">
              <w:rPr>
                <w:noProof/>
                <w:webHidden/>
              </w:rPr>
              <w:t>25</w:t>
            </w:r>
            <w:r>
              <w:rPr>
                <w:noProof/>
                <w:webHidden/>
              </w:rPr>
              <w:fldChar w:fldCharType="end"/>
            </w:r>
          </w:hyperlink>
        </w:p>
        <w:p w:rsidR="002559B4" w:rsidRDefault="00C622B8">
          <w:pPr>
            <w:pStyle w:val="TDC2"/>
            <w:tabs>
              <w:tab w:val="right" w:leader="dot" w:pos="8495"/>
            </w:tabs>
            <w:rPr>
              <w:noProof/>
              <w:lang w:val="es-ES" w:eastAsia="es-ES"/>
            </w:rPr>
          </w:pPr>
          <w:hyperlink w:anchor="_Toc374659740" w:history="1">
            <w:r w:rsidR="002559B4" w:rsidRPr="0053506C">
              <w:rPr>
                <w:rStyle w:val="Hipervnculo"/>
                <w:noProof/>
              </w:rPr>
              <w:t>Java Enterprise Edition</w:t>
            </w:r>
            <w:r w:rsidR="002559B4">
              <w:rPr>
                <w:noProof/>
                <w:webHidden/>
              </w:rPr>
              <w:tab/>
            </w:r>
            <w:r>
              <w:rPr>
                <w:noProof/>
                <w:webHidden/>
              </w:rPr>
              <w:fldChar w:fldCharType="begin"/>
            </w:r>
            <w:r w:rsidR="002559B4">
              <w:rPr>
                <w:noProof/>
                <w:webHidden/>
              </w:rPr>
              <w:instrText xml:space="preserve"> PAGEREF _Toc374659740 \h </w:instrText>
            </w:r>
            <w:r>
              <w:rPr>
                <w:noProof/>
                <w:webHidden/>
              </w:rPr>
            </w:r>
            <w:r>
              <w:rPr>
                <w:noProof/>
                <w:webHidden/>
              </w:rPr>
              <w:fldChar w:fldCharType="separate"/>
            </w:r>
            <w:r w:rsidR="002559B4">
              <w:rPr>
                <w:noProof/>
                <w:webHidden/>
              </w:rPr>
              <w:t>26</w:t>
            </w:r>
            <w:r>
              <w:rPr>
                <w:noProof/>
                <w:webHidden/>
              </w:rPr>
              <w:fldChar w:fldCharType="end"/>
            </w:r>
          </w:hyperlink>
        </w:p>
        <w:p w:rsidR="002559B4" w:rsidRDefault="00C622B8">
          <w:pPr>
            <w:pStyle w:val="TDC2"/>
            <w:tabs>
              <w:tab w:val="right" w:leader="dot" w:pos="8495"/>
            </w:tabs>
            <w:rPr>
              <w:noProof/>
              <w:lang w:val="es-ES" w:eastAsia="es-ES"/>
            </w:rPr>
          </w:pPr>
          <w:hyperlink w:anchor="_Toc374659741" w:history="1">
            <w:r w:rsidR="002559B4" w:rsidRPr="0053506C">
              <w:rPr>
                <w:rStyle w:val="Hipervnculo"/>
                <w:noProof/>
              </w:rPr>
              <w:t>Smartdevices</w:t>
            </w:r>
            <w:r w:rsidR="002559B4">
              <w:rPr>
                <w:noProof/>
                <w:webHidden/>
              </w:rPr>
              <w:tab/>
            </w:r>
            <w:r>
              <w:rPr>
                <w:noProof/>
                <w:webHidden/>
              </w:rPr>
              <w:fldChar w:fldCharType="begin"/>
            </w:r>
            <w:r w:rsidR="002559B4">
              <w:rPr>
                <w:noProof/>
                <w:webHidden/>
              </w:rPr>
              <w:instrText xml:space="preserve"> PAGEREF _Toc374659741 \h </w:instrText>
            </w:r>
            <w:r>
              <w:rPr>
                <w:noProof/>
                <w:webHidden/>
              </w:rPr>
            </w:r>
            <w:r>
              <w:rPr>
                <w:noProof/>
                <w:webHidden/>
              </w:rPr>
              <w:fldChar w:fldCharType="separate"/>
            </w:r>
            <w:r w:rsidR="002559B4">
              <w:rPr>
                <w:noProof/>
                <w:webHidden/>
              </w:rPr>
              <w:t>28</w:t>
            </w:r>
            <w:r>
              <w:rPr>
                <w:noProof/>
                <w:webHidden/>
              </w:rPr>
              <w:fldChar w:fldCharType="end"/>
            </w:r>
          </w:hyperlink>
        </w:p>
        <w:p w:rsidR="002559B4" w:rsidRDefault="00C622B8">
          <w:pPr>
            <w:pStyle w:val="TDC1"/>
            <w:rPr>
              <w:noProof/>
              <w:lang w:val="es-ES" w:eastAsia="es-ES"/>
            </w:rPr>
          </w:pPr>
          <w:hyperlink w:anchor="_Toc374659742" w:history="1">
            <w:r w:rsidR="002559B4" w:rsidRPr="0053506C">
              <w:rPr>
                <w:rStyle w:val="Hipervnculo"/>
                <w:noProof/>
              </w:rPr>
              <w:t>Proceso de desarrollo de la solución</w:t>
            </w:r>
            <w:r w:rsidR="002559B4">
              <w:rPr>
                <w:noProof/>
                <w:webHidden/>
              </w:rPr>
              <w:tab/>
            </w:r>
            <w:r>
              <w:rPr>
                <w:noProof/>
                <w:webHidden/>
              </w:rPr>
              <w:fldChar w:fldCharType="begin"/>
            </w:r>
            <w:r w:rsidR="002559B4">
              <w:rPr>
                <w:noProof/>
                <w:webHidden/>
              </w:rPr>
              <w:instrText xml:space="preserve"> PAGEREF _Toc374659742 \h </w:instrText>
            </w:r>
            <w:r>
              <w:rPr>
                <w:noProof/>
                <w:webHidden/>
              </w:rPr>
            </w:r>
            <w:r>
              <w:rPr>
                <w:noProof/>
                <w:webHidden/>
              </w:rPr>
              <w:fldChar w:fldCharType="separate"/>
            </w:r>
            <w:r w:rsidR="002559B4">
              <w:rPr>
                <w:noProof/>
                <w:webHidden/>
              </w:rPr>
              <w:t>29</w:t>
            </w:r>
            <w:r>
              <w:rPr>
                <w:noProof/>
                <w:webHidden/>
              </w:rPr>
              <w:fldChar w:fldCharType="end"/>
            </w:r>
          </w:hyperlink>
        </w:p>
        <w:p w:rsidR="002559B4" w:rsidRDefault="00C622B8">
          <w:pPr>
            <w:pStyle w:val="TDC2"/>
            <w:tabs>
              <w:tab w:val="right" w:leader="dot" w:pos="8495"/>
            </w:tabs>
            <w:rPr>
              <w:noProof/>
              <w:lang w:val="es-ES" w:eastAsia="es-ES"/>
            </w:rPr>
          </w:pPr>
          <w:hyperlink w:anchor="_Toc374659743" w:history="1">
            <w:r w:rsidR="002559B4" w:rsidRPr="0053506C">
              <w:rPr>
                <w:rStyle w:val="Hipervnculo"/>
                <w:noProof/>
              </w:rPr>
              <w:t>Etapa de Análisis</w:t>
            </w:r>
            <w:r w:rsidR="002559B4">
              <w:rPr>
                <w:noProof/>
                <w:webHidden/>
              </w:rPr>
              <w:tab/>
            </w:r>
            <w:r>
              <w:rPr>
                <w:noProof/>
                <w:webHidden/>
              </w:rPr>
              <w:fldChar w:fldCharType="begin"/>
            </w:r>
            <w:r w:rsidR="002559B4">
              <w:rPr>
                <w:noProof/>
                <w:webHidden/>
              </w:rPr>
              <w:instrText xml:space="preserve"> PAGEREF _Toc374659743 \h </w:instrText>
            </w:r>
            <w:r>
              <w:rPr>
                <w:noProof/>
                <w:webHidden/>
              </w:rPr>
            </w:r>
            <w:r>
              <w:rPr>
                <w:noProof/>
                <w:webHidden/>
              </w:rPr>
              <w:fldChar w:fldCharType="separate"/>
            </w:r>
            <w:r w:rsidR="002559B4">
              <w:rPr>
                <w:noProof/>
                <w:webHidden/>
              </w:rPr>
              <w:t>31</w:t>
            </w:r>
            <w:r>
              <w:rPr>
                <w:noProof/>
                <w:webHidden/>
              </w:rPr>
              <w:fldChar w:fldCharType="end"/>
            </w:r>
          </w:hyperlink>
        </w:p>
        <w:p w:rsidR="002559B4" w:rsidRDefault="00C622B8">
          <w:pPr>
            <w:pStyle w:val="TDC3"/>
            <w:tabs>
              <w:tab w:val="right" w:leader="dot" w:pos="8495"/>
            </w:tabs>
            <w:rPr>
              <w:noProof/>
              <w:lang w:val="es-ES" w:eastAsia="es-ES"/>
            </w:rPr>
          </w:pPr>
          <w:hyperlink w:anchor="_Toc374659744" w:history="1">
            <w:r w:rsidR="002559B4" w:rsidRPr="0053506C">
              <w:rPr>
                <w:rStyle w:val="Hipervnculo"/>
                <w:noProof/>
              </w:rPr>
              <w:t>Descripción del problema</w:t>
            </w:r>
            <w:r w:rsidR="002559B4">
              <w:rPr>
                <w:noProof/>
                <w:webHidden/>
              </w:rPr>
              <w:tab/>
            </w:r>
            <w:r>
              <w:rPr>
                <w:noProof/>
                <w:webHidden/>
              </w:rPr>
              <w:fldChar w:fldCharType="begin"/>
            </w:r>
            <w:r w:rsidR="002559B4">
              <w:rPr>
                <w:noProof/>
                <w:webHidden/>
              </w:rPr>
              <w:instrText xml:space="preserve"> PAGEREF _Toc374659744 \h </w:instrText>
            </w:r>
            <w:r>
              <w:rPr>
                <w:noProof/>
                <w:webHidden/>
              </w:rPr>
            </w:r>
            <w:r>
              <w:rPr>
                <w:noProof/>
                <w:webHidden/>
              </w:rPr>
              <w:fldChar w:fldCharType="separate"/>
            </w:r>
            <w:r w:rsidR="002559B4">
              <w:rPr>
                <w:noProof/>
                <w:webHidden/>
              </w:rPr>
              <w:t>31</w:t>
            </w:r>
            <w:r>
              <w:rPr>
                <w:noProof/>
                <w:webHidden/>
              </w:rPr>
              <w:fldChar w:fldCharType="end"/>
            </w:r>
          </w:hyperlink>
        </w:p>
        <w:p w:rsidR="002559B4" w:rsidRDefault="00C622B8">
          <w:pPr>
            <w:pStyle w:val="TDC3"/>
            <w:tabs>
              <w:tab w:val="right" w:leader="dot" w:pos="8495"/>
            </w:tabs>
            <w:rPr>
              <w:noProof/>
              <w:lang w:val="es-ES" w:eastAsia="es-ES"/>
            </w:rPr>
          </w:pPr>
          <w:hyperlink w:anchor="_Toc374659745" w:history="1">
            <w:r w:rsidR="002559B4" w:rsidRPr="0053506C">
              <w:rPr>
                <w:rStyle w:val="Hipervnculo"/>
                <w:noProof/>
              </w:rPr>
              <w:t>Dominio del problema</w:t>
            </w:r>
            <w:r w:rsidR="002559B4">
              <w:rPr>
                <w:noProof/>
                <w:webHidden/>
              </w:rPr>
              <w:tab/>
            </w:r>
            <w:r>
              <w:rPr>
                <w:noProof/>
                <w:webHidden/>
              </w:rPr>
              <w:fldChar w:fldCharType="begin"/>
            </w:r>
            <w:r w:rsidR="002559B4">
              <w:rPr>
                <w:noProof/>
                <w:webHidden/>
              </w:rPr>
              <w:instrText xml:space="preserve"> PAGEREF _Toc374659745 \h </w:instrText>
            </w:r>
            <w:r>
              <w:rPr>
                <w:noProof/>
                <w:webHidden/>
              </w:rPr>
            </w:r>
            <w:r>
              <w:rPr>
                <w:noProof/>
                <w:webHidden/>
              </w:rPr>
              <w:fldChar w:fldCharType="separate"/>
            </w:r>
            <w:r w:rsidR="002559B4">
              <w:rPr>
                <w:noProof/>
                <w:webHidden/>
              </w:rPr>
              <w:t>32</w:t>
            </w:r>
            <w:r>
              <w:rPr>
                <w:noProof/>
                <w:webHidden/>
              </w:rPr>
              <w:fldChar w:fldCharType="end"/>
            </w:r>
          </w:hyperlink>
        </w:p>
        <w:p w:rsidR="002559B4" w:rsidRDefault="00C622B8">
          <w:pPr>
            <w:pStyle w:val="TDC3"/>
            <w:tabs>
              <w:tab w:val="right" w:leader="dot" w:pos="8495"/>
            </w:tabs>
            <w:rPr>
              <w:noProof/>
              <w:lang w:val="es-ES" w:eastAsia="es-ES"/>
            </w:rPr>
          </w:pPr>
          <w:hyperlink w:anchor="_Toc374659746" w:history="1">
            <w:r w:rsidR="002559B4" w:rsidRPr="0053506C">
              <w:rPr>
                <w:rStyle w:val="Hipervnculo"/>
                <w:noProof/>
              </w:rPr>
              <w:t>Especificación de requerimientos</w:t>
            </w:r>
            <w:r w:rsidR="002559B4">
              <w:rPr>
                <w:noProof/>
                <w:webHidden/>
              </w:rPr>
              <w:tab/>
            </w:r>
            <w:r>
              <w:rPr>
                <w:noProof/>
                <w:webHidden/>
              </w:rPr>
              <w:fldChar w:fldCharType="begin"/>
            </w:r>
            <w:r w:rsidR="002559B4">
              <w:rPr>
                <w:noProof/>
                <w:webHidden/>
              </w:rPr>
              <w:instrText xml:space="preserve"> PAGEREF _Toc374659746 \h </w:instrText>
            </w:r>
            <w:r>
              <w:rPr>
                <w:noProof/>
                <w:webHidden/>
              </w:rPr>
            </w:r>
            <w:r>
              <w:rPr>
                <w:noProof/>
                <w:webHidden/>
              </w:rPr>
              <w:fldChar w:fldCharType="separate"/>
            </w:r>
            <w:r w:rsidR="002559B4">
              <w:rPr>
                <w:noProof/>
                <w:webHidden/>
              </w:rPr>
              <w:t>32</w:t>
            </w:r>
            <w:r>
              <w:rPr>
                <w:noProof/>
                <w:webHidden/>
              </w:rPr>
              <w:fldChar w:fldCharType="end"/>
            </w:r>
          </w:hyperlink>
        </w:p>
        <w:p w:rsidR="002559B4" w:rsidRDefault="00C622B8">
          <w:pPr>
            <w:pStyle w:val="TDC3"/>
            <w:tabs>
              <w:tab w:val="right" w:leader="dot" w:pos="8495"/>
            </w:tabs>
            <w:rPr>
              <w:noProof/>
              <w:lang w:val="es-ES" w:eastAsia="es-ES"/>
            </w:rPr>
          </w:pPr>
          <w:hyperlink w:anchor="_Toc374659747" w:history="1">
            <w:r w:rsidR="002559B4" w:rsidRPr="0053506C">
              <w:rPr>
                <w:rStyle w:val="Hipervnculo"/>
                <w:noProof/>
              </w:rPr>
              <w:t>Descomposición del problema en casos de uso</w:t>
            </w:r>
            <w:r w:rsidR="002559B4">
              <w:rPr>
                <w:noProof/>
                <w:webHidden/>
              </w:rPr>
              <w:tab/>
            </w:r>
            <w:r>
              <w:rPr>
                <w:noProof/>
                <w:webHidden/>
              </w:rPr>
              <w:fldChar w:fldCharType="begin"/>
            </w:r>
            <w:r w:rsidR="002559B4">
              <w:rPr>
                <w:noProof/>
                <w:webHidden/>
              </w:rPr>
              <w:instrText xml:space="preserve"> PAGEREF _Toc374659747 \h </w:instrText>
            </w:r>
            <w:r>
              <w:rPr>
                <w:noProof/>
                <w:webHidden/>
              </w:rPr>
            </w:r>
            <w:r>
              <w:rPr>
                <w:noProof/>
                <w:webHidden/>
              </w:rPr>
              <w:fldChar w:fldCharType="separate"/>
            </w:r>
            <w:r w:rsidR="002559B4">
              <w:rPr>
                <w:noProof/>
                <w:webHidden/>
              </w:rPr>
              <w:t>34</w:t>
            </w:r>
            <w:r>
              <w:rPr>
                <w:noProof/>
                <w:webHidden/>
              </w:rPr>
              <w:fldChar w:fldCharType="end"/>
            </w:r>
          </w:hyperlink>
        </w:p>
        <w:p w:rsidR="002559B4" w:rsidRDefault="00C622B8">
          <w:pPr>
            <w:pStyle w:val="TDC2"/>
            <w:tabs>
              <w:tab w:val="right" w:leader="dot" w:pos="8495"/>
            </w:tabs>
            <w:rPr>
              <w:noProof/>
              <w:lang w:val="es-ES" w:eastAsia="es-ES"/>
            </w:rPr>
          </w:pPr>
          <w:hyperlink w:anchor="_Toc374659748" w:history="1">
            <w:r w:rsidR="002559B4" w:rsidRPr="0053506C">
              <w:rPr>
                <w:rStyle w:val="Hipervnculo"/>
                <w:noProof/>
              </w:rPr>
              <w:t>Etapa de Diseño</w:t>
            </w:r>
            <w:r w:rsidR="002559B4">
              <w:rPr>
                <w:noProof/>
                <w:webHidden/>
              </w:rPr>
              <w:tab/>
            </w:r>
            <w:r>
              <w:rPr>
                <w:noProof/>
                <w:webHidden/>
              </w:rPr>
              <w:fldChar w:fldCharType="begin"/>
            </w:r>
            <w:r w:rsidR="002559B4">
              <w:rPr>
                <w:noProof/>
                <w:webHidden/>
              </w:rPr>
              <w:instrText xml:space="preserve"> PAGEREF _Toc374659748 \h </w:instrText>
            </w:r>
            <w:r>
              <w:rPr>
                <w:noProof/>
                <w:webHidden/>
              </w:rPr>
            </w:r>
            <w:r>
              <w:rPr>
                <w:noProof/>
                <w:webHidden/>
              </w:rPr>
              <w:fldChar w:fldCharType="separate"/>
            </w:r>
            <w:r w:rsidR="002559B4">
              <w:rPr>
                <w:noProof/>
                <w:webHidden/>
              </w:rPr>
              <w:t>35</w:t>
            </w:r>
            <w:r>
              <w:rPr>
                <w:noProof/>
                <w:webHidden/>
              </w:rPr>
              <w:fldChar w:fldCharType="end"/>
            </w:r>
          </w:hyperlink>
        </w:p>
        <w:p w:rsidR="002559B4" w:rsidRDefault="00C622B8">
          <w:pPr>
            <w:pStyle w:val="TDC3"/>
            <w:tabs>
              <w:tab w:val="right" w:leader="dot" w:pos="8495"/>
            </w:tabs>
            <w:rPr>
              <w:noProof/>
              <w:lang w:val="es-ES" w:eastAsia="es-ES"/>
            </w:rPr>
          </w:pPr>
          <w:hyperlink w:anchor="_Toc374659749" w:history="1">
            <w:r w:rsidR="002559B4" w:rsidRPr="0053506C">
              <w:rPr>
                <w:rStyle w:val="Hipervnculo"/>
                <w:noProof/>
              </w:rPr>
              <w:t>El diseño de los datos</w:t>
            </w:r>
            <w:r w:rsidR="002559B4">
              <w:rPr>
                <w:noProof/>
                <w:webHidden/>
              </w:rPr>
              <w:tab/>
            </w:r>
            <w:r>
              <w:rPr>
                <w:noProof/>
                <w:webHidden/>
              </w:rPr>
              <w:fldChar w:fldCharType="begin"/>
            </w:r>
            <w:r w:rsidR="002559B4">
              <w:rPr>
                <w:noProof/>
                <w:webHidden/>
              </w:rPr>
              <w:instrText xml:space="preserve"> PAGEREF _Toc374659749 \h </w:instrText>
            </w:r>
            <w:r>
              <w:rPr>
                <w:noProof/>
                <w:webHidden/>
              </w:rPr>
            </w:r>
            <w:r>
              <w:rPr>
                <w:noProof/>
                <w:webHidden/>
              </w:rPr>
              <w:fldChar w:fldCharType="separate"/>
            </w:r>
            <w:r w:rsidR="002559B4">
              <w:rPr>
                <w:noProof/>
                <w:webHidden/>
              </w:rPr>
              <w:t>35</w:t>
            </w:r>
            <w:r>
              <w:rPr>
                <w:noProof/>
                <w:webHidden/>
              </w:rPr>
              <w:fldChar w:fldCharType="end"/>
            </w:r>
          </w:hyperlink>
        </w:p>
        <w:p w:rsidR="002559B4" w:rsidRDefault="00C622B8">
          <w:pPr>
            <w:pStyle w:val="TDC3"/>
            <w:tabs>
              <w:tab w:val="right" w:leader="dot" w:pos="8495"/>
            </w:tabs>
            <w:rPr>
              <w:noProof/>
              <w:lang w:val="es-ES" w:eastAsia="es-ES"/>
            </w:rPr>
          </w:pPr>
          <w:hyperlink w:anchor="_Toc374659750" w:history="1">
            <w:r w:rsidR="002559B4" w:rsidRPr="0053506C">
              <w:rPr>
                <w:rStyle w:val="Hipervnculo"/>
                <w:noProof/>
              </w:rPr>
              <w:t>El diseño arquitectónico</w:t>
            </w:r>
            <w:r w:rsidR="002559B4">
              <w:rPr>
                <w:noProof/>
                <w:webHidden/>
              </w:rPr>
              <w:tab/>
            </w:r>
            <w:r>
              <w:rPr>
                <w:noProof/>
                <w:webHidden/>
              </w:rPr>
              <w:fldChar w:fldCharType="begin"/>
            </w:r>
            <w:r w:rsidR="002559B4">
              <w:rPr>
                <w:noProof/>
                <w:webHidden/>
              </w:rPr>
              <w:instrText xml:space="preserve"> PAGEREF _Toc374659750 \h </w:instrText>
            </w:r>
            <w:r>
              <w:rPr>
                <w:noProof/>
                <w:webHidden/>
              </w:rPr>
            </w:r>
            <w:r>
              <w:rPr>
                <w:noProof/>
                <w:webHidden/>
              </w:rPr>
              <w:fldChar w:fldCharType="separate"/>
            </w:r>
            <w:r w:rsidR="002559B4">
              <w:rPr>
                <w:noProof/>
                <w:webHidden/>
              </w:rPr>
              <w:t>36</w:t>
            </w:r>
            <w:r>
              <w:rPr>
                <w:noProof/>
                <w:webHidden/>
              </w:rPr>
              <w:fldChar w:fldCharType="end"/>
            </w:r>
          </w:hyperlink>
        </w:p>
        <w:p w:rsidR="002559B4" w:rsidRDefault="00C622B8">
          <w:pPr>
            <w:pStyle w:val="TDC3"/>
            <w:tabs>
              <w:tab w:val="right" w:leader="dot" w:pos="8495"/>
            </w:tabs>
            <w:rPr>
              <w:noProof/>
              <w:lang w:val="es-ES" w:eastAsia="es-ES"/>
            </w:rPr>
          </w:pPr>
          <w:hyperlink w:anchor="_Toc374659751" w:history="1">
            <w:r w:rsidR="002559B4" w:rsidRPr="0053506C">
              <w:rPr>
                <w:rStyle w:val="Hipervnculo"/>
                <w:noProof/>
              </w:rPr>
              <w:t>Pautas de interfaz de usuario</w:t>
            </w:r>
            <w:r w:rsidR="002559B4">
              <w:rPr>
                <w:noProof/>
                <w:webHidden/>
              </w:rPr>
              <w:tab/>
            </w:r>
            <w:r>
              <w:rPr>
                <w:noProof/>
                <w:webHidden/>
              </w:rPr>
              <w:fldChar w:fldCharType="begin"/>
            </w:r>
            <w:r w:rsidR="002559B4">
              <w:rPr>
                <w:noProof/>
                <w:webHidden/>
              </w:rPr>
              <w:instrText xml:space="preserve"> PAGEREF _Toc374659751 \h </w:instrText>
            </w:r>
            <w:r>
              <w:rPr>
                <w:noProof/>
                <w:webHidden/>
              </w:rPr>
            </w:r>
            <w:r>
              <w:rPr>
                <w:noProof/>
                <w:webHidden/>
              </w:rPr>
              <w:fldChar w:fldCharType="separate"/>
            </w:r>
            <w:r w:rsidR="002559B4">
              <w:rPr>
                <w:noProof/>
                <w:webHidden/>
              </w:rPr>
              <w:t>45</w:t>
            </w:r>
            <w:r>
              <w:rPr>
                <w:noProof/>
                <w:webHidden/>
              </w:rPr>
              <w:fldChar w:fldCharType="end"/>
            </w:r>
          </w:hyperlink>
        </w:p>
        <w:p w:rsidR="002559B4" w:rsidRDefault="00C622B8">
          <w:pPr>
            <w:pStyle w:val="TDC2"/>
            <w:tabs>
              <w:tab w:val="right" w:leader="dot" w:pos="8495"/>
            </w:tabs>
            <w:rPr>
              <w:noProof/>
              <w:lang w:val="es-ES" w:eastAsia="es-ES"/>
            </w:rPr>
          </w:pPr>
          <w:hyperlink w:anchor="_Toc374659752" w:history="1">
            <w:r w:rsidR="002559B4" w:rsidRPr="0053506C">
              <w:rPr>
                <w:rStyle w:val="Hipervnculo"/>
                <w:noProof/>
              </w:rPr>
              <w:t>Etapa de Implementación</w:t>
            </w:r>
            <w:r w:rsidR="002559B4">
              <w:rPr>
                <w:noProof/>
                <w:webHidden/>
              </w:rPr>
              <w:tab/>
            </w:r>
            <w:r>
              <w:rPr>
                <w:noProof/>
                <w:webHidden/>
              </w:rPr>
              <w:fldChar w:fldCharType="begin"/>
            </w:r>
            <w:r w:rsidR="002559B4">
              <w:rPr>
                <w:noProof/>
                <w:webHidden/>
              </w:rPr>
              <w:instrText xml:space="preserve"> PAGEREF _Toc374659752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C622B8">
          <w:pPr>
            <w:pStyle w:val="TDC3"/>
            <w:tabs>
              <w:tab w:val="right" w:leader="dot" w:pos="8495"/>
            </w:tabs>
            <w:rPr>
              <w:noProof/>
              <w:lang w:val="es-ES" w:eastAsia="es-ES"/>
            </w:rPr>
          </w:pPr>
          <w:hyperlink w:anchor="_Toc374659753" w:history="1">
            <w:r w:rsidR="002559B4" w:rsidRPr="0053506C">
              <w:rPr>
                <w:rStyle w:val="Hipervnculo"/>
                <w:noProof/>
              </w:rPr>
              <w:t>Metodologías individuales</w:t>
            </w:r>
            <w:r w:rsidR="002559B4">
              <w:rPr>
                <w:noProof/>
                <w:webHidden/>
              </w:rPr>
              <w:tab/>
            </w:r>
            <w:r>
              <w:rPr>
                <w:noProof/>
                <w:webHidden/>
              </w:rPr>
              <w:fldChar w:fldCharType="begin"/>
            </w:r>
            <w:r w:rsidR="002559B4">
              <w:rPr>
                <w:noProof/>
                <w:webHidden/>
              </w:rPr>
              <w:instrText xml:space="preserve"> PAGEREF _Toc374659753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C622B8">
          <w:pPr>
            <w:pStyle w:val="TDC3"/>
            <w:tabs>
              <w:tab w:val="right" w:leader="dot" w:pos="8495"/>
            </w:tabs>
            <w:rPr>
              <w:noProof/>
              <w:lang w:val="es-ES" w:eastAsia="es-ES"/>
            </w:rPr>
          </w:pPr>
          <w:hyperlink w:anchor="_Toc374659754" w:history="1">
            <w:r w:rsidR="002559B4" w:rsidRPr="0053506C">
              <w:rPr>
                <w:rStyle w:val="Hipervnculo"/>
                <w:noProof/>
              </w:rPr>
              <w:t>Metodologías de equipo</w:t>
            </w:r>
            <w:r w:rsidR="002559B4">
              <w:rPr>
                <w:noProof/>
                <w:webHidden/>
              </w:rPr>
              <w:tab/>
            </w:r>
            <w:r>
              <w:rPr>
                <w:noProof/>
                <w:webHidden/>
              </w:rPr>
              <w:fldChar w:fldCharType="begin"/>
            </w:r>
            <w:r w:rsidR="002559B4">
              <w:rPr>
                <w:noProof/>
                <w:webHidden/>
              </w:rPr>
              <w:instrText xml:space="preserve"> PAGEREF _Toc374659754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C622B8">
          <w:pPr>
            <w:pStyle w:val="TDC3"/>
            <w:tabs>
              <w:tab w:val="right" w:leader="dot" w:pos="8495"/>
            </w:tabs>
            <w:rPr>
              <w:noProof/>
              <w:lang w:val="es-ES" w:eastAsia="es-ES"/>
            </w:rPr>
          </w:pPr>
          <w:hyperlink w:anchor="_Toc374659755" w:history="1">
            <w:r w:rsidR="002559B4" w:rsidRPr="0053506C">
              <w:rPr>
                <w:rStyle w:val="Hipervnculo"/>
                <w:noProof/>
              </w:rPr>
              <w:t>Entorno de desarrollo</w:t>
            </w:r>
            <w:r w:rsidR="002559B4">
              <w:rPr>
                <w:noProof/>
                <w:webHidden/>
              </w:rPr>
              <w:tab/>
            </w:r>
            <w:r>
              <w:rPr>
                <w:noProof/>
                <w:webHidden/>
              </w:rPr>
              <w:fldChar w:fldCharType="begin"/>
            </w:r>
            <w:r w:rsidR="002559B4">
              <w:rPr>
                <w:noProof/>
                <w:webHidden/>
              </w:rPr>
              <w:instrText xml:space="preserve"> PAGEREF _Toc374659755 \h </w:instrText>
            </w:r>
            <w:r>
              <w:rPr>
                <w:noProof/>
                <w:webHidden/>
              </w:rPr>
            </w:r>
            <w:r>
              <w:rPr>
                <w:noProof/>
                <w:webHidden/>
              </w:rPr>
              <w:fldChar w:fldCharType="separate"/>
            </w:r>
            <w:r w:rsidR="002559B4">
              <w:rPr>
                <w:noProof/>
                <w:webHidden/>
              </w:rPr>
              <w:t>47</w:t>
            </w:r>
            <w:r>
              <w:rPr>
                <w:noProof/>
                <w:webHidden/>
              </w:rPr>
              <w:fldChar w:fldCharType="end"/>
            </w:r>
          </w:hyperlink>
        </w:p>
        <w:p w:rsidR="002559B4" w:rsidRDefault="00C622B8">
          <w:pPr>
            <w:pStyle w:val="TDC3"/>
            <w:tabs>
              <w:tab w:val="right" w:leader="dot" w:pos="8495"/>
            </w:tabs>
            <w:rPr>
              <w:noProof/>
              <w:lang w:val="es-ES" w:eastAsia="es-ES"/>
            </w:rPr>
          </w:pPr>
          <w:hyperlink w:anchor="_Toc374659756" w:history="1">
            <w:r w:rsidR="002559B4" w:rsidRPr="0053506C">
              <w:rPr>
                <w:rStyle w:val="Hipervnculo"/>
                <w:noProof/>
              </w:rPr>
              <w:t>Entorno de ejecución</w:t>
            </w:r>
            <w:r w:rsidR="002559B4">
              <w:rPr>
                <w:noProof/>
                <w:webHidden/>
              </w:rPr>
              <w:tab/>
            </w:r>
            <w:r>
              <w:rPr>
                <w:noProof/>
                <w:webHidden/>
              </w:rPr>
              <w:fldChar w:fldCharType="begin"/>
            </w:r>
            <w:r w:rsidR="002559B4">
              <w:rPr>
                <w:noProof/>
                <w:webHidden/>
              </w:rPr>
              <w:instrText xml:space="preserve"> PAGEREF _Toc374659756 \h </w:instrText>
            </w:r>
            <w:r>
              <w:rPr>
                <w:noProof/>
                <w:webHidden/>
              </w:rPr>
            </w:r>
            <w:r>
              <w:rPr>
                <w:noProof/>
                <w:webHidden/>
              </w:rPr>
              <w:fldChar w:fldCharType="separate"/>
            </w:r>
            <w:r w:rsidR="002559B4">
              <w:rPr>
                <w:noProof/>
                <w:webHidden/>
              </w:rPr>
              <w:t>48</w:t>
            </w:r>
            <w:r>
              <w:rPr>
                <w:noProof/>
                <w:webHidden/>
              </w:rPr>
              <w:fldChar w:fldCharType="end"/>
            </w:r>
          </w:hyperlink>
        </w:p>
        <w:p w:rsidR="002559B4" w:rsidRDefault="00C622B8">
          <w:pPr>
            <w:pStyle w:val="TDC3"/>
            <w:tabs>
              <w:tab w:val="right" w:leader="dot" w:pos="8495"/>
            </w:tabs>
            <w:rPr>
              <w:noProof/>
              <w:lang w:val="es-ES" w:eastAsia="es-ES"/>
            </w:rPr>
          </w:pPr>
          <w:hyperlink w:anchor="_Toc374659757" w:history="1">
            <w:r w:rsidR="002559B4" w:rsidRPr="0053506C">
              <w:rPr>
                <w:rStyle w:val="Hipervnculo"/>
                <w:noProof/>
              </w:rPr>
              <w:t>Tecnologías aplicadas</w:t>
            </w:r>
            <w:r w:rsidR="002559B4">
              <w:rPr>
                <w:noProof/>
                <w:webHidden/>
              </w:rPr>
              <w:tab/>
            </w:r>
            <w:r>
              <w:rPr>
                <w:noProof/>
                <w:webHidden/>
              </w:rPr>
              <w:fldChar w:fldCharType="begin"/>
            </w:r>
            <w:r w:rsidR="002559B4">
              <w:rPr>
                <w:noProof/>
                <w:webHidden/>
              </w:rPr>
              <w:instrText xml:space="preserve"> PAGEREF _Toc374659757 \h </w:instrText>
            </w:r>
            <w:r>
              <w:rPr>
                <w:noProof/>
                <w:webHidden/>
              </w:rPr>
            </w:r>
            <w:r>
              <w:rPr>
                <w:noProof/>
                <w:webHidden/>
              </w:rPr>
              <w:fldChar w:fldCharType="separate"/>
            </w:r>
            <w:r w:rsidR="002559B4">
              <w:rPr>
                <w:noProof/>
                <w:webHidden/>
              </w:rPr>
              <w:t>49</w:t>
            </w:r>
            <w:r>
              <w:rPr>
                <w:noProof/>
                <w:webHidden/>
              </w:rPr>
              <w:fldChar w:fldCharType="end"/>
            </w:r>
          </w:hyperlink>
        </w:p>
        <w:p w:rsidR="002559B4" w:rsidRDefault="00C622B8">
          <w:pPr>
            <w:pStyle w:val="TDC3"/>
            <w:tabs>
              <w:tab w:val="right" w:leader="dot" w:pos="8495"/>
            </w:tabs>
            <w:rPr>
              <w:noProof/>
              <w:lang w:val="es-ES" w:eastAsia="es-ES"/>
            </w:rPr>
          </w:pPr>
          <w:hyperlink w:anchor="_Toc374659758" w:history="1">
            <w:r w:rsidR="002559B4" w:rsidRPr="0053506C">
              <w:rPr>
                <w:rStyle w:val="Hipervnculo"/>
                <w:noProof/>
              </w:rPr>
              <w:t>Planificación</w:t>
            </w:r>
            <w:r w:rsidR="002559B4">
              <w:rPr>
                <w:noProof/>
                <w:webHidden/>
              </w:rPr>
              <w:tab/>
            </w:r>
            <w:r>
              <w:rPr>
                <w:noProof/>
                <w:webHidden/>
              </w:rPr>
              <w:fldChar w:fldCharType="begin"/>
            </w:r>
            <w:r w:rsidR="002559B4">
              <w:rPr>
                <w:noProof/>
                <w:webHidden/>
              </w:rPr>
              <w:instrText xml:space="preserve"> PAGEREF _Toc374659758 \h </w:instrText>
            </w:r>
            <w:r>
              <w:rPr>
                <w:noProof/>
                <w:webHidden/>
              </w:rPr>
            </w:r>
            <w:r>
              <w:rPr>
                <w:noProof/>
                <w:webHidden/>
              </w:rPr>
              <w:fldChar w:fldCharType="separate"/>
            </w:r>
            <w:r w:rsidR="002559B4">
              <w:rPr>
                <w:noProof/>
                <w:webHidden/>
              </w:rPr>
              <w:t>53</w:t>
            </w:r>
            <w:r>
              <w:rPr>
                <w:noProof/>
                <w:webHidden/>
              </w:rPr>
              <w:fldChar w:fldCharType="end"/>
            </w:r>
          </w:hyperlink>
        </w:p>
        <w:p w:rsidR="002559B4" w:rsidRDefault="00C622B8">
          <w:pPr>
            <w:pStyle w:val="TDC2"/>
            <w:tabs>
              <w:tab w:val="right" w:leader="dot" w:pos="8495"/>
            </w:tabs>
            <w:rPr>
              <w:noProof/>
              <w:lang w:val="es-ES" w:eastAsia="es-ES"/>
            </w:rPr>
          </w:pPr>
          <w:hyperlink w:anchor="_Toc374659759" w:history="1">
            <w:r w:rsidR="002559B4" w:rsidRPr="0053506C">
              <w:rPr>
                <w:rStyle w:val="Hipervnculo"/>
                <w:noProof/>
              </w:rPr>
              <w:t>Etapa de verificación y validación</w:t>
            </w:r>
            <w:r w:rsidR="002559B4">
              <w:rPr>
                <w:noProof/>
                <w:webHidden/>
              </w:rPr>
              <w:tab/>
            </w:r>
            <w:r>
              <w:rPr>
                <w:noProof/>
                <w:webHidden/>
              </w:rPr>
              <w:fldChar w:fldCharType="begin"/>
            </w:r>
            <w:r w:rsidR="002559B4">
              <w:rPr>
                <w:noProof/>
                <w:webHidden/>
              </w:rPr>
              <w:instrText xml:space="preserve"> PAGEREF _Toc374659759 \h </w:instrText>
            </w:r>
            <w:r>
              <w:rPr>
                <w:noProof/>
                <w:webHidden/>
              </w:rPr>
            </w:r>
            <w:r>
              <w:rPr>
                <w:noProof/>
                <w:webHidden/>
              </w:rPr>
              <w:fldChar w:fldCharType="separate"/>
            </w:r>
            <w:r w:rsidR="002559B4">
              <w:rPr>
                <w:noProof/>
                <w:webHidden/>
              </w:rPr>
              <w:t>55</w:t>
            </w:r>
            <w:r>
              <w:rPr>
                <w:noProof/>
                <w:webHidden/>
              </w:rPr>
              <w:fldChar w:fldCharType="end"/>
            </w:r>
          </w:hyperlink>
        </w:p>
        <w:p w:rsidR="002559B4" w:rsidRDefault="00C622B8">
          <w:pPr>
            <w:pStyle w:val="TDC3"/>
            <w:tabs>
              <w:tab w:val="right" w:leader="dot" w:pos="8495"/>
            </w:tabs>
            <w:rPr>
              <w:noProof/>
              <w:lang w:val="es-ES" w:eastAsia="es-ES"/>
            </w:rPr>
          </w:pPr>
          <w:hyperlink w:anchor="_Toc374659760" w:history="1">
            <w:r w:rsidR="002559B4" w:rsidRPr="0053506C">
              <w:rPr>
                <w:rStyle w:val="Hipervnculo"/>
                <w:noProof/>
              </w:rPr>
              <w:t>Verificación</w:t>
            </w:r>
            <w:r w:rsidR="002559B4">
              <w:rPr>
                <w:noProof/>
                <w:webHidden/>
              </w:rPr>
              <w:tab/>
            </w:r>
            <w:r>
              <w:rPr>
                <w:noProof/>
                <w:webHidden/>
              </w:rPr>
              <w:fldChar w:fldCharType="begin"/>
            </w:r>
            <w:r w:rsidR="002559B4">
              <w:rPr>
                <w:noProof/>
                <w:webHidden/>
              </w:rPr>
              <w:instrText xml:space="preserve"> PAGEREF _Toc374659760 \h </w:instrText>
            </w:r>
            <w:r>
              <w:rPr>
                <w:noProof/>
                <w:webHidden/>
              </w:rPr>
            </w:r>
            <w:r>
              <w:rPr>
                <w:noProof/>
                <w:webHidden/>
              </w:rPr>
              <w:fldChar w:fldCharType="separate"/>
            </w:r>
            <w:r w:rsidR="002559B4">
              <w:rPr>
                <w:noProof/>
                <w:webHidden/>
              </w:rPr>
              <w:t>56</w:t>
            </w:r>
            <w:r>
              <w:rPr>
                <w:noProof/>
                <w:webHidden/>
              </w:rPr>
              <w:fldChar w:fldCharType="end"/>
            </w:r>
          </w:hyperlink>
        </w:p>
        <w:p w:rsidR="002559B4" w:rsidRDefault="00C622B8">
          <w:pPr>
            <w:pStyle w:val="TDC3"/>
            <w:tabs>
              <w:tab w:val="right" w:leader="dot" w:pos="8495"/>
            </w:tabs>
            <w:rPr>
              <w:noProof/>
              <w:lang w:val="es-ES" w:eastAsia="es-ES"/>
            </w:rPr>
          </w:pPr>
          <w:hyperlink w:anchor="_Toc374659761" w:history="1">
            <w:r w:rsidR="002559B4" w:rsidRPr="0053506C">
              <w:rPr>
                <w:rStyle w:val="Hipervnculo"/>
                <w:noProof/>
              </w:rPr>
              <w:t>Validación</w:t>
            </w:r>
            <w:r w:rsidR="002559B4">
              <w:rPr>
                <w:noProof/>
                <w:webHidden/>
              </w:rPr>
              <w:tab/>
            </w:r>
            <w:r>
              <w:rPr>
                <w:noProof/>
                <w:webHidden/>
              </w:rPr>
              <w:fldChar w:fldCharType="begin"/>
            </w:r>
            <w:r w:rsidR="002559B4">
              <w:rPr>
                <w:noProof/>
                <w:webHidden/>
              </w:rPr>
              <w:instrText xml:space="preserve"> PAGEREF _Toc374659761 \h </w:instrText>
            </w:r>
            <w:r>
              <w:rPr>
                <w:noProof/>
                <w:webHidden/>
              </w:rPr>
            </w:r>
            <w:r>
              <w:rPr>
                <w:noProof/>
                <w:webHidden/>
              </w:rPr>
              <w:fldChar w:fldCharType="separate"/>
            </w:r>
            <w:r w:rsidR="002559B4">
              <w:rPr>
                <w:noProof/>
                <w:webHidden/>
              </w:rPr>
              <w:t>56</w:t>
            </w:r>
            <w:r>
              <w:rPr>
                <w:noProof/>
                <w:webHidden/>
              </w:rPr>
              <w:fldChar w:fldCharType="end"/>
            </w:r>
          </w:hyperlink>
        </w:p>
        <w:p w:rsidR="002559B4" w:rsidRDefault="00C622B8">
          <w:pPr>
            <w:pStyle w:val="TDC1"/>
            <w:rPr>
              <w:noProof/>
              <w:lang w:val="es-ES" w:eastAsia="es-ES"/>
            </w:rPr>
          </w:pPr>
          <w:hyperlink w:anchor="_Toc374659762" w:history="1">
            <w:r w:rsidR="002559B4" w:rsidRPr="0053506C">
              <w:rPr>
                <w:rStyle w:val="Hipervnculo"/>
                <w:rFonts w:eastAsia="Times New Roman"/>
                <w:noProof/>
              </w:rPr>
              <w:t>Conclusiones</w:t>
            </w:r>
            <w:r w:rsidR="002559B4">
              <w:rPr>
                <w:noProof/>
                <w:webHidden/>
              </w:rPr>
              <w:tab/>
            </w:r>
            <w:r>
              <w:rPr>
                <w:noProof/>
                <w:webHidden/>
              </w:rPr>
              <w:fldChar w:fldCharType="begin"/>
            </w:r>
            <w:r w:rsidR="002559B4">
              <w:rPr>
                <w:noProof/>
                <w:webHidden/>
              </w:rPr>
              <w:instrText xml:space="preserve"> PAGEREF _Toc374659762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C622B8">
          <w:pPr>
            <w:pStyle w:val="TDC3"/>
            <w:tabs>
              <w:tab w:val="right" w:leader="dot" w:pos="8495"/>
            </w:tabs>
            <w:rPr>
              <w:noProof/>
              <w:lang w:val="es-ES" w:eastAsia="es-ES"/>
            </w:rPr>
          </w:pPr>
          <w:hyperlink w:anchor="_Toc374659763" w:history="1">
            <w:r w:rsidR="002559B4" w:rsidRPr="0053506C">
              <w:rPr>
                <w:rStyle w:val="Hipervnculo"/>
                <w:rFonts w:eastAsia="Times New Roman"/>
                <w:noProof/>
              </w:rPr>
              <w:t>E-commerce y Marketplaces</w:t>
            </w:r>
            <w:r w:rsidR="002559B4">
              <w:rPr>
                <w:noProof/>
                <w:webHidden/>
              </w:rPr>
              <w:tab/>
            </w:r>
            <w:r>
              <w:rPr>
                <w:noProof/>
                <w:webHidden/>
              </w:rPr>
              <w:fldChar w:fldCharType="begin"/>
            </w:r>
            <w:r w:rsidR="002559B4">
              <w:rPr>
                <w:noProof/>
                <w:webHidden/>
              </w:rPr>
              <w:instrText xml:space="preserve"> PAGEREF _Toc374659763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C622B8">
          <w:pPr>
            <w:pStyle w:val="TDC2"/>
            <w:tabs>
              <w:tab w:val="right" w:leader="dot" w:pos="8495"/>
            </w:tabs>
            <w:rPr>
              <w:noProof/>
              <w:lang w:val="es-ES" w:eastAsia="es-ES"/>
            </w:rPr>
          </w:pPr>
          <w:hyperlink w:anchor="_Toc374659764" w:history="1">
            <w:r w:rsidR="002559B4" w:rsidRPr="0053506C">
              <w:rPr>
                <w:rStyle w:val="Hipervnculo"/>
                <w:rFonts w:eastAsia="Times New Roman"/>
                <w:noProof/>
              </w:rPr>
              <w:t>Proceso de desarrollo y solución lograda</w:t>
            </w:r>
            <w:r w:rsidR="002559B4">
              <w:rPr>
                <w:noProof/>
                <w:webHidden/>
              </w:rPr>
              <w:tab/>
            </w:r>
            <w:r>
              <w:rPr>
                <w:noProof/>
                <w:webHidden/>
              </w:rPr>
              <w:fldChar w:fldCharType="begin"/>
            </w:r>
            <w:r w:rsidR="002559B4">
              <w:rPr>
                <w:noProof/>
                <w:webHidden/>
              </w:rPr>
              <w:instrText xml:space="preserve"> PAGEREF _Toc374659764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C622B8">
          <w:pPr>
            <w:pStyle w:val="TDC1"/>
            <w:rPr>
              <w:noProof/>
              <w:lang w:val="es-ES" w:eastAsia="es-ES"/>
            </w:rPr>
          </w:pPr>
          <w:hyperlink w:anchor="_Toc374659765" w:history="1">
            <w:r w:rsidR="002559B4" w:rsidRPr="0053506C">
              <w:rPr>
                <w:rStyle w:val="Hipervnculo"/>
                <w:noProof/>
              </w:rPr>
              <w:t>Trabajos a futuro</w:t>
            </w:r>
            <w:r w:rsidR="002559B4">
              <w:rPr>
                <w:noProof/>
                <w:webHidden/>
              </w:rPr>
              <w:tab/>
            </w:r>
            <w:r>
              <w:rPr>
                <w:noProof/>
                <w:webHidden/>
              </w:rPr>
              <w:fldChar w:fldCharType="begin"/>
            </w:r>
            <w:r w:rsidR="002559B4">
              <w:rPr>
                <w:noProof/>
                <w:webHidden/>
              </w:rPr>
              <w:instrText xml:space="preserve"> PAGEREF _Toc374659765 \h </w:instrText>
            </w:r>
            <w:r>
              <w:rPr>
                <w:noProof/>
                <w:webHidden/>
              </w:rPr>
            </w:r>
            <w:r>
              <w:rPr>
                <w:noProof/>
                <w:webHidden/>
              </w:rPr>
              <w:fldChar w:fldCharType="separate"/>
            </w:r>
            <w:r w:rsidR="002559B4">
              <w:rPr>
                <w:noProof/>
                <w:webHidden/>
              </w:rPr>
              <w:t>58</w:t>
            </w:r>
            <w:r>
              <w:rPr>
                <w:noProof/>
                <w:webHidden/>
              </w:rPr>
              <w:fldChar w:fldCharType="end"/>
            </w:r>
          </w:hyperlink>
        </w:p>
        <w:p w:rsidR="002559B4" w:rsidRDefault="00C622B8">
          <w:pPr>
            <w:pStyle w:val="TDC1"/>
            <w:rPr>
              <w:noProof/>
              <w:lang w:val="es-ES" w:eastAsia="es-ES"/>
            </w:rPr>
          </w:pPr>
          <w:hyperlink w:anchor="_Toc374659766" w:history="1">
            <w:r w:rsidR="002559B4" w:rsidRPr="0053506C">
              <w:rPr>
                <w:rStyle w:val="Hipervnculo"/>
                <w:noProof/>
              </w:rPr>
              <w:t>Glosario</w:t>
            </w:r>
            <w:r w:rsidR="002559B4">
              <w:rPr>
                <w:noProof/>
                <w:webHidden/>
              </w:rPr>
              <w:tab/>
            </w:r>
            <w:r>
              <w:rPr>
                <w:noProof/>
                <w:webHidden/>
              </w:rPr>
              <w:fldChar w:fldCharType="begin"/>
            </w:r>
            <w:r w:rsidR="002559B4">
              <w:rPr>
                <w:noProof/>
                <w:webHidden/>
              </w:rPr>
              <w:instrText xml:space="preserve"> PAGEREF _Toc374659766 \h </w:instrText>
            </w:r>
            <w:r>
              <w:rPr>
                <w:noProof/>
                <w:webHidden/>
              </w:rPr>
            </w:r>
            <w:r>
              <w:rPr>
                <w:noProof/>
                <w:webHidden/>
              </w:rPr>
              <w:fldChar w:fldCharType="separate"/>
            </w:r>
            <w:r w:rsidR="002559B4">
              <w:rPr>
                <w:noProof/>
                <w:webHidden/>
              </w:rPr>
              <w:t>60</w:t>
            </w:r>
            <w:r>
              <w:rPr>
                <w:noProof/>
                <w:webHidden/>
              </w:rPr>
              <w:fldChar w:fldCharType="end"/>
            </w:r>
          </w:hyperlink>
        </w:p>
        <w:p w:rsidR="002559B4" w:rsidRDefault="00C622B8">
          <w:pPr>
            <w:pStyle w:val="TDC1"/>
            <w:rPr>
              <w:noProof/>
              <w:lang w:val="es-ES" w:eastAsia="es-ES"/>
            </w:rPr>
          </w:pPr>
          <w:hyperlink w:anchor="_Toc374659767" w:history="1">
            <w:r w:rsidR="002559B4" w:rsidRPr="0053506C">
              <w:rPr>
                <w:rStyle w:val="Hipervnculo"/>
                <w:noProof/>
              </w:rPr>
              <w:t>Referencias</w:t>
            </w:r>
            <w:r w:rsidR="002559B4">
              <w:rPr>
                <w:noProof/>
                <w:webHidden/>
              </w:rPr>
              <w:tab/>
            </w:r>
            <w:r>
              <w:rPr>
                <w:noProof/>
                <w:webHidden/>
              </w:rPr>
              <w:fldChar w:fldCharType="begin"/>
            </w:r>
            <w:r w:rsidR="002559B4">
              <w:rPr>
                <w:noProof/>
                <w:webHidden/>
              </w:rPr>
              <w:instrText xml:space="preserve"> PAGEREF _Toc374659767 \h </w:instrText>
            </w:r>
            <w:r>
              <w:rPr>
                <w:noProof/>
                <w:webHidden/>
              </w:rPr>
            </w:r>
            <w:r>
              <w:rPr>
                <w:noProof/>
                <w:webHidden/>
              </w:rPr>
              <w:fldChar w:fldCharType="separate"/>
            </w:r>
            <w:r w:rsidR="002559B4">
              <w:rPr>
                <w:noProof/>
                <w:webHidden/>
              </w:rPr>
              <w:t>61</w:t>
            </w:r>
            <w:r>
              <w:rPr>
                <w:noProof/>
                <w:webHidden/>
              </w:rPr>
              <w:fldChar w:fldCharType="end"/>
            </w:r>
          </w:hyperlink>
        </w:p>
        <w:p w:rsidR="002559B4" w:rsidRDefault="00C622B8">
          <w:pPr>
            <w:pStyle w:val="TDC1"/>
            <w:rPr>
              <w:noProof/>
              <w:lang w:val="es-ES" w:eastAsia="es-ES"/>
            </w:rPr>
          </w:pPr>
          <w:hyperlink w:anchor="_Toc374659768" w:history="1">
            <w:r w:rsidR="002559B4" w:rsidRPr="0053506C">
              <w:rPr>
                <w:rStyle w:val="Hipervnculo"/>
                <w:noProof/>
              </w:rPr>
              <w:t>Anexos</w:t>
            </w:r>
            <w:r w:rsidR="002559B4">
              <w:rPr>
                <w:noProof/>
                <w:webHidden/>
              </w:rPr>
              <w:tab/>
            </w:r>
            <w:r>
              <w:rPr>
                <w:noProof/>
                <w:webHidden/>
              </w:rPr>
              <w:fldChar w:fldCharType="begin"/>
            </w:r>
            <w:r w:rsidR="002559B4">
              <w:rPr>
                <w:noProof/>
                <w:webHidden/>
              </w:rPr>
              <w:instrText xml:space="preserve"> PAGEREF _Toc374659768 \h </w:instrText>
            </w:r>
            <w:r>
              <w:rPr>
                <w:noProof/>
                <w:webHidden/>
              </w:rPr>
            </w:r>
            <w:r>
              <w:rPr>
                <w:noProof/>
                <w:webHidden/>
              </w:rPr>
              <w:fldChar w:fldCharType="separate"/>
            </w:r>
            <w:r w:rsidR="002559B4">
              <w:rPr>
                <w:noProof/>
                <w:webHidden/>
              </w:rPr>
              <w:t>65</w:t>
            </w:r>
            <w:r>
              <w:rPr>
                <w:noProof/>
                <w:webHidden/>
              </w:rPr>
              <w:fldChar w:fldCharType="end"/>
            </w:r>
          </w:hyperlink>
        </w:p>
        <w:p w:rsidR="00830755" w:rsidRDefault="00C622B8">
          <w:pPr>
            <w:rPr>
              <w:lang w:val="es-ES"/>
            </w:rPr>
          </w:pPr>
          <w:r>
            <w:rPr>
              <w:lang w:val="es-ES"/>
            </w:rPr>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bookmarkStart w:id="1" w:name="_GoBack"/>
      <w:bookmarkEnd w:id="1"/>
    </w:p>
    <w:p w:rsidR="00CB5639" w:rsidRPr="00A224C8" w:rsidRDefault="001635C1" w:rsidP="00A341F1">
      <w:pPr>
        <w:pStyle w:val="Ttulo1"/>
      </w:pPr>
      <w:bookmarkStart w:id="2" w:name="_Toc374659720"/>
      <w:r w:rsidRPr="00A224C8">
        <w:lastRenderedPageBreak/>
        <w:t>Resumen</w:t>
      </w:r>
      <w:bookmarkEnd w:id="2"/>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C13948">
        <w:rPr>
          <w:i/>
          <w:sz w:val="24"/>
          <w:szCs w:val="24"/>
        </w:rPr>
        <w:t xml:space="preserve">Marketplace </w:t>
      </w:r>
      <w:r w:rsidRPr="00C13948">
        <w:rPr>
          <w:sz w:val="24"/>
          <w:szCs w:val="24"/>
        </w:rPr>
        <w:t xml:space="preserve">(o comercio electrónico) surge como la solución ideal al problema de las fronteras para los pequeños y grandes proveedores y </w:t>
      </w:r>
      <w:r w:rsidRPr="005477AF">
        <w:rPr>
          <w:sz w:val="24"/>
          <w:szCs w:val="24"/>
        </w:rPr>
        <w:t>consumidores</w:t>
      </w:r>
      <w:r w:rsidRPr="00C13948">
        <w:rPr>
          <w:sz w:val="24"/>
          <w:szCs w:val="24"/>
        </w:rPr>
        <w:t xml:space="preserve"> de productos y servicios en el mercado actual. En particular, en los últimos años, el mundo de los contenidos electrónicos,</w:t>
      </w:r>
      <w:r w:rsidR="001E7F55">
        <w:rPr>
          <w:sz w:val="24"/>
          <w:szCs w:val="24"/>
        </w:rPr>
        <w:t xml:space="preserve"> </w:t>
      </w:r>
      <w:ins w:id="3" w:author="pelo" w:date="2013-12-13T01:38:00Z">
        <w:r w:rsidR="001E7F55">
          <w:rPr>
            <w:sz w:val="24"/>
            <w:szCs w:val="24"/>
          </w:rPr>
          <w:t>(</w:t>
        </w:r>
      </w:ins>
      <w:ins w:id="4" w:author="pelo" w:date="2013-12-13T01:36:00Z">
        <w:r w:rsidR="001E7F55">
          <w:rPr>
            <w:sz w:val="24"/>
            <w:szCs w:val="24"/>
          </w:rPr>
          <w:t>ya sea</w:t>
        </w:r>
      </w:ins>
      <w:ins w:id="5" w:author="pelo" w:date="2013-12-13T01:37:00Z">
        <w:r w:rsidR="001E7F55">
          <w:rPr>
            <w:sz w:val="24"/>
            <w:szCs w:val="24"/>
          </w:rPr>
          <w:t xml:space="preserve"> </w:t>
        </w:r>
      </w:ins>
      <w:ins w:id="6" w:author="pelo" w:date="2013-12-13T01:36:00Z">
        <w:r w:rsidR="001E7F55">
          <w:rPr>
            <w:sz w:val="24"/>
            <w:szCs w:val="24"/>
          </w:rPr>
          <w:t>audio, video, videojuegos,</w:t>
        </w:r>
      </w:ins>
      <w:ins w:id="7" w:author="pelo" w:date="2013-12-13T01:38:00Z">
        <w:r w:rsidR="001E7F55">
          <w:rPr>
            <w:sz w:val="24"/>
            <w:szCs w:val="24"/>
          </w:rPr>
          <w:t xml:space="preserve"> entre otros)</w:t>
        </w:r>
      </w:ins>
      <w:r w:rsidRPr="00C13948">
        <w:rPr>
          <w:sz w:val="24"/>
          <w:szCs w:val="24"/>
        </w:rPr>
        <w:t xml:space="preserve"> sean audio, video, videojuegos, entre otros, ha destacado como un segmento en constante crecimiento.</w:t>
      </w:r>
    </w:p>
    <w:p w:rsidR="00E01F0E" w:rsidRPr="00C13948" w:rsidRDefault="00E01F0E" w:rsidP="008F659B">
      <w:pPr>
        <w:jc w:val="both"/>
        <w:rPr>
          <w:sz w:val="24"/>
          <w:szCs w:val="24"/>
        </w:rPr>
      </w:pPr>
      <w:r w:rsidRPr="00C13948">
        <w:rPr>
          <w:sz w:val="24"/>
          <w:szCs w:val="24"/>
        </w:rPr>
        <w:t xml:space="preserve">El desafío planteado en el marco del Proyecto del </w:t>
      </w:r>
      <w:r w:rsidR="006C1DF0">
        <w:rPr>
          <w:sz w:val="24"/>
          <w:szCs w:val="24"/>
        </w:rPr>
        <w:t>T</w:t>
      </w:r>
      <w:r w:rsidRPr="00C13948">
        <w:rPr>
          <w:sz w:val="24"/>
          <w:szCs w:val="24"/>
        </w:rPr>
        <w:t xml:space="preserve">ecnólogo </w:t>
      </w:r>
      <w:r w:rsidR="006C1DF0" w:rsidRPr="006C1DF0">
        <w:rPr>
          <w:sz w:val="24"/>
          <w:szCs w:val="24"/>
        </w:rPr>
        <w:t>I</w:t>
      </w:r>
      <w:r w:rsidRPr="006C1DF0">
        <w:rPr>
          <w:sz w:val="24"/>
          <w:szCs w:val="24"/>
        </w:rPr>
        <w:t>nformático</w:t>
      </w:r>
      <w:r w:rsidRPr="00C13948">
        <w:rPr>
          <w:sz w:val="24"/>
          <w:szCs w:val="24"/>
        </w:rPr>
        <w:t xml:space="preserve">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 xml:space="preserve">proveedores, ofreciendo sus propios contenidos, como </w:t>
      </w:r>
      <w:ins w:id="8" w:author="pelo" w:date="2013-12-13T01:39:00Z">
        <w:r w:rsidR="001E7F55">
          <w:rPr>
            <w:sz w:val="24"/>
            <w:szCs w:val="24"/>
          </w:rPr>
          <w:t xml:space="preserve">a </w:t>
        </w:r>
      </w:ins>
      <w:r w:rsidR="00015A23" w:rsidRPr="00C13948">
        <w:rPr>
          <w:sz w:val="24"/>
          <w:szCs w:val="24"/>
        </w:rPr>
        <w:t>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Como caso</w:t>
      </w:r>
      <w:r w:rsidR="006C1DF0">
        <w:rPr>
          <w:sz w:val="24"/>
          <w:szCs w:val="24"/>
        </w:rPr>
        <w:t>s</w:t>
      </w:r>
      <w:r w:rsidRPr="00C13948">
        <w:rPr>
          <w:sz w:val="24"/>
          <w:szCs w:val="24"/>
        </w:rPr>
        <w:t xml:space="preserve"> de estudio, se presenta</w:t>
      </w:r>
      <w:r w:rsidR="006C1DF0">
        <w:rPr>
          <w:sz w:val="24"/>
          <w:szCs w:val="24"/>
        </w:rPr>
        <w:t>rá</w:t>
      </w:r>
      <w:r w:rsidRPr="00C13948">
        <w:rPr>
          <w:sz w:val="24"/>
          <w:szCs w:val="24"/>
        </w:rPr>
        <w:t xml:space="preserve">n las aplicaciones Amazon Marketplace, Google Play y Apple AppStore siendo todas ellas plataformas de comercio electrónico de referencia mundial. Este tipo de aplicaciones </w:t>
      </w:r>
      <w:r w:rsidR="000269F1" w:rsidRPr="00C13948">
        <w:rPr>
          <w:sz w:val="24"/>
          <w:szCs w:val="24"/>
        </w:rPr>
        <w:t xml:space="preserve">tienen la particularidad de comunicarse con millones de usuarios, ya sea a través de la web como dispositivos móviles, abarcando gran parte del mercado mundial. </w:t>
      </w:r>
      <w:del w:id="9" w:author="pelo" w:date="2013-12-13T01:41:00Z">
        <w:r w:rsidR="000269F1" w:rsidRPr="00C13948" w:rsidDel="001E7F55">
          <w:rPr>
            <w:sz w:val="24"/>
            <w:szCs w:val="24"/>
          </w:rPr>
          <w:delText xml:space="preserve">Por ello y más, manipulan información </w:delText>
        </w:r>
      </w:del>
      <w:ins w:id="10" w:author="pelo" w:date="2013-12-13T01:41:00Z">
        <w:r w:rsidR="001E7F55">
          <w:rPr>
            <w:sz w:val="24"/>
            <w:szCs w:val="24"/>
          </w:rPr>
          <w:t>Esto</w:t>
        </w:r>
      </w:ins>
      <w:ins w:id="11" w:author="pelo" w:date="2013-12-13T01:42:00Z">
        <w:r w:rsidR="001E7F55">
          <w:rPr>
            <w:sz w:val="24"/>
            <w:szCs w:val="24"/>
          </w:rPr>
          <w:t xml:space="preserve"> provoca</w:t>
        </w:r>
      </w:ins>
      <w:ins w:id="12" w:author="pelo" w:date="2013-12-13T01:41:00Z">
        <w:r w:rsidR="001E7F55">
          <w:rPr>
            <w:sz w:val="24"/>
            <w:szCs w:val="24"/>
          </w:rPr>
          <w:t xml:space="preserve"> que manej</w:t>
        </w:r>
      </w:ins>
      <w:ins w:id="13" w:author="pelo" w:date="2013-12-13T01:42:00Z">
        <w:r w:rsidR="001E7F55">
          <w:rPr>
            <w:sz w:val="24"/>
            <w:szCs w:val="24"/>
          </w:rPr>
          <w:t>e</w:t>
        </w:r>
      </w:ins>
      <w:ins w:id="14" w:author="pelo" w:date="2013-12-13T01:41:00Z">
        <w:r w:rsidR="001E7F55">
          <w:rPr>
            <w:sz w:val="24"/>
            <w:szCs w:val="24"/>
          </w:rPr>
          <w:t>n información</w:t>
        </w:r>
      </w:ins>
      <w:ins w:id="15" w:author="pelo" w:date="2013-12-13T01:42:00Z">
        <w:r w:rsidR="00301E8A">
          <w:rPr>
            <w:sz w:val="24"/>
            <w:szCs w:val="24"/>
          </w:rPr>
          <w:t xml:space="preserve"> sensible de los usuarios (Tarjetas de </w:t>
        </w:r>
        <w:r w:rsidR="00301E8A">
          <w:rPr>
            <w:sz w:val="24"/>
            <w:szCs w:val="24"/>
          </w:rPr>
          <w:t>crédito</w:t>
        </w:r>
        <w:r w:rsidR="00301E8A">
          <w:rPr>
            <w:sz w:val="24"/>
            <w:szCs w:val="24"/>
          </w:rPr>
          <w:t>, cuentas bancarias y mas</w:t>
        </w:r>
      </w:ins>
      <w:ins w:id="16" w:author="pelo" w:date="2013-12-13T01:43:00Z">
        <w:r w:rsidR="00301E8A">
          <w:rPr>
            <w:sz w:val="24"/>
            <w:szCs w:val="24"/>
          </w:rPr>
          <w:t>), por lo</w:t>
        </w:r>
        <w:r w:rsidR="00301E8A">
          <w:rPr>
            <w:sz w:val="24"/>
            <w:szCs w:val="24"/>
          </w:rPr>
          <w:t>…</w:t>
        </w:r>
      </w:ins>
      <w:r w:rsidR="000269F1" w:rsidRPr="00C13948">
        <w:rPr>
          <w:sz w:val="24"/>
          <w:szCs w:val="24"/>
        </w:rPr>
        <w:t>sensible de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A224C8" w:rsidRDefault="001635C1" w:rsidP="00533C73">
      <w:pPr>
        <w:pStyle w:val="Ttulo2"/>
      </w:pPr>
      <w:bookmarkStart w:id="17" w:name="_Toc374659721"/>
      <w:r w:rsidRPr="00A224C8">
        <w:lastRenderedPageBreak/>
        <w:t>Palabras clave</w:t>
      </w:r>
      <w:bookmarkEnd w:id="17"/>
    </w:p>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JBossAplication Server, Seguridad, </w:t>
      </w:r>
      <w:r w:rsidR="00227416" w:rsidRPr="00C13948">
        <w:rPr>
          <w:sz w:val="24"/>
          <w:szCs w:val="24"/>
        </w:rPr>
        <w:t>PostgreSql</w:t>
      </w:r>
      <w:r w:rsidR="00D26ECD" w:rsidRPr="00C13948">
        <w:rPr>
          <w:sz w:val="24"/>
          <w:szCs w:val="24"/>
        </w:rPr>
        <w:t>, JSF, JQuery, Bootstrap</w:t>
      </w:r>
      <w:ins w:id="18" w:author="pelo" w:date="2013-12-13T01:43:00Z">
        <w:r w:rsidR="00301E8A">
          <w:rPr>
            <w:sz w:val="24"/>
            <w:szCs w:val="24"/>
          </w:rPr>
          <w:t>, HTML5, PayPal,</w:t>
        </w:r>
      </w:ins>
      <w:r w:rsidR="00D26ECD" w:rsidRPr="00C13948">
        <w:rPr>
          <w:sz w:val="24"/>
          <w:szCs w:val="24"/>
        </w:rPr>
        <w:t>.</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19" w:name="_Toc374659722"/>
      <w:r w:rsidRPr="00A224C8">
        <w:lastRenderedPageBreak/>
        <w:t>Introducción</w:t>
      </w:r>
      <w:bookmarkEnd w:id="19"/>
    </w:p>
    <w:p w:rsidR="00301E8A" w:rsidRDefault="00E513F1" w:rsidP="008F659B">
      <w:pPr>
        <w:spacing w:after="0"/>
        <w:jc w:val="both"/>
        <w:rPr>
          <w:ins w:id="20" w:author="pelo" w:date="2013-12-13T01:44:00Z"/>
          <w:sz w:val="24"/>
          <w:szCs w:val="24"/>
        </w:rPr>
      </w:pPr>
      <w:r w:rsidRPr="004F44F3">
        <w:rPr>
          <w:sz w:val="24"/>
          <w:szCs w:val="24"/>
        </w:rPr>
        <w:t xml:space="preserve">En los últimos años el </w:t>
      </w:r>
      <w:del w:id="21" w:author="pelo" w:date="2013-12-13T01:44:00Z">
        <w:r w:rsidRPr="004F44F3" w:rsidDel="00301E8A">
          <w:rPr>
            <w:sz w:val="24"/>
            <w:szCs w:val="24"/>
          </w:rPr>
          <w:delText>creciente incremento</w:delText>
        </w:r>
      </w:del>
    </w:p>
    <w:p w:rsidR="00301E8A" w:rsidRDefault="00301E8A" w:rsidP="008F659B">
      <w:pPr>
        <w:spacing w:after="0"/>
        <w:jc w:val="both"/>
        <w:rPr>
          <w:ins w:id="22" w:author="pelo" w:date="2013-12-13T01:46:00Z"/>
          <w:sz w:val="24"/>
          <w:szCs w:val="24"/>
        </w:rPr>
      </w:pPr>
      <w:ins w:id="23" w:author="pelo" w:date="2013-12-13T01:45:00Z">
        <w:r>
          <w:rPr>
            <w:sz w:val="24"/>
            <w:szCs w:val="24"/>
          </w:rPr>
          <w:t>aumento constante</w:t>
        </w:r>
      </w:ins>
      <w:r w:rsidR="00E513F1" w:rsidRPr="004F44F3">
        <w:rPr>
          <w:sz w:val="24"/>
          <w:szCs w:val="24"/>
        </w:rPr>
        <w:t xml:space="preserve"> que ha tenido tanto la cantidad de dispositivos móviles, como el número de usuarios de </w:t>
      </w:r>
      <w:r w:rsidR="00C13948" w:rsidRPr="004F44F3">
        <w:rPr>
          <w:sz w:val="24"/>
          <w:szCs w:val="24"/>
        </w:rPr>
        <w:t>Internet</w:t>
      </w:r>
      <w:r w:rsidR="004F44F3">
        <w:rPr>
          <w:sz w:val="24"/>
          <w:szCs w:val="24"/>
        </w:rPr>
        <w:t>, han hecho de é</w:t>
      </w:r>
      <w:r w:rsidR="00E513F1" w:rsidRPr="004F44F3">
        <w:rPr>
          <w:sz w:val="24"/>
          <w:szCs w:val="24"/>
        </w:rPr>
        <w:t xml:space="preserve">ste </w:t>
      </w:r>
      <w:r w:rsidR="00446986" w:rsidRPr="004F44F3">
        <w:rPr>
          <w:sz w:val="24"/>
          <w:szCs w:val="24"/>
        </w:rPr>
        <w:t>último</w:t>
      </w:r>
      <w:r w:rsidR="00E513F1" w:rsidRPr="004F44F3">
        <w:rPr>
          <w:sz w:val="24"/>
          <w:szCs w:val="24"/>
        </w:rPr>
        <w:t xml:space="preserve"> un excelente </w:t>
      </w:r>
      <w:r w:rsidR="004F44F3">
        <w:rPr>
          <w:sz w:val="24"/>
          <w:szCs w:val="24"/>
        </w:rPr>
        <w:t>entorno</w:t>
      </w:r>
      <w:r w:rsidR="00E513F1" w:rsidRPr="004F44F3">
        <w:rPr>
          <w:sz w:val="24"/>
          <w:szCs w:val="24"/>
        </w:rPr>
        <w:t xml:space="preserve"> donde promocionarse, vender y proyectarse internacionalmente para los proveedores, que sin importar el capital inicial pueden competir con grandes </w:t>
      </w:r>
      <w:r w:rsidR="004F44F3">
        <w:rPr>
          <w:sz w:val="24"/>
          <w:szCs w:val="24"/>
        </w:rPr>
        <w:t>empresas</w:t>
      </w:r>
      <w:r w:rsidR="00E513F1" w:rsidRPr="004F44F3">
        <w:rPr>
          <w:sz w:val="24"/>
          <w:szCs w:val="24"/>
        </w:rPr>
        <w:t xml:space="preserve"> sin </w:t>
      </w:r>
      <w:del w:id="24" w:author="pelo" w:date="2013-12-13T01:45:00Z">
        <w:r w:rsidR="00E513F1" w:rsidRPr="004F44F3" w:rsidDel="00301E8A">
          <w:rPr>
            <w:sz w:val="24"/>
            <w:szCs w:val="24"/>
          </w:rPr>
          <w:delText>tantas desventajas</w:delText>
        </w:r>
      </w:del>
    </w:p>
    <w:p w:rsidR="00E513F1" w:rsidRPr="004F44F3" w:rsidRDefault="00301E8A" w:rsidP="008F659B">
      <w:pPr>
        <w:spacing w:after="0"/>
        <w:jc w:val="both"/>
        <w:rPr>
          <w:sz w:val="24"/>
          <w:szCs w:val="24"/>
        </w:rPr>
      </w:pPr>
      <w:ins w:id="25" w:author="pelo" w:date="2013-12-13T01:46:00Z">
        <w:r>
          <w:rPr>
            <w:sz w:val="24"/>
            <w:szCs w:val="24"/>
          </w:rPr>
          <w:t>de igual a igual</w:t>
        </w:r>
      </w:ins>
      <w:r w:rsidR="00E513F1" w:rsidRPr="004F44F3">
        <w:rPr>
          <w:sz w:val="24"/>
          <w:szCs w:val="24"/>
        </w:rPr>
        <w:t>; y un lugar donde encontrar ofertas variadas desde la comodidad del hogar para los clientes.</w:t>
      </w:r>
    </w:p>
    <w:p w:rsidR="00E513F1" w:rsidRPr="004F44F3" w:rsidRDefault="00E513F1" w:rsidP="008F659B">
      <w:pPr>
        <w:spacing w:after="0"/>
        <w:jc w:val="both"/>
        <w:rPr>
          <w:sz w:val="24"/>
          <w:szCs w:val="24"/>
        </w:rPr>
      </w:pPr>
    </w:p>
    <w:p w:rsidR="00301E8A" w:rsidRDefault="00E513F1" w:rsidP="008F659B">
      <w:pPr>
        <w:spacing w:after="0"/>
        <w:jc w:val="both"/>
        <w:rPr>
          <w:ins w:id="26" w:author="pelo" w:date="2013-12-13T01:47:00Z"/>
          <w:sz w:val="24"/>
          <w:szCs w:val="24"/>
        </w:rPr>
      </w:pPr>
      <w:r w:rsidRPr="004F44F3">
        <w:rPr>
          <w:sz w:val="24"/>
          <w:szCs w:val="24"/>
        </w:rPr>
        <w:t xml:space="preserve">Hoy en día, la mayoría de las empresas que tradicionalmente ofrecían sus productos en locales de atención al público se están sumando a esta tendencia de </w:t>
      </w:r>
      <w:del w:id="27" w:author="pelo" w:date="2013-12-13T01:47:00Z">
        <w:r w:rsidRPr="004F44F3" w:rsidDel="00301E8A">
          <w:rPr>
            <w:sz w:val="24"/>
            <w:szCs w:val="24"/>
          </w:rPr>
          <w:delText>ofrecer sus productos</w:delText>
        </w:r>
      </w:del>
    </w:p>
    <w:p w:rsidR="00E513F1" w:rsidRPr="004F44F3" w:rsidRDefault="00301E8A" w:rsidP="008F659B">
      <w:pPr>
        <w:spacing w:after="0"/>
        <w:jc w:val="both"/>
        <w:rPr>
          <w:sz w:val="24"/>
          <w:szCs w:val="24"/>
        </w:rPr>
      </w:pPr>
      <w:ins w:id="28" w:author="pelo" w:date="2013-12-13T01:47:00Z">
        <w:r>
          <w:rPr>
            <w:sz w:val="24"/>
            <w:szCs w:val="24"/>
          </w:rPr>
          <w:t>comercializarlos</w:t>
        </w:r>
      </w:ins>
      <w:r w:rsidR="00E513F1" w:rsidRPr="004F44F3">
        <w:rPr>
          <w:sz w:val="24"/>
          <w:szCs w:val="24"/>
        </w:rPr>
        <w:t xml:space="preserve"> tanto de manera tradicional como directamente desde </w:t>
      </w:r>
      <w:r w:rsidR="00C13948" w:rsidRPr="004F44F3">
        <w:rPr>
          <w:sz w:val="24"/>
          <w:szCs w:val="24"/>
        </w:rPr>
        <w:t>Internet</w:t>
      </w:r>
      <w:r w:rsidR="00E513F1" w:rsidRPr="004F44F3">
        <w:rPr>
          <w:sz w:val="24"/>
          <w:szCs w:val="24"/>
        </w:rPr>
        <w:t xml:space="preserve"> a través de algún Marketplace ya existente, o creando su propio Marketplace especifico. </w:t>
      </w:r>
    </w:p>
    <w:p w:rsidR="00E513F1" w:rsidRPr="004F44F3" w:rsidRDefault="00E513F1" w:rsidP="008F659B">
      <w:pPr>
        <w:spacing w:after="0"/>
        <w:jc w:val="both"/>
        <w:rPr>
          <w:sz w:val="24"/>
          <w:szCs w:val="24"/>
        </w:rPr>
      </w:pPr>
    </w:p>
    <w:p w:rsidR="00301E8A" w:rsidRDefault="00E513F1" w:rsidP="008F659B">
      <w:pPr>
        <w:spacing w:after="0"/>
        <w:jc w:val="both"/>
        <w:rPr>
          <w:ins w:id="29" w:author="pelo" w:date="2013-12-13T01:48:00Z"/>
          <w:sz w:val="24"/>
          <w:szCs w:val="24"/>
        </w:rPr>
      </w:pPr>
      <w:r w:rsidRPr="004F44F3">
        <w:rPr>
          <w:sz w:val="24"/>
          <w:szCs w:val="24"/>
        </w:rPr>
        <w:t xml:space="preserve">Esta nueva tendencia, implica grandes desafíos tanto para los proveedores, </w:t>
      </w:r>
      <w:r w:rsidR="00371647">
        <w:rPr>
          <w:sz w:val="24"/>
          <w:szCs w:val="24"/>
        </w:rPr>
        <w:t>que deben adaptar su filosofía de trabajo</w:t>
      </w:r>
      <w:r w:rsidRPr="004F44F3">
        <w:rPr>
          <w:sz w:val="24"/>
          <w:szCs w:val="24"/>
        </w:rPr>
        <w:t xml:space="preserve"> y aclimatarse rápidamente para continuar siendo rentables ya que la competencia puede llegar d</w:t>
      </w:r>
      <w:r w:rsidR="00371647">
        <w:rPr>
          <w:sz w:val="24"/>
          <w:szCs w:val="24"/>
        </w:rPr>
        <w:t>e cualquier parte del mundo a tra</w:t>
      </w:r>
      <w:r w:rsidRPr="004F44F3">
        <w:rPr>
          <w:sz w:val="24"/>
          <w:szCs w:val="24"/>
        </w:rPr>
        <w:t>v</w:t>
      </w:r>
      <w:r w:rsidR="00371647">
        <w:rPr>
          <w:sz w:val="24"/>
          <w:szCs w:val="24"/>
        </w:rPr>
        <w:t>é</w:t>
      </w:r>
      <w:r w:rsidRPr="004F44F3">
        <w:rPr>
          <w:sz w:val="24"/>
          <w:szCs w:val="24"/>
        </w:rPr>
        <w:t xml:space="preserve">s de sitios internacionales como Amazon.com, e-bay.com, entre otros tantos; como para las </w:t>
      </w:r>
      <w:r w:rsidR="00400F52">
        <w:rPr>
          <w:sz w:val="24"/>
          <w:szCs w:val="24"/>
        </w:rPr>
        <w:t>empresas</w:t>
      </w:r>
      <w:r w:rsidRPr="004F44F3">
        <w:rPr>
          <w:sz w:val="24"/>
          <w:szCs w:val="24"/>
        </w:rPr>
        <w:t xml:space="preserve"> involucradas en el desarrollo de </w:t>
      </w:r>
      <w:r w:rsidR="00400F52" w:rsidRPr="00400F52">
        <w:rPr>
          <w:sz w:val="24"/>
          <w:szCs w:val="24"/>
        </w:rPr>
        <w:t>é</w:t>
      </w:r>
      <w:r w:rsidRPr="00400F52">
        <w:rPr>
          <w:sz w:val="24"/>
          <w:szCs w:val="24"/>
        </w:rPr>
        <w:t>stas</w:t>
      </w:r>
      <w:r w:rsidRPr="004F44F3">
        <w:rPr>
          <w:sz w:val="24"/>
          <w:szCs w:val="24"/>
        </w:rPr>
        <w:t xml:space="preserve"> aplicaciones, ya que las mismas manejan sumas de dinero cada vez </w:t>
      </w:r>
      <w:r w:rsidR="0030564C" w:rsidRPr="004F44F3">
        <w:rPr>
          <w:sz w:val="24"/>
          <w:szCs w:val="24"/>
        </w:rPr>
        <w:t>más</w:t>
      </w:r>
      <w:r w:rsidRPr="004F44F3">
        <w:rPr>
          <w:sz w:val="24"/>
          <w:szCs w:val="24"/>
        </w:rPr>
        <w:t xml:space="preserve"> importantes lo que supone riesgos </w:t>
      </w:r>
      <w:r w:rsidR="007F249F">
        <w:rPr>
          <w:sz w:val="24"/>
          <w:szCs w:val="24"/>
        </w:rPr>
        <w:t xml:space="preserve">en caso de no aplicar </w:t>
      </w:r>
      <w:del w:id="30" w:author="pelo" w:date="2013-12-13T01:48:00Z">
        <w:r w:rsidRPr="004F44F3" w:rsidDel="00301E8A">
          <w:rPr>
            <w:sz w:val="24"/>
            <w:szCs w:val="24"/>
          </w:rPr>
          <w:delText xml:space="preserve">medidas de seguridad </w:delText>
        </w:r>
        <w:r w:rsidR="007F249F" w:rsidDel="00301E8A">
          <w:rPr>
            <w:sz w:val="24"/>
            <w:szCs w:val="24"/>
          </w:rPr>
          <w:delText>informática</w:delText>
        </w:r>
      </w:del>
    </w:p>
    <w:p w:rsidR="00E513F1" w:rsidRPr="004F44F3" w:rsidRDefault="00301E8A" w:rsidP="008F659B">
      <w:pPr>
        <w:spacing w:after="0"/>
        <w:jc w:val="both"/>
        <w:rPr>
          <w:sz w:val="24"/>
          <w:szCs w:val="24"/>
        </w:rPr>
      </w:pPr>
      <w:ins w:id="31" w:author="pelo" w:date="2013-12-13T01:48:00Z">
        <w:r>
          <w:rPr>
            <w:sz w:val="24"/>
            <w:szCs w:val="24"/>
          </w:rPr>
          <w:t xml:space="preserve">las medidas de seguridad </w:t>
        </w:r>
      </w:ins>
      <w:ins w:id="32" w:author="pelo" w:date="2013-12-13T01:49:00Z">
        <w:r>
          <w:rPr>
            <w:sz w:val="24"/>
            <w:szCs w:val="24"/>
          </w:rPr>
          <w:t>informática</w:t>
        </w:r>
      </w:ins>
      <w:ins w:id="33" w:author="pelo" w:date="2013-12-13T01:48:00Z">
        <w:r>
          <w:rPr>
            <w:sz w:val="24"/>
            <w:szCs w:val="24"/>
          </w:rPr>
          <w:t xml:space="preserve"> </w:t>
        </w:r>
      </w:ins>
      <w:ins w:id="34" w:author="pelo" w:date="2013-12-13T01:49:00Z">
        <w:r>
          <w:rPr>
            <w:sz w:val="24"/>
            <w:szCs w:val="24"/>
          </w:rPr>
          <w:t>suficientes</w:t>
        </w:r>
      </w:ins>
      <w:r w:rsidR="00E513F1" w:rsidRPr="004F44F3">
        <w:rPr>
          <w:sz w:val="24"/>
          <w:szCs w:val="24"/>
        </w:rPr>
        <w:t xml:space="preserve">.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35" w:name="_Toc374659723"/>
      <w:r w:rsidRPr="00A224C8">
        <w:t>Objetivos y resultados esperados</w:t>
      </w:r>
      <w:bookmarkEnd w:id="35"/>
    </w:p>
    <w:p w:rsidR="00E47176" w:rsidRPr="00631ADA" w:rsidRDefault="00E47176" w:rsidP="00E47176">
      <w:pPr>
        <w:spacing w:after="0"/>
        <w:jc w:val="both"/>
        <w:rPr>
          <w:sz w:val="24"/>
          <w:szCs w:val="24"/>
        </w:rPr>
      </w:pPr>
      <w:r w:rsidRPr="00631ADA">
        <w:rPr>
          <w:sz w:val="24"/>
          <w:szCs w:val="24"/>
        </w:rPr>
        <w:t xml:space="preserve">El objetivo del proyecto consiste en realizar el análisis, diseño e implementación de un Marketplace tanto web como para dispositivos móviles Android. </w:t>
      </w:r>
    </w:p>
    <w:p w:rsidR="00E47176" w:rsidRPr="00631ADA" w:rsidRDefault="00E47176" w:rsidP="00E47176">
      <w:pPr>
        <w:jc w:val="both"/>
        <w:rPr>
          <w:sz w:val="24"/>
          <w:szCs w:val="24"/>
        </w:rPr>
      </w:pPr>
      <w:r w:rsidRPr="00631ADA">
        <w:rPr>
          <w:sz w:val="24"/>
          <w:szCs w:val="24"/>
        </w:rPr>
        <w:t>Como solución final se espera un Marketplace web en el que se podrán regist</w:t>
      </w:r>
      <w:r w:rsidR="00D266C8">
        <w:rPr>
          <w:sz w:val="24"/>
          <w:szCs w:val="24"/>
        </w:rPr>
        <w:t>rar distintos tipos de usuarios:</w:t>
      </w:r>
      <w:r w:rsidRPr="00631ADA">
        <w:rPr>
          <w:sz w:val="24"/>
          <w:szCs w:val="24"/>
        </w:rPr>
        <w:t xml:space="preserve"> los proveedores, quienes podrán poner diversos tipos de contenidos a disposición de otros usuarios, tanto sean de</w:t>
      </w:r>
      <w:r w:rsidR="00D266C8">
        <w:rPr>
          <w:sz w:val="24"/>
          <w:szCs w:val="24"/>
        </w:rPr>
        <w:t xml:space="preserve"> forma gratuita como a la venta,</w:t>
      </w:r>
      <w:r w:rsidRPr="00631ADA">
        <w:rPr>
          <w:sz w:val="24"/>
          <w:szCs w:val="24"/>
        </w:rPr>
        <w:t xml:space="preserve"> </w:t>
      </w:r>
      <w:r w:rsidR="00D266C8">
        <w:rPr>
          <w:sz w:val="24"/>
          <w:szCs w:val="24"/>
        </w:rPr>
        <w:t>y</w:t>
      </w:r>
      <w:r w:rsidRPr="00631ADA">
        <w:rPr>
          <w:sz w:val="24"/>
          <w:szCs w:val="24"/>
        </w:rPr>
        <w:t xml:space="preserve"> los clientes que podrán adquirir los contenidos, comentarlos, puntuarlos, entre otras tantas acciones. La solución va a ir acompañada de una aplicación nativa Android, con la cual los usuarios puedan ver y/o adquirir los contenidos del sistema, agregar a favoritos, y más</w:t>
      </w:r>
      <w:r w:rsidR="00D266C8">
        <w:rPr>
          <w:sz w:val="24"/>
          <w:szCs w:val="24"/>
        </w:rPr>
        <w:t>, c</w:t>
      </w:r>
      <w:r w:rsidRPr="00631ADA">
        <w:rPr>
          <w:sz w:val="24"/>
          <w:szCs w:val="24"/>
        </w:rPr>
        <w:t xml:space="preserve">on la ventaja de que podrán acceder a las listas de contenidos sin necesidad de estar conectados a </w:t>
      </w:r>
      <w:r w:rsidR="00C13948" w:rsidRPr="00631ADA">
        <w:rPr>
          <w:sz w:val="24"/>
          <w:szCs w:val="24"/>
        </w:rPr>
        <w:t>Internet</w:t>
      </w:r>
      <w:r w:rsidRPr="00631ADA">
        <w:rPr>
          <w:sz w:val="24"/>
          <w:szCs w:val="24"/>
        </w:rPr>
        <w:t xml:space="preserve">. Al tratarse de una aplicación dirigida a compra/descarga de contenidos, la interfaz deberá ser amigable y llamativa para que el </w:t>
      </w:r>
      <w:r w:rsidR="00EC53B8">
        <w:rPr>
          <w:sz w:val="24"/>
          <w:szCs w:val="24"/>
        </w:rPr>
        <w:t>usuario</w:t>
      </w:r>
      <w:r w:rsidRPr="00631ADA">
        <w:rPr>
          <w:sz w:val="24"/>
          <w:szCs w:val="24"/>
        </w:rPr>
        <w:t xml:space="preserve"> se sienta cómodo</w:t>
      </w:r>
      <w:r w:rsidR="00EC53B8">
        <w:rPr>
          <w:sz w:val="24"/>
          <w:szCs w:val="24"/>
        </w:rPr>
        <w:t xml:space="preserve"> al navegar a través de los mismos</w:t>
      </w:r>
      <w:r w:rsidRPr="00631ADA">
        <w:rPr>
          <w:sz w:val="24"/>
          <w:szCs w:val="24"/>
        </w:rPr>
        <w:t>.</w:t>
      </w:r>
    </w:p>
    <w:p w:rsidR="00E47176" w:rsidRPr="00631ADA" w:rsidRDefault="00E47176" w:rsidP="00E47176">
      <w:pPr>
        <w:jc w:val="both"/>
        <w:rPr>
          <w:sz w:val="24"/>
          <w:szCs w:val="24"/>
        </w:rPr>
      </w:pPr>
      <w:r w:rsidRPr="00631ADA">
        <w:rPr>
          <w:sz w:val="24"/>
          <w:szCs w:val="24"/>
        </w:rPr>
        <w:lastRenderedPageBreak/>
        <w:t>En el capítulo</w:t>
      </w:r>
      <w:r w:rsidR="007E65F3">
        <w:rPr>
          <w:sz w:val="24"/>
          <w:szCs w:val="24"/>
        </w:rPr>
        <w:t xml:space="preserve"> </w:t>
      </w:r>
      <w:r w:rsidRPr="007E65F3">
        <w:rPr>
          <w:b/>
          <w:i/>
          <w:sz w:val="24"/>
          <w:szCs w:val="24"/>
        </w:rPr>
        <w:t>Estado del Arte</w:t>
      </w:r>
      <w:r w:rsidRPr="00631ADA">
        <w:rPr>
          <w:sz w:val="24"/>
          <w:szCs w:val="24"/>
        </w:rPr>
        <w:t>, se presenta un marco conceptual que servirá de base teórica para comprender los capítulos posteriores.</w:t>
      </w:r>
      <w:r w:rsidR="00213909">
        <w:rPr>
          <w:sz w:val="24"/>
          <w:szCs w:val="24"/>
        </w:rPr>
        <w:t xml:space="preserve"> </w:t>
      </w:r>
      <w:r w:rsidR="007E65F3">
        <w:rPr>
          <w:sz w:val="24"/>
          <w:szCs w:val="24"/>
        </w:rPr>
        <w:t>E</w:t>
      </w:r>
      <w:r w:rsidR="00213909">
        <w:rPr>
          <w:sz w:val="24"/>
          <w:szCs w:val="24"/>
        </w:rPr>
        <w:t>n e</w:t>
      </w:r>
      <w:r w:rsidRPr="00631ADA">
        <w:rPr>
          <w:sz w:val="24"/>
          <w:szCs w:val="24"/>
        </w:rPr>
        <w:t>l capítulo</w:t>
      </w:r>
      <w:r w:rsidR="007E65F3">
        <w:rPr>
          <w:sz w:val="24"/>
          <w:szCs w:val="24"/>
        </w:rPr>
        <w:t xml:space="preserve"> </w:t>
      </w:r>
      <w:r w:rsidR="00213909" w:rsidRPr="00213909">
        <w:rPr>
          <w:b/>
          <w:i/>
          <w:sz w:val="24"/>
          <w:szCs w:val="24"/>
        </w:rPr>
        <w:t>Proceso de desarrollo de la solución</w:t>
      </w:r>
      <w:r w:rsidR="007E65F3">
        <w:rPr>
          <w:b/>
          <w:i/>
          <w:sz w:val="24"/>
          <w:szCs w:val="24"/>
        </w:rPr>
        <w:t xml:space="preserve"> </w:t>
      </w:r>
      <w:r w:rsidR="007E65F3">
        <w:rPr>
          <w:sz w:val="24"/>
          <w:szCs w:val="24"/>
        </w:rPr>
        <w:t>por otra parte</w:t>
      </w:r>
      <w:r w:rsidRPr="00631ADA">
        <w:rPr>
          <w:sz w:val="24"/>
          <w:szCs w:val="24"/>
        </w:rPr>
        <w:t xml:space="preserve">, se detalla el proceso de desarrollo y evolución del proyecto. En el capítulo </w:t>
      </w:r>
      <w:r w:rsidRPr="00213909">
        <w:rPr>
          <w:b/>
          <w:i/>
          <w:sz w:val="24"/>
          <w:szCs w:val="24"/>
        </w:rPr>
        <w:t>Conclusiones</w:t>
      </w:r>
      <w:r w:rsidRPr="00631ADA">
        <w:rPr>
          <w:sz w:val="24"/>
          <w:szCs w:val="24"/>
        </w:rPr>
        <w:t xml:space="preserve">, se analizan los resultados obtenidos y el trabajo realizado. Por último en la sección de </w:t>
      </w:r>
      <w:commentRangeStart w:id="36"/>
      <w:r w:rsidR="00213909">
        <w:rPr>
          <w:b/>
          <w:i/>
          <w:sz w:val="24"/>
          <w:szCs w:val="24"/>
        </w:rPr>
        <w:t>Trabajo</w:t>
      </w:r>
      <w:r w:rsidRPr="00213909">
        <w:rPr>
          <w:b/>
          <w:i/>
          <w:sz w:val="24"/>
          <w:szCs w:val="24"/>
        </w:rPr>
        <w:t xml:space="preserve"> a futuro</w:t>
      </w:r>
      <w:r w:rsidRPr="00631ADA">
        <w:rPr>
          <w:sz w:val="24"/>
          <w:szCs w:val="24"/>
        </w:rPr>
        <w:t xml:space="preserve"> se </w:t>
      </w:r>
      <w:r w:rsidR="00A55A5A">
        <w:rPr>
          <w:sz w:val="24"/>
          <w:szCs w:val="24"/>
        </w:rPr>
        <w:t>detallan las mejoras a implementar así como nuevas funcionalidades que por cuestión de alcance se detectaron pero no se realizaron</w:t>
      </w:r>
      <w:r w:rsidRPr="00631ADA">
        <w:rPr>
          <w:sz w:val="24"/>
          <w:szCs w:val="24"/>
        </w:rPr>
        <w:t>.</w:t>
      </w:r>
      <w:commentRangeEnd w:id="36"/>
      <w:r w:rsidR="00FD46D8">
        <w:rPr>
          <w:rStyle w:val="Refdecomentario"/>
          <w:lang w:val="es-ES" w:eastAsia="es-ES"/>
        </w:rPr>
        <w:commentReference w:id="36"/>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37" w:name="_Toc374659724"/>
      <w:r w:rsidRPr="00A224C8">
        <w:lastRenderedPageBreak/>
        <w:t>Estado del arte</w:t>
      </w:r>
      <w:bookmarkEnd w:id="37"/>
    </w:p>
    <w:p w:rsidR="004E01DD" w:rsidRPr="00A224C8" w:rsidRDefault="004E01DD" w:rsidP="004E01DD">
      <w:pPr>
        <w:pStyle w:val="Ttulo2"/>
        <w:rPr>
          <w:sz w:val="18"/>
          <w:szCs w:val="18"/>
        </w:rPr>
      </w:pPr>
      <w:bookmarkStart w:id="38" w:name="_Toc366690004"/>
      <w:bookmarkStart w:id="39" w:name="_Toc374659725"/>
      <w:r w:rsidRPr="00A224C8">
        <w:t>E-commerce</w:t>
      </w:r>
      <w:bookmarkEnd w:id="38"/>
      <w:bookmarkEnd w:id="39"/>
    </w:p>
    <w:p w:rsidR="004E01DD" w:rsidRPr="00F3571C" w:rsidRDefault="004E01DD" w:rsidP="00F3571C">
      <w:pPr>
        <w:jc w:val="both"/>
        <w:rPr>
          <w:sz w:val="24"/>
          <w:szCs w:val="24"/>
        </w:rPr>
      </w:pPr>
      <w:r w:rsidRPr="00F3571C">
        <w:rPr>
          <w:sz w:val="24"/>
          <w:szCs w:val="24"/>
        </w:rPr>
        <w:t xml:space="preserve">El objetivo de este informe es </w:t>
      </w:r>
      <w:r w:rsidR="00C0238F">
        <w:rPr>
          <w:sz w:val="24"/>
          <w:szCs w:val="24"/>
        </w:rPr>
        <w:t>adentrarse</w:t>
      </w:r>
      <w:r w:rsidRPr="00F3571C">
        <w:rPr>
          <w:sz w:val="24"/>
          <w:szCs w:val="24"/>
        </w:rPr>
        <w:t xml:space="preserve"> en el mundo de los </w:t>
      </w:r>
      <w:r w:rsidR="00A514A0" w:rsidRPr="00F3571C">
        <w:rPr>
          <w:sz w:val="24"/>
          <w:szCs w:val="24"/>
        </w:rPr>
        <w:t>Marketplaces</w:t>
      </w:r>
      <w:r w:rsidRPr="00F3571C">
        <w:rPr>
          <w:sz w:val="24"/>
          <w:szCs w:val="24"/>
        </w:rPr>
        <w:t>, en el marco del desarr</w:t>
      </w:r>
      <w:r w:rsidR="00FD46D8">
        <w:rPr>
          <w:sz w:val="24"/>
          <w:szCs w:val="24"/>
        </w:rPr>
        <w:t>ollo del proyecto de Tecnólogo I</w:t>
      </w:r>
      <w:r w:rsidRPr="00F3571C">
        <w:rPr>
          <w:sz w:val="24"/>
          <w:szCs w:val="24"/>
        </w:rPr>
        <w:t xml:space="preserve">nformático. No </w:t>
      </w:r>
      <w:r w:rsidR="00FD46D8">
        <w:rPr>
          <w:sz w:val="24"/>
          <w:szCs w:val="24"/>
        </w:rPr>
        <w:t>se puede</w:t>
      </w:r>
      <w:r w:rsidRPr="00F3571C">
        <w:rPr>
          <w:sz w:val="24"/>
          <w:szCs w:val="24"/>
        </w:rPr>
        <w:t xml:space="preserve"> hablar de </w:t>
      </w:r>
      <w:r w:rsidR="00A514A0" w:rsidRPr="00F3571C">
        <w:rPr>
          <w:sz w:val="24"/>
          <w:szCs w:val="24"/>
        </w:rPr>
        <w:t>Marketplaces</w:t>
      </w:r>
      <w:r w:rsidRPr="00F3571C">
        <w:rPr>
          <w:sz w:val="24"/>
          <w:szCs w:val="24"/>
        </w:rPr>
        <w:t xml:space="preserve"> sin antes mencionar generalidades del concepto de E-commerce. En los siguientes párrafos </w:t>
      </w:r>
      <w:r w:rsidR="00CE16FB">
        <w:rPr>
          <w:sz w:val="24"/>
          <w:szCs w:val="24"/>
        </w:rPr>
        <w:t>se dará</w:t>
      </w:r>
      <w:r w:rsidRPr="00F3571C">
        <w:rPr>
          <w:sz w:val="24"/>
          <w:szCs w:val="24"/>
        </w:rPr>
        <w:t xml:space="preserve"> una noción general del concepto de comercio electrónico, así como algunas características y clasificaciones.</w:t>
      </w:r>
    </w:p>
    <w:p w:rsidR="004E01DD" w:rsidRPr="00A224C8" w:rsidRDefault="004E01DD" w:rsidP="004E01DD">
      <w:pPr>
        <w:pStyle w:val="Ttulo3"/>
      </w:pPr>
      <w:bookmarkStart w:id="40" w:name="_Toc366690005"/>
      <w:bookmarkStart w:id="41" w:name="_Toc374659726"/>
      <w:r w:rsidRPr="00A224C8">
        <w:t>Definición</w:t>
      </w:r>
      <w:bookmarkEnd w:id="40"/>
      <w:bookmarkEnd w:id="41"/>
    </w:p>
    <w:p w:rsidR="00865480" w:rsidRDefault="004E01DD" w:rsidP="00CE16FB">
      <w:pPr>
        <w:jc w:val="both"/>
        <w:rPr>
          <w:ins w:id="42" w:author="pelo" w:date="2013-12-13T01:53:00Z"/>
          <w:sz w:val="24"/>
          <w:szCs w:val="24"/>
        </w:rPr>
      </w:pPr>
      <w:commentRangeStart w:id="43"/>
      <w:r w:rsidRPr="004223C8">
        <w:rPr>
          <w:sz w:val="24"/>
          <w:szCs w:val="24"/>
        </w:rPr>
        <w:t>Existen innumerables defini</w:t>
      </w:r>
      <w:r w:rsidR="00CE16FB" w:rsidRPr="004223C8">
        <w:rPr>
          <w:sz w:val="24"/>
          <w:szCs w:val="24"/>
        </w:rPr>
        <w:t xml:space="preserve">ciones de comercio electrónico </w:t>
      </w:r>
      <w:r w:rsidRPr="004223C8">
        <w:rPr>
          <w:sz w:val="24"/>
          <w:szCs w:val="24"/>
        </w:rPr>
        <w:t xml:space="preserve">desde diferentes puntos de vista, se considerará la más adecuada para el enfoque del presente documento. </w:t>
      </w:r>
    </w:p>
    <w:p w:rsidR="004E01DD" w:rsidRPr="004223C8" w:rsidRDefault="00865480" w:rsidP="00CE16FB">
      <w:pPr>
        <w:jc w:val="both"/>
        <w:rPr>
          <w:sz w:val="24"/>
          <w:szCs w:val="24"/>
        </w:rPr>
      </w:pPr>
      <w:ins w:id="44" w:author="pelo" w:date="2013-12-13T01:53:00Z">
        <w:r>
          <w:rPr>
            <w:sz w:val="24"/>
            <w:szCs w:val="24"/>
          </w:rPr>
          <w:t xml:space="preserve">La misma </w:t>
        </w:r>
        <w:r>
          <w:rPr>
            <w:sz w:val="24"/>
            <w:szCs w:val="24"/>
          </w:rPr>
          <w:t>…</w:t>
        </w:r>
      </w:ins>
      <w:r w:rsidR="004E01DD" w:rsidRPr="004223C8">
        <w:rPr>
          <w:sz w:val="24"/>
          <w:szCs w:val="24"/>
        </w:rPr>
        <w:t xml:space="preserve">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sidRPr="004223C8">
        <w:rPr>
          <w:sz w:val="24"/>
          <w:szCs w:val="24"/>
        </w:rPr>
        <w:t>Internet</w:t>
      </w:r>
      <w:r w:rsidR="004E01DD" w:rsidRPr="004223C8">
        <w:rPr>
          <w:sz w:val="24"/>
          <w:szCs w:val="24"/>
        </w:rPr>
        <w:t xml:space="preserve">, o el </w:t>
      </w:r>
      <w:hyperlink w:anchor="edi_def" w:history="1">
        <w:r w:rsidR="004E01DD" w:rsidRPr="004223C8">
          <w:rPr>
            <w:rStyle w:val="Hipervnculo"/>
            <w:color w:val="auto"/>
            <w:sz w:val="24"/>
            <w:szCs w:val="24"/>
          </w:rPr>
          <w:t>EDI</w:t>
        </w:r>
      </w:hyperlink>
      <w:r w:rsidR="004E01DD" w:rsidRPr="004223C8">
        <w:rPr>
          <w:sz w:val="24"/>
          <w:szCs w:val="24"/>
        </w:rPr>
        <w:t>)”.</w:t>
      </w:r>
      <w:commentRangeEnd w:id="43"/>
      <w:r w:rsidR="004223C8">
        <w:rPr>
          <w:rStyle w:val="Refdecomentario"/>
          <w:lang w:val="es-ES" w:eastAsia="es-ES"/>
        </w:rPr>
        <w:commentReference w:id="43"/>
      </w:r>
    </w:p>
    <w:p w:rsidR="004F6485" w:rsidRPr="00A224C8" w:rsidRDefault="004E01DD" w:rsidP="004F6485">
      <w:pPr>
        <w:pStyle w:val="Ttulo2"/>
      </w:pPr>
      <w:bookmarkStart w:id="45" w:name="_Toc366690006"/>
      <w:bookmarkStart w:id="46" w:name="_Toc374659727"/>
      <w:r w:rsidRPr="00A224C8">
        <w:t>Características del comercio electrónico</w:t>
      </w:r>
      <w:bookmarkEnd w:id="45"/>
      <w:bookmarkEnd w:id="46"/>
    </w:p>
    <w:p w:rsidR="004E01DD" w:rsidRPr="00075E6D" w:rsidRDefault="004E01DD" w:rsidP="00075E6D">
      <w:pPr>
        <w:jc w:val="both"/>
        <w:rPr>
          <w:sz w:val="24"/>
          <w:szCs w:val="24"/>
        </w:rPr>
      </w:pPr>
      <w:r w:rsidRPr="00075E6D">
        <w:rPr>
          <w:sz w:val="24"/>
          <w:szCs w:val="24"/>
        </w:rPr>
        <w:t xml:space="preserve">En esta sección </w:t>
      </w:r>
      <w:r w:rsidR="00075E6D">
        <w:rPr>
          <w:sz w:val="24"/>
          <w:szCs w:val="24"/>
        </w:rPr>
        <w:t>se enumeran</w:t>
      </w:r>
      <w:r w:rsidRPr="00075E6D">
        <w:rPr>
          <w:sz w:val="24"/>
          <w:szCs w:val="24"/>
        </w:rPr>
        <w:t xml:space="preserve"> algunas de las características más destacables del comercio electrónico, así como.</w:t>
      </w:r>
    </w:p>
    <w:p w:rsidR="004E01DD" w:rsidRPr="00075E6D" w:rsidRDefault="004E01DD" w:rsidP="00075E6D">
      <w:pPr>
        <w:jc w:val="both"/>
        <w:rPr>
          <w:sz w:val="24"/>
          <w:szCs w:val="24"/>
        </w:rPr>
      </w:pPr>
      <w:r w:rsidRPr="00075E6D">
        <w:rPr>
          <w:b/>
          <w:sz w:val="24"/>
          <w:szCs w:val="24"/>
        </w:rPr>
        <w:t>Transacción de bienes y/o servicios.</w:t>
      </w:r>
      <w:r w:rsidRPr="00075E6D">
        <w:rPr>
          <w:sz w:val="24"/>
          <w:szCs w:val="24"/>
        </w:rPr>
        <w:t xml:space="preserve"> El comercio electrónico por </w:t>
      </w:r>
      <w:r w:rsidR="00C13948" w:rsidRPr="00075E6D">
        <w:rPr>
          <w:sz w:val="24"/>
          <w:szCs w:val="24"/>
        </w:rPr>
        <w:t>Internet</w:t>
      </w:r>
      <w:r w:rsidRPr="00075E6D">
        <w:rPr>
          <w:sz w:val="24"/>
          <w:szCs w:val="24"/>
        </w:rPr>
        <w:t xml:space="preserve">, es una clase de comercio electrónico que está involucrado dentro del comercio genérico, y </w:t>
      </w:r>
      <w:r w:rsidR="00075E6D" w:rsidRPr="00075E6D">
        <w:rPr>
          <w:sz w:val="24"/>
          <w:szCs w:val="24"/>
        </w:rPr>
        <w:t>a</w:t>
      </w:r>
      <w:r w:rsidRPr="00075E6D">
        <w:rPr>
          <w:sz w:val="24"/>
          <w:szCs w:val="24"/>
        </w:rPr>
        <w:t>barca la comercialización de productos (tanto bienes de consumo como bienes de capital) y servicios de infor</w:t>
      </w:r>
      <w:r w:rsidR="00075E6D" w:rsidRPr="00075E6D">
        <w:rPr>
          <w:sz w:val="24"/>
          <w:szCs w:val="24"/>
        </w:rPr>
        <w:t>mación (financieros y jurídicos)</w:t>
      </w:r>
      <w:r w:rsidRPr="00075E6D">
        <w:rPr>
          <w:sz w:val="24"/>
          <w:szCs w:val="24"/>
        </w:rPr>
        <w:t>, hasta actividades tradicionales (como asistencia sanitaria, educación) y otras actividades.</w:t>
      </w:r>
    </w:p>
    <w:p w:rsidR="004E01DD" w:rsidRPr="00075E6D" w:rsidRDefault="004E01DD" w:rsidP="00075E6D">
      <w:pPr>
        <w:jc w:val="both"/>
        <w:rPr>
          <w:sz w:val="24"/>
          <w:szCs w:val="24"/>
        </w:rPr>
      </w:pPr>
      <w:r w:rsidRPr="00075E6D">
        <w:rPr>
          <w:b/>
          <w:sz w:val="24"/>
          <w:szCs w:val="24"/>
        </w:rPr>
        <w:t>Utilización de medios electrónicos.</w:t>
      </w:r>
      <w:r w:rsidRPr="00075E6D">
        <w:rPr>
          <w:sz w:val="24"/>
          <w:szCs w:val="24"/>
        </w:rPr>
        <w:t xml:space="preserve"> La característica principal de esta clase de comercio, es que se realiza por medio electrónico, o sistema telemático, o </w:t>
      </w:r>
      <w:r w:rsidR="004F6485" w:rsidRPr="00075E6D">
        <w:rPr>
          <w:sz w:val="24"/>
          <w:szCs w:val="24"/>
        </w:rPr>
        <w:t>por algún medio de comunicación</w:t>
      </w:r>
      <w:r w:rsidRPr="00075E6D">
        <w:rPr>
          <w:sz w:val="24"/>
          <w:szCs w:val="24"/>
        </w:rPr>
        <w:t xml:space="preserve">. La contratación más frecuente es la vía </w:t>
      </w:r>
      <w:r w:rsidR="00C13948" w:rsidRPr="00075E6D">
        <w:rPr>
          <w:sz w:val="24"/>
          <w:szCs w:val="24"/>
        </w:rPr>
        <w:t>Internet</w:t>
      </w:r>
      <w:r w:rsidRPr="00075E6D">
        <w:rPr>
          <w:sz w:val="24"/>
          <w:szCs w:val="24"/>
        </w:rPr>
        <w:t>, debido a sus múltiples aplicaciones como son: el correo electrónico, el chat, la web (World Wide Web</w:t>
      </w:r>
      <w:r w:rsidR="004F6485" w:rsidRPr="00075E6D">
        <w:rPr>
          <w:sz w:val="24"/>
          <w:szCs w:val="24"/>
        </w:rPr>
        <w:t>),</w:t>
      </w:r>
      <w:r w:rsidRPr="00075E6D">
        <w:rPr>
          <w:sz w:val="24"/>
          <w:szCs w:val="24"/>
        </w:rPr>
        <w:t xml:space="preserve"> entre otras.</w:t>
      </w:r>
    </w:p>
    <w:p w:rsidR="004E01DD" w:rsidRPr="00075E6D" w:rsidRDefault="004F6485" w:rsidP="00075E6D">
      <w:pPr>
        <w:jc w:val="both"/>
        <w:rPr>
          <w:sz w:val="24"/>
          <w:szCs w:val="24"/>
        </w:rPr>
      </w:pPr>
      <w:r w:rsidRPr="00075E6D">
        <w:rPr>
          <w:b/>
          <w:sz w:val="24"/>
          <w:szCs w:val="24"/>
        </w:rPr>
        <w:t>Reducción de costo</w:t>
      </w:r>
      <w:r w:rsidR="004E01DD" w:rsidRPr="00075E6D">
        <w:rPr>
          <w:b/>
          <w:sz w:val="24"/>
          <w:szCs w:val="24"/>
        </w:rPr>
        <w:t xml:space="preserve">s de transacción. </w:t>
      </w:r>
      <w:r w:rsidRPr="00075E6D">
        <w:rPr>
          <w:sz w:val="24"/>
          <w:szCs w:val="24"/>
        </w:rPr>
        <w:t>Los costo</w:t>
      </w:r>
      <w:r w:rsidR="004E01DD" w:rsidRPr="00075E6D">
        <w:rPr>
          <w:sz w:val="24"/>
          <w:szCs w:val="24"/>
        </w:rPr>
        <w:t xml:space="preserve">s de transacción son los costos en los que tenemos que incurrir para celebrar un contrato. Estos incluyen los costos de negociación, los costos para encontrar información relevante, los costos de hacer </w:t>
      </w:r>
      <w:r w:rsidR="004E01DD" w:rsidRPr="00075E6D">
        <w:rPr>
          <w:sz w:val="24"/>
          <w:szCs w:val="24"/>
        </w:rPr>
        <w:lastRenderedPageBreak/>
        <w:t xml:space="preserve">cumplir los contratos, los costos de encontrar opciones adecuadas y </w:t>
      </w:r>
      <w:del w:id="47" w:author="pelo" w:date="2013-12-13T02:01:00Z">
        <w:r w:rsidR="004E01DD" w:rsidRPr="00075E6D" w:rsidDel="00865480">
          <w:rPr>
            <w:sz w:val="24"/>
            <w:szCs w:val="24"/>
          </w:rPr>
          <w:delText xml:space="preserve">de </w:delText>
        </w:r>
      </w:del>
      <w:ins w:id="48" w:author="pelo" w:date="2013-12-13T02:01:00Z">
        <w:r w:rsidR="00865480">
          <w:rPr>
            <w:sz w:val="24"/>
            <w:szCs w:val="24"/>
          </w:rPr>
          <w:t xml:space="preserve"> </w:t>
        </w:r>
        <w:r w:rsidR="00865480" w:rsidRPr="00075E6D">
          <w:rPr>
            <w:sz w:val="24"/>
            <w:szCs w:val="24"/>
          </w:rPr>
          <w:t xml:space="preserve"> </w:t>
        </w:r>
      </w:ins>
      <w:r w:rsidR="004E01DD" w:rsidRPr="00075E6D">
        <w:rPr>
          <w:sz w:val="24"/>
          <w:szCs w:val="24"/>
        </w:rPr>
        <w:t>elegir entre ellas, entre otros.</w:t>
      </w:r>
    </w:p>
    <w:p w:rsidR="004E01DD" w:rsidRPr="00075E6D" w:rsidRDefault="004E01DD" w:rsidP="00075E6D">
      <w:pPr>
        <w:jc w:val="both"/>
        <w:rPr>
          <w:sz w:val="24"/>
          <w:szCs w:val="24"/>
        </w:rPr>
      </w:pPr>
      <w:r w:rsidRPr="00075E6D">
        <w:rPr>
          <w:b/>
          <w:sz w:val="24"/>
          <w:szCs w:val="24"/>
        </w:rPr>
        <w:t>Ape</w:t>
      </w:r>
      <w:r w:rsidR="00075E6D">
        <w:rPr>
          <w:b/>
          <w:sz w:val="24"/>
          <w:szCs w:val="24"/>
        </w:rPr>
        <w:t>rtura de un nuevo mercado: “el M</w:t>
      </w:r>
      <w:r w:rsidRPr="00075E6D">
        <w:rPr>
          <w:b/>
          <w:sz w:val="24"/>
          <w:szCs w:val="24"/>
        </w:rPr>
        <w:t xml:space="preserve">ercado Virtual”. </w:t>
      </w:r>
      <w:r w:rsidRPr="00075E6D">
        <w:rPr>
          <w:sz w:val="24"/>
          <w:szCs w:val="24"/>
        </w:rPr>
        <w:t>En la actualidad podemos distinguir dos tipos de mercado</w:t>
      </w:r>
      <w:ins w:id="49" w:author="pelo" w:date="2013-12-13T02:02:00Z">
        <w:r w:rsidR="00865480">
          <w:rPr>
            <w:sz w:val="24"/>
            <w:szCs w:val="24"/>
          </w:rPr>
          <w:t>s</w:t>
        </w:r>
      </w:ins>
      <w:r w:rsidRPr="00075E6D">
        <w:rPr>
          <w:sz w:val="24"/>
          <w:szCs w:val="24"/>
        </w:rPr>
        <w:t xml:space="preserve">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F37E61" w:rsidRDefault="004E01DD" w:rsidP="00F37E61">
      <w:pPr>
        <w:jc w:val="both"/>
        <w:rPr>
          <w:sz w:val="24"/>
          <w:szCs w:val="24"/>
        </w:rPr>
      </w:pPr>
      <w:r w:rsidRPr="00F37E61">
        <w:rPr>
          <w:sz w:val="24"/>
          <w:szCs w:val="24"/>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w:t>
      </w:r>
      <w:ins w:id="50" w:author="pelo" w:date="2013-12-13T02:03:00Z">
        <w:r w:rsidR="00F71057">
          <w:rPr>
            <w:sz w:val="24"/>
            <w:szCs w:val="24"/>
          </w:rPr>
          <w:t xml:space="preserve"> </w:t>
        </w:r>
        <w:r w:rsidR="00F71057">
          <w:rPr>
            <w:sz w:val="24"/>
            <w:szCs w:val="24"/>
          </w:rPr>
          <w:t>¿</w:t>
        </w:r>
      </w:ins>
      <w:r w:rsidRPr="00F37E61">
        <w:rPr>
          <w:sz w:val="24"/>
          <w:szCs w:val="24"/>
        </w:rPr>
        <w:t>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w:t>
      </w:r>
      <w:r w:rsidR="00F37E61" w:rsidRPr="00F37E61">
        <w:rPr>
          <w:sz w:val="24"/>
          <w:szCs w:val="24"/>
        </w:rPr>
        <w:t>s</w:t>
      </w:r>
      <w:r w:rsidRPr="00F37E61">
        <w:rPr>
          <w:sz w:val="24"/>
          <w:szCs w:val="24"/>
        </w:rPr>
        <w:t>, por falta de seguridad jurídica en estas transacciones.</w:t>
      </w:r>
    </w:p>
    <w:p w:rsidR="004E01DD" w:rsidRPr="00A224C8" w:rsidRDefault="004E01DD" w:rsidP="00C6137F">
      <w:pPr>
        <w:pStyle w:val="Ttulo3"/>
      </w:pPr>
      <w:bookmarkStart w:id="51" w:name="_Toc366690007"/>
      <w:bookmarkStart w:id="52" w:name="_Toc374659728"/>
      <w:r w:rsidRPr="00A224C8">
        <w:t>Clasificación del comercio electrónico</w:t>
      </w:r>
      <w:bookmarkEnd w:id="51"/>
      <w:bookmarkEnd w:id="52"/>
    </w:p>
    <w:p w:rsidR="004E01DD" w:rsidRPr="00614931" w:rsidRDefault="004E01DD" w:rsidP="00614931">
      <w:pPr>
        <w:jc w:val="both"/>
        <w:rPr>
          <w:sz w:val="24"/>
          <w:szCs w:val="24"/>
        </w:rPr>
      </w:pPr>
      <w:r w:rsidRPr="00614931">
        <w:rPr>
          <w:sz w:val="24"/>
          <w:szCs w:val="24"/>
        </w:rPr>
        <w:t xml:space="preserve">Existen múltiples criterios de clasificación del comercio electrónico, pero para </w:t>
      </w:r>
      <w:r w:rsidR="00614931" w:rsidRPr="00614931">
        <w:rPr>
          <w:sz w:val="24"/>
          <w:szCs w:val="24"/>
        </w:rPr>
        <w:t>el presente</w:t>
      </w:r>
      <w:r w:rsidRPr="00614931">
        <w:rPr>
          <w:sz w:val="24"/>
          <w:szCs w:val="24"/>
        </w:rPr>
        <w:t xml:space="preserve"> estudio </w:t>
      </w:r>
      <w:r w:rsidR="00614931" w:rsidRPr="00614931">
        <w:rPr>
          <w:sz w:val="24"/>
          <w:szCs w:val="24"/>
        </w:rPr>
        <w:t xml:space="preserve">se </w:t>
      </w:r>
      <w:r w:rsidRPr="00614931">
        <w:rPr>
          <w:sz w:val="24"/>
          <w:szCs w:val="24"/>
        </w:rPr>
        <w:t>tomar</w:t>
      </w:r>
      <w:r w:rsidR="00614931" w:rsidRPr="00614931">
        <w:rPr>
          <w:sz w:val="24"/>
          <w:szCs w:val="24"/>
        </w:rPr>
        <w:t>a</w:t>
      </w:r>
      <w:r w:rsidRPr="00614931">
        <w:rPr>
          <w:sz w:val="24"/>
          <w:szCs w:val="24"/>
        </w:rPr>
        <w:t xml:space="preserve"> a tres de los más usuales. </w:t>
      </w:r>
    </w:p>
    <w:p w:rsidR="004E01DD" w:rsidRDefault="004E01DD" w:rsidP="00614931">
      <w:pPr>
        <w:jc w:val="both"/>
        <w:rPr>
          <w:ins w:id="53" w:author="pelo" w:date="2013-12-13T02:05:00Z"/>
          <w:sz w:val="24"/>
          <w:szCs w:val="24"/>
        </w:rPr>
      </w:pPr>
      <w:r w:rsidRPr="00614931">
        <w:rPr>
          <w:sz w:val="24"/>
          <w:szCs w:val="24"/>
        </w:rPr>
        <w:t xml:space="preserve">El primero se refiere a la clasificación que se da según la participación de los sujetos o agentes económicos que intervienen. En base a este criterio </w:t>
      </w:r>
      <w:r w:rsidR="00614931" w:rsidRPr="00614931">
        <w:rPr>
          <w:sz w:val="24"/>
          <w:szCs w:val="24"/>
        </w:rPr>
        <w:t>se tiene</w:t>
      </w:r>
      <w:r w:rsidRPr="00614931">
        <w:rPr>
          <w:sz w:val="24"/>
          <w:szCs w:val="24"/>
        </w:rPr>
        <w:t xml:space="preserve">: </w:t>
      </w:r>
      <w:r w:rsidRPr="00614931">
        <w:rPr>
          <w:b/>
          <w:sz w:val="24"/>
          <w:szCs w:val="24"/>
        </w:rPr>
        <w:t>Comercio</w:t>
      </w:r>
      <w:r w:rsidR="00D96780" w:rsidRPr="00614931">
        <w:rPr>
          <w:b/>
          <w:sz w:val="24"/>
          <w:szCs w:val="24"/>
        </w:rPr>
        <w:t xml:space="preserve"> entre empresas (b2b</w:t>
      </w:r>
      <w:r w:rsidR="00A514A0" w:rsidRPr="00614931">
        <w:rPr>
          <w:b/>
          <w:sz w:val="24"/>
          <w:szCs w:val="24"/>
        </w:rPr>
        <w:t>)</w:t>
      </w:r>
      <w:r w:rsidR="00A514A0" w:rsidRPr="00614931">
        <w:rPr>
          <w:sz w:val="24"/>
          <w:szCs w:val="24"/>
        </w:rPr>
        <w:t>,</w:t>
      </w:r>
      <w:r w:rsidR="00614931" w:rsidRPr="00614931">
        <w:rPr>
          <w:sz w:val="24"/>
          <w:szCs w:val="24"/>
        </w:rPr>
        <w:t xml:space="preserve"> </w:t>
      </w:r>
      <w:r w:rsidR="00227416" w:rsidRPr="00614931">
        <w:rPr>
          <w:sz w:val="24"/>
          <w:szCs w:val="24"/>
        </w:rPr>
        <w:t xml:space="preserve">el </w:t>
      </w:r>
      <w:r w:rsidR="00227416" w:rsidRPr="00614931">
        <w:rPr>
          <w:b/>
          <w:sz w:val="24"/>
          <w:szCs w:val="24"/>
        </w:rPr>
        <w:t>Comercio</w:t>
      </w:r>
      <w:r w:rsidRPr="00614931">
        <w:rPr>
          <w:b/>
          <w:sz w:val="24"/>
          <w:szCs w:val="24"/>
        </w:rPr>
        <w:t xml:space="preserve"> entre empresa y </w:t>
      </w:r>
      <w:del w:id="54" w:author="pelo" w:date="2013-12-13T02:04:00Z">
        <w:r w:rsidRPr="00614931" w:rsidDel="00F71057">
          <w:rPr>
            <w:b/>
            <w:sz w:val="24"/>
            <w:szCs w:val="24"/>
          </w:rPr>
          <w:delText xml:space="preserve">consumidos </w:delText>
        </w:r>
      </w:del>
      <w:ins w:id="55" w:author="pelo" w:date="2013-12-13T02:04:00Z">
        <w:r w:rsidR="00F71057">
          <w:rPr>
            <w:b/>
            <w:sz w:val="24"/>
            <w:szCs w:val="24"/>
          </w:rPr>
          <w:t>consumidores</w:t>
        </w:r>
        <w:r w:rsidR="00F71057" w:rsidRPr="00614931">
          <w:rPr>
            <w:b/>
            <w:sz w:val="24"/>
            <w:szCs w:val="24"/>
          </w:rPr>
          <w:t xml:space="preserve"> </w:t>
        </w:r>
      </w:ins>
      <w:r w:rsidRPr="00614931">
        <w:rPr>
          <w:b/>
          <w:sz w:val="24"/>
          <w:szCs w:val="24"/>
        </w:rPr>
        <w:t>(b2c)</w:t>
      </w:r>
      <w:r w:rsidRPr="00614931">
        <w:rPr>
          <w:sz w:val="24"/>
          <w:szCs w:val="24"/>
        </w:rPr>
        <w:t>,</w:t>
      </w:r>
      <w:r w:rsidRPr="00614931">
        <w:rPr>
          <w:b/>
          <w:sz w:val="24"/>
          <w:szCs w:val="24"/>
        </w:rPr>
        <w:t xml:space="preserve"> Comercio entre la empresa y el gobierno (b2g)</w:t>
      </w:r>
      <w:r w:rsidRPr="00614931">
        <w:rPr>
          <w:sz w:val="24"/>
          <w:szCs w:val="24"/>
        </w:rPr>
        <w:t xml:space="preserve">, </w:t>
      </w:r>
      <w:r w:rsidRPr="00614931">
        <w:rPr>
          <w:b/>
          <w:sz w:val="24"/>
          <w:szCs w:val="24"/>
        </w:rPr>
        <w:t>Comercio entre consumidor y consumidor (c2c)</w:t>
      </w:r>
      <w:r w:rsidRPr="00614931">
        <w:rPr>
          <w:sz w:val="24"/>
          <w:szCs w:val="24"/>
        </w:rPr>
        <w:t xml:space="preserve"> y finalmente el </w:t>
      </w:r>
      <w:r w:rsidR="00614931" w:rsidRPr="00614931">
        <w:rPr>
          <w:b/>
          <w:sz w:val="24"/>
          <w:szCs w:val="24"/>
        </w:rPr>
        <w:t>C</w:t>
      </w:r>
      <w:r w:rsidRPr="00614931">
        <w:rPr>
          <w:b/>
          <w:sz w:val="24"/>
          <w:szCs w:val="24"/>
        </w:rPr>
        <w:t>omercio electrónico entre el gobierno y el gobierno (g2g)</w:t>
      </w:r>
      <w:r w:rsidRPr="00614931">
        <w:rPr>
          <w:sz w:val="24"/>
          <w:szCs w:val="24"/>
        </w:rPr>
        <w:t>.</w:t>
      </w:r>
    </w:p>
    <w:p w:rsidR="00F71057" w:rsidRPr="00614931" w:rsidRDefault="00F71057" w:rsidP="00614931">
      <w:pPr>
        <w:jc w:val="both"/>
        <w:rPr>
          <w:sz w:val="24"/>
          <w:szCs w:val="24"/>
        </w:rPr>
      </w:pPr>
      <w:ins w:id="56" w:author="pelo" w:date="2013-12-13T02:05:00Z">
        <w:r>
          <w:rPr>
            <w:sz w:val="24"/>
            <w:szCs w:val="24"/>
          </w:rPr>
          <w:t>Todas las veces Comercio esta con mayuscula</w:t>
        </w:r>
      </w:ins>
    </w:p>
    <w:p w:rsidR="004E01DD" w:rsidRPr="007C2239" w:rsidRDefault="004E01DD" w:rsidP="007C2239">
      <w:pPr>
        <w:jc w:val="both"/>
        <w:rPr>
          <w:sz w:val="24"/>
          <w:szCs w:val="24"/>
        </w:rPr>
      </w:pPr>
      <w:r w:rsidRPr="007C2239">
        <w:rPr>
          <w:sz w:val="24"/>
          <w:szCs w:val="24"/>
        </w:rPr>
        <w:t xml:space="preserve">La segunda clasificación del comercio electrónico es en función al medio utilizado, donde encontramos </w:t>
      </w:r>
      <w:r w:rsidRPr="007C2239">
        <w:rPr>
          <w:b/>
          <w:sz w:val="24"/>
          <w:szCs w:val="24"/>
        </w:rPr>
        <w:t>Comercio electrónico directo</w:t>
      </w:r>
      <w:r w:rsidRPr="007C2239">
        <w:rPr>
          <w:sz w:val="24"/>
          <w:szCs w:val="24"/>
        </w:rPr>
        <w:t xml:space="preserve"> y </w:t>
      </w:r>
      <w:r w:rsidRPr="007C2239">
        <w:rPr>
          <w:b/>
          <w:sz w:val="24"/>
          <w:szCs w:val="24"/>
        </w:rPr>
        <w:t>Comercio electrónico indirecto</w:t>
      </w:r>
      <w:r w:rsidRPr="007C2239">
        <w:rPr>
          <w:sz w:val="24"/>
          <w:szCs w:val="24"/>
        </w:rPr>
        <w:t xml:space="preserve">. El </w:t>
      </w:r>
      <w:ins w:id="57" w:author="pelo" w:date="2013-12-13T02:06:00Z">
        <w:r w:rsidR="00F71057">
          <w:rPr>
            <w:sz w:val="24"/>
            <w:szCs w:val="24"/>
          </w:rPr>
          <w:lastRenderedPageBreak/>
          <w:t>c</w:t>
        </w:r>
      </w:ins>
      <w:del w:id="58" w:author="pelo" w:date="2013-12-13T02:06:00Z">
        <w:r w:rsidRPr="007C2239" w:rsidDel="00F71057">
          <w:rPr>
            <w:sz w:val="24"/>
            <w:szCs w:val="24"/>
          </w:rPr>
          <w:delText>C</w:delText>
        </w:r>
      </w:del>
      <w:r w:rsidRPr="007C2239">
        <w:rPr>
          <w:sz w:val="24"/>
          <w:szCs w:val="24"/>
        </w:rPr>
        <w:t>omercio electrónico directo (</w:t>
      </w:r>
      <w:r w:rsidR="0030564C" w:rsidRPr="007C2239">
        <w:rPr>
          <w:sz w:val="24"/>
          <w:szCs w:val="24"/>
        </w:rPr>
        <w:t>u</w:t>
      </w:r>
      <w:r w:rsidRPr="007C2239">
        <w:rPr>
          <w:sz w:val="24"/>
          <w:szCs w:val="24"/>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w:t>
      </w:r>
      <w:del w:id="59" w:author="pelo" w:date="2013-12-13T02:06:00Z">
        <w:r w:rsidRPr="007C2239" w:rsidDel="00F71057">
          <w:rPr>
            <w:sz w:val="24"/>
            <w:szCs w:val="24"/>
          </w:rPr>
          <w:delText xml:space="preserve"> </w:delText>
        </w:r>
      </w:del>
      <w:r w:rsidRPr="007C2239">
        <w:rPr>
          <w:sz w:val="24"/>
          <w:szCs w:val="24"/>
        </w:rPr>
        <w:t xml:space="preserve">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7C2239" w:rsidRDefault="004E01DD" w:rsidP="007C2239">
      <w:pPr>
        <w:jc w:val="both"/>
        <w:rPr>
          <w:sz w:val="24"/>
          <w:szCs w:val="24"/>
        </w:rPr>
      </w:pPr>
      <w:r w:rsidRPr="007C2239">
        <w:rPr>
          <w:sz w:val="24"/>
          <w:szCs w:val="24"/>
        </w:rPr>
        <w:t xml:space="preserve">Finalmente el tercer criterio de clasificación categoriza el </w:t>
      </w:r>
      <w:r w:rsidR="007C2239">
        <w:rPr>
          <w:sz w:val="24"/>
          <w:szCs w:val="24"/>
        </w:rPr>
        <w:t>E</w:t>
      </w:r>
      <w:r w:rsidRPr="007C2239">
        <w:rPr>
          <w:sz w:val="24"/>
          <w:szCs w:val="24"/>
        </w:rPr>
        <w:t xml:space="preserve">-commerce según el entorno tecnológico en el cual se desenvuelve. Es este caso </w:t>
      </w:r>
      <w:r w:rsidR="00C525CE">
        <w:rPr>
          <w:sz w:val="24"/>
          <w:szCs w:val="24"/>
        </w:rPr>
        <w:t>se tiene</w:t>
      </w:r>
      <w:r w:rsidRPr="007C2239">
        <w:rPr>
          <w:sz w:val="24"/>
          <w:szCs w:val="24"/>
        </w:rPr>
        <w:t xml:space="preserve"> </w:t>
      </w:r>
      <w:r w:rsidRPr="007C2239">
        <w:rPr>
          <w:b/>
          <w:sz w:val="24"/>
          <w:szCs w:val="24"/>
        </w:rPr>
        <w:t>Comercio electrónico</w:t>
      </w:r>
      <w:r w:rsidRPr="007C2239">
        <w:rPr>
          <w:sz w:val="24"/>
          <w:szCs w:val="24"/>
        </w:rPr>
        <w:t xml:space="preserve"> </w:t>
      </w:r>
      <w:r w:rsidRPr="007C2239">
        <w:rPr>
          <w:b/>
          <w:sz w:val="24"/>
          <w:szCs w:val="24"/>
        </w:rPr>
        <w:t>abierto</w:t>
      </w:r>
      <w:r w:rsidRPr="007C2239">
        <w:rPr>
          <w:sz w:val="24"/>
          <w:szCs w:val="24"/>
        </w:rPr>
        <w:t xml:space="preserve"> donde los contratos comerciales se ejecutan en redes abiertas de telecomunicaciones (</w:t>
      </w:r>
      <w:r w:rsidR="00C13948" w:rsidRPr="007C2239">
        <w:rPr>
          <w:sz w:val="24"/>
          <w:szCs w:val="24"/>
        </w:rPr>
        <w:t>Internet</w:t>
      </w:r>
      <w:r w:rsidRPr="007C2239">
        <w:rPr>
          <w:sz w:val="24"/>
          <w:szCs w:val="24"/>
        </w:rPr>
        <w:t xml:space="preserve"> por ejemplo) y </w:t>
      </w:r>
      <w:r w:rsidRPr="00C525CE">
        <w:rPr>
          <w:b/>
          <w:sz w:val="24"/>
          <w:szCs w:val="24"/>
        </w:rPr>
        <w:t>Comercio electrónico cerrado</w:t>
      </w:r>
      <w:r w:rsidRPr="007C2239">
        <w:rPr>
          <w:sz w:val="24"/>
          <w:szCs w:val="24"/>
        </w:rPr>
        <w:t xml:space="preserve">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4E01DD" w:rsidRPr="00A224C8" w:rsidRDefault="004E01DD" w:rsidP="00C6137F">
      <w:pPr>
        <w:pStyle w:val="Ttulo2"/>
      </w:pPr>
      <w:bookmarkStart w:id="60" w:name="_Toc366690008"/>
      <w:bookmarkStart w:id="61" w:name="_Toc374659729"/>
      <w:r w:rsidRPr="00A224C8">
        <w:t>Marketplaces</w:t>
      </w:r>
      <w:bookmarkEnd w:id="60"/>
      <w:bookmarkEnd w:id="61"/>
    </w:p>
    <w:p w:rsidR="00D96780" w:rsidRPr="00C525CE" w:rsidRDefault="004E01DD" w:rsidP="00C525CE">
      <w:pPr>
        <w:jc w:val="both"/>
        <w:rPr>
          <w:sz w:val="24"/>
          <w:szCs w:val="24"/>
        </w:rPr>
      </w:pPr>
      <w:r w:rsidRPr="00C525CE">
        <w:rPr>
          <w:sz w:val="24"/>
          <w:szCs w:val="24"/>
        </w:rPr>
        <w:t>Con el us</w:t>
      </w:r>
      <w:r w:rsidR="00D96780" w:rsidRPr="00C525CE">
        <w:rPr>
          <w:sz w:val="24"/>
          <w:szCs w:val="24"/>
        </w:rPr>
        <w:t xml:space="preserve">o de la tecnología informática e </w:t>
      </w:r>
      <w:r w:rsidR="00C13948" w:rsidRPr="00C525CE">
        <w:rPr>
          <w:sz w:val="24"/>
          <w:szCs w:val="24"/>
        </w:rPr>
        <w:t>Internet</w:t>
      </w:r>
      <w:r w:rsidRPr="00C525CE">
        <w:rPr>
          <w:sz w:val="24"/>
          <w:szCs w:val="24"/>
        </w:rPr>
        <w:t xml:space="preserve"> en los negocios muchos conceptos se han transformado hasta el punto de que han nacido nuevas definiciones, todas precedidas con la muy usada </w:t>
      </w:r>
      <w:ins w:id="62" w:author="pelo" w:date="2013-12-13T02:07:00Z">
        <w:r w:rsidR="00F71057">
          <w:rPr>
            <w:sz w:val="24"/>
            <w:szCs w:val="24"/>
          </w:rPr>
          <w:t>letra</w:t>
        </w:r>
      </w:ins>
      <w:r w:rsidRPr="00C525CE">
        <w:rPr>
          <w:sz w:val="24"/>
          <w:szCs w:val="24"/>
        </w:rPr>
        <w:t>"e".</w:t>
      </w:r>
    </w:p>
    <w:p w:rsidR="004E01DD" w:rsidRPr="00C525CE" w:rsidRDefault="00C525CE" w:rsidP="00C525CE">
      <w:pPr>
        <w:jc w:val="both"/>
        <w:rPr>
          <w:sz w:val="24"/>
          <w:szCs w:val="24"/>
        </w:rPr>
      </w:pPr>
      <w:r>
        <w:rPr>
          <w:sz w:val="24"/>
          <w:szCs w:val="24"/>
        </w:rPr>
        <w:t>Actualmente existe</w:t>
      </w:r>
      <w:r w:rsidR="004E01DD" w:rsidRPr="00C525CE">
        <w:rPr>
          <w:sz w:val="24"/>
          <w:szCs w:val="24"/>
        </w:rPr>
        <w:t xml:space="preserve"> un fenómeno de transformación de la industria de las tecnologías de la información por el cual compañías procedentes de distintos ámbitos y que hasta ahora no tenían una fuerte relación entre sí (operadoras de telecomunicaciones, empresas de </w:t>
      </w:r>
      <w:r w:rsidR="00C13948" w:rsidRPr="00C525CE">
        <w:rPr>
          <w:sz w:val="24"/>
          <w:szCs w:val="24"/>
        </w:rPr>
        <w:t>Internet</w:t>
      </w:r>
      <w:r w:rsidR="004E01DD" w:rsidRPr="00C525CE">
        <w:rPr>
          <w:sz w:val="24"/>
          <w:szCs w:val="24"/>
        </w:rPr>
        <w:t xml:space="preserve">, publicistas, proveedores de aplicaciones y contenidos, </w:t>
      </w:r>
      <w:del w:id="63" w:author="pelo" w:date="2013-12-13T02:07:00Z">
        <w:r w:rsidR="004E01DD" w:rsidRPr="00C525CE" w:rsidDel="00F71057">
          <w:rPr>
            <w:sz w:val="24"/>
            <w:szCs w:val="24"/>
          </w:rPr>
          <w:delText>etc.</w:delText>
        </w:r>
      </w:del>
      <w:ins w:id="64" w:author="pelo" w:date="2013-12-13T02:07:00Z">
        <w:r w:rsidR="00F71057">
          <w:rPr>
            <w:sz w:val="24"/>
            <w:szCs w:val="24"/>
          </w:rPr>
          <w:t>buscar sinonimo</w:t>
        </w:r>
      </w:ins>
      <w:r w:rsidR="004E01DD" w:rsidRPr="00C525CE">
        <w:rPr>
          <w:sz w:val="24"/>
          <w:szCs w:val="24"/>
        </w:rPr>
        <w:t>) empiezan a verse ahora como futuros competidores, pero paradójicamente, también anticipan la necesidad de colaborar entre sí.</w:t>
      </w:r>
    </w:p>
    <w:p w:rsidR="004E01DD" w:rsidRPr="00C525CE" w:rsidRDefault="004E01DD" w:rsidP="00C525CE">
      <w:pPr>
        <w:jc w:val="both"/>
        <w:rPr>
          <w:sz w:val="24"/>
          <w:szCs w:val="24"/>
        </w:rPr>
      </w:pPr>
      <w:r w:rsidRPr="00C525CE">
        <w:rPr>
          <w:sz w:val="24"/>
          <w:szCs w:val="24"/>
        </w:rPr>
        <w:t xml:space="preserve">Un mercado electrónico (o E-commerce)  es un mercado virtual donde los compradores y vendedores se reúnen como en un mercado tradicional sólo que en este caso, todas las interacciones se realizan de forma virtual. </w:t>
      </w:r>
    </w:p>
    <w:p w:rsidR="004E01DD" w:rsidRPr="00C525CE" w:rsidRDefault="004E01DD" w:rsidP="00C525CE">
      <w:pPr>
        <w:jc w:val="both"/>
        <w:rPr>
          <w:sz w:val="24"/>
          <w:szCs w:val="24"/>
        </w:rPr>
      </w:pPr>
      <w:r w:rsidRPr="00C525CE">
        <w:rPr>
          <w:sz w:val="24"/>
          <w:szCs w:val="24"/>
        </w:rPr>
        <w:t xml:space="preserve">El </w:t>
      </w:r>
      <w:r w:rsidR="00A514A0" w:rsidRPr="00C525CE">
        <w:rPr>
          <w:sz w:val="24"/>
          <w:szCs w:val="24"/>
        </w:rPr>
        <w:t>Marketplace</w:t>
      </w:r>
      <w:r w:rsidRPr="00C525CE">
        <w:rPr>
          <w:sz w:val="24"/>
          <w:szCs w:val="24"/>
        </w:rPr>
        <w:t xml:space="preserve"> ofrece un modelo en el que todos los participantes salen ganando beneficiándose de los nuevos negocios colaborativos que sustenta:</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Los usuarios pueden disfrutar de ofertas combinadas, mejoradas y especialmente dirigidas a ellos sin preocuparse de quién provee cada servicio individual.</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 xml:space="preserve">El </w:t>
      </w:r>
      <w:ins w:id="65" w:author="pelo" w:date="2013-12-13T02:08:00Z">
        <w:r w:rsidR="00F71057">
          <w:rPr>
            <w:sz w:val="24"/>
            <w:szCs w:val="24"/>
            <w:lang w:val="es-UY"/>
          </w:rPr>
          <w:t>e</w:t>
        </w:r>
      </w:ins>
      <w:del w:id="66" w:author="pelo" w:date="2013-12-13T02:08:00Z">
        <w:r w:rsidRPr="00C525CE" w:rsidDel="00F71057">
          <w:rPr>
            <w:sz w:val="24"/>
            <w:szCs w:val="24"/>
            <w:lang w:val="es-UY"/>
          </w:rPr>
          <w:delText>E</w:delText>
        </w:r>
      </w:del>
      <w:r w:rsidRPr="00C525CE">
        <w:rPr>
          <w:sz w:val="24"/>
          <w:szCs w:val="24"/>
          <w:lang w:val="es-UY"/>
        </w:rPr>
        <w:t>-Marketplace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C525CE" w:rsidRDefault="004E01DD" w:rsidP="007A5AD9">
      <w:pPr>
        <w:numPr>
          <w:ilvl w:val="0"/>
          <w:numId w:val="1"/>
        </w:numPr>
        <w:spacing w:before="100" w:beforeAutospacing="1" w:after="100" w:afterAutospacing="1" w:line="270" w:lineRule="atLeast"/>
        <w:jc w:val="both"/>
        <w:rPr>
          <w:sz w:val="24"/>
          <w:szCs w:val="24"/>
        </w:rPr>
      </w:pPr>
      <w:r w:rsidRPr="00C525CE">
        <w:rPr>
          <w:sz w:val="24"/>
          <w:szCs w:val="24"/>
        </w:rPr>
        <w:lastRenderedPageBreak/>
        <w:t xml:space="preserve">Los participantes pueden llegar a nichos de mercado que, de otro modo, serían inaccesibles (concepto de </w:t>
      </w:r>
      <w:commentRangeStart w:id="67"/>
      <w:r w:rsidRPr="00C525CE">
        <w:rPr>
          <w:sz w:val="24"/>
          <w:szCs w:val="24"/>
        </w:rPr>
        <w:t>Long Tail</w:t>
      </w:r>
      <w:commentRangeEnd w:id="67"/>
      <w:r w:rsidR="007A5AD9">
        <w:rPr>
          <w:rStyle w:val="Refdecomentario"/>
          <w:lang w:val="es-ES" w:eastAsia="es-ES"/>
        </w:rPr>
        <w:commentReference w:id="67"/>
      </w:r>
      <w:r w:rsidRPr="00C525CE">
        <w:rPr>
          <w:sz w:val="24"/>
          <w:szCs w:val="24"/>
        </w:rPr>
        <w:t>), al permitir que otros incorporen sus servicios en su oferta.</w:t>
      </w:r>
    </w:p>
    <w:p w:rsidR="004E01DD" w:rsidRPr="00C525CE" w:rsidRDefault="004E01DD" w:rsidP="007A5AD9">
      <w:pPr>
        <w:numPr>
          <w:ilvl w:val="0"/>
          <w:numId w:val="1"/>
        </w:numPr>
        <w:spacing w:before="100" w:beforeAutospacing="1" w:after="100" w:afterAutospacing="1" w:line="240" w:lineRule="auto"/>
        <w:jc w:val="both"/>
        <w:rPr>
          <w:sz w:val="24"/>
          <w:szCs w:val="24"/>
        </w:rPr>
      </w:pPr>
      <w:r w:rsidRPr="00C525CE">
        <w:rPr>
          <w:sz w:val="24"/>
          <w:szCs w:val="24"/>
        </w:rPr>
        <w:t xml:space="preserve">Los miembros del </w:t>
      </w:r>
      <w:del w:id="68" w:author="pelo" w:date="2013-12-13T02:09:00Z">
        <w:r w:rsidRPr="00C525CE" w:rsidDel="00F71057">
          <w:rPr>
            <w:sz w:val="24"/>
            <w:szCs w:val="24"/>
          </w:rPr>
          <w:delText>E</w:delText>
        </w:r>
      </w:del>
      <w:ins w:id="69" w:author="pelo" w:date="2013-12-13T02:09:00Z">
        <w:r w:rsidR="00F71057">
          <w:rPr>
            <w:sz w:val="24"/>
            <w:szCs w:val="24"/>
          </w:rPr>
          <w:t>e</w:t>
        </w:r>
      </w:ins>
      <w:r w:rsidRPr="00C525CE">
        <w:rPr>
          <w:sz w:val="24"/>
          <w:szCs w:val="24"/>
        </w:rPr>
        <w:t xml:space="preserve">-Marketplace pueden abstraerse de la problemática asociada a gestionar la facturación, el reparto de beneficios, la relación post-venta con los usuarios </w:t>
      </w:r>
      <w:del w:id="70" w:author="pelo" w:date="2013-12-13T02:09:00Z">
        <w:r w:rsidRPr="00C525CE" w:rsidDel="00F71057">
          <w:rPr>
            <w:sz w:val="24"/>
            <w:szCs w:val="24"/>
          </w:rPr>
          <w:delText>etc.</w:delText>
        </w:r>
      </w:del>
      <w:ins w:id="71" w:author="pelo" w:date="2013-12-13T02:09:00Z">
        <w:r w:rsidR="00F71057">
          <w:rPr>
            <w:sz w:val="24"/>
            <w:szCs w:val="24"/>
          </w:rPr>
          <w:t xml:space="preserve">y </w:t>
        </w:r>
        <w:r w:rsidR="00F71057">
          <w:rPr>
            <w:sz w:val="24"/>
            <w:szCs w:val="24"/>
          </w:rPr>
          <w:t>demás</w:t>
        </w:r>
        <w:r w:rsidR="00F71057">
          <w:rPr>
            <w:sz w:val="24"/>
            <w:szCs w:val="24"/>
          </w:rPr>
          <w:t xml:space="preserve"> operaciones.</w:t>
        </w:r>
      </w:ins>
    </w:p>
    <w:p w:rsidR="004E01DD" w:rsidRPr="00A224C8" w:rsidRDefault="004E01DD" w:rsidP="00C6137F">
      <w:pPr>
        <w:pStyle w:val="Ttulo3"/>
      </w:pPr>
      <w:bookmarkStart w:id="72" w:name="_Toc366690010"/>
      <w:bookmarkStart w:id="73" w:name="_Toc374659730"/>
      <w:r w:rsidRPr="00A224C8">
        <w:t xml:space="preserve">¿Qué ofrecen los </w:t>
      </w:r>
      <w:r w:rsidR="00A514A0" w:rsidRPr="00A224C8">
        <w:t>Marketplaces</w:t>
      </w:r>
      <w:r w:rsidRPr="00A224C8">
        <w:t>?</w:t>
      </w:r>
      <w:bookmarkEnd w:id="72"/>
      <w:bookmarkEnd w:id="73"/>
    </w:p>
    <w:p w:rsidR="00C6137F" w:rsidRPr="00A224C8" w:rsidRDefault="004E01DD" w:rsidP="007A5AD9">
      <w:pPr>
        <w:spacing w:before="100" w:beforeAutospacing="1" w:after="100" w:afterAutospacing="1" w:line="240" w:lineRule="auto"/>
        <w:jc w:val="both"/>
        <w:rPr>
          <w:sz w:val="18"/>
          <w:szCs w:val="18"/>
        </w:rPr>
      </w:pPr>
      <w:r w:rsidRPr="007A5AD9">
        <w:rPr>
          <w:sz w:val="24"/>
          <w:szCs w:val="24"/>
        </w:rPr>
        <w:t xml:space="preserve">Mediante una infraestructura tecnológica común, neutral, segura y fiable, los </w:t>
      </w:r>
      <w:r w:rsidR="00A514A0" w:rsidRPr="007A5AD9">
        <w:rPr>
          <w:sz w:val="24"/>
          <w:szCs w:val="24"/>
        </w:rPr>
        <w:t>Marketplaces</w:t>
      </w:r>
      <w:r w:rsidRPr="007A5AD9">
        <w:rPr>
          <w:sz w:val="24"/>
          <w:szCs w:val="24"/>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7A5AD9">
      <w:pPr>
        <w:keepNext/>
        <w:spacing w:before="100" w:beforeAutospacing="1" w:after="100" w:afterAutospacing="1" w:line="270" w:lineRule="atLeast"/>
        <w:ind w:firstLine="708"/>
        <w:jc w:val="center"/>
      </w:pPr>
      <w:r w:rsidRPr="00A224C8">
        <w:rPr>
          <w:noProof/>
          <w:lang w:val="es-ES_tradnl" w:eastAsia="es-ES_tradnl"/>
        </w:rPr>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74" w:name="_Toc366689020"/>
      <w:r w:rsidRPr="00A224C8">
        <w:rPr>
          <w:color w:val="auto"/>
          <w:lang w:val="es-UY"/>
        </w:rPr>
        <w:t xml:space="preserve">Imagen </w:t>
      </w:r>
      <w:r w:rsidR="00C622B8" w:rsidRPr="00A224C8">
        <w:rPr>
          <w:color w:val="auto"/>
          <w:lang w:val="es-UY"/>
        </w:rPr>
        <w:fldChar w:fldCharType="begin"/>
      </w:r>
      <w:r w:rsidRPr="00A224C8">
        <w:rPr>
          <w:color w:val="auto"/>
          <w:lang w:val="es-UY"/>
        </w:rPr>
        <w:instrText xml:space="preserve"> SEQ Imagen \* ARABIC </w:instrText>
      </w:r>
      <w:r w:rsidR="00C622B8" w:rsidRPr="00A224C8">
        <w:rPr>
          <w:color w:val="auto"/>
          <w:lang w:val="es-UY"/>
        </w:rPr>
        <w:fldChar w:fldCharType="separate"/>
      </w:r>
      <w:r w:rsidRPr="00A224C8">
        <w:rPr>
          <w:noProof/>
          <w:color w:val="auto"/>
          <w:lang w:val="es-UY"/>
        </w:rPr>
        <w:t>2</w:t>
      </w:r>
      <w:r w:rsidR="00C622B8" w:rsidRPr="00A224C8">
        <w:rPr>
          <w:color w:val="auto"/>
          <w:lang w:val="es-UY"/>
        </w:rPr>
        <w:fldChar w:fldCharType="end"/>
      </w:r>
      <w:r w:rsidRPr="00A224C8">
        <w:rPr>
          <w:color w:val="auto"/>
          <w:lang w:val="es-UY"/>
        </w:rPr>
        <w:t>: Infraestructura común de los Marketplaces.</w:t>
      </w:r>
      <w:bookmarkEnd w:id="74"/>
    </w:p>
    <w:p w:rsidR="004E01DD" w:rsidRPr="00A224C8" w:rsidRDefault="004E01DD" w:rsidP="00C6137F">
      <w:pPr>
        <w:pStyle w:val="Ttulo3"/>
      </w:pPr>
      <w:bookmarkStart w:id="75" w:name="_Toc366690011"/>
      <w:bookmarkStart w:id="76" w:name="_Toc374659731"/>
      <w:r w:rsidRPr="00A224C8">
        <w:t>Beneficios para las empresas</w:t>
      </w:r>
      <w:bookmarkEnd w:id="75"/>
      <w:bookmarkEnd w:id="76"/>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Vale destacar que sin duda alguna los </w:t>
      </w:r>
      <w:r w:rsidR="00A514A0" w:rsidRPr="007A5AD9">
        <w:rPr>
          <w:rFonts w:cstheme="minorHAnsi"/>
          <w:sz w:val="24"/>
          <w:szCs w:val="24"/>
        </w:rPr>
        <w:t>Marketplaces</w:t>
      </w:r>
      <w:r w:rsidRPr="007A5AD9">
        <w:rPr>
          <w:rFonts w:cstheme="minorHAnsi"/>
          <w:sz w:val="24"/>
          <w:szCs w:val="24"/>
        </w:rPr>
        <w:t xml:space="preserve"> traen, a las empresas que lo implementan como modelo de comercio electrónico, una serie de ventajas tanto en el ámbito comercial como </w:t>
      </w:r>
      <w:ins w:id="77" w:author="pelo" w:date="2013-12-13T02:12:00Z">
        <w:r w:rsidR="00FE4514">
          <w:rPr>
            <w:rFonts w:cstheme="minorHAnsi"/>
            <w:sz w:val="24"/>
            <w:szCs w:val="24"/>
          </w:rPr>
          <w:t xml:space="preserve">en </w:t>
        </w:r>
      </w:ins>
      <w:r w:rsidRPr="007A5AD9">
        <w:rPr>
          <w:rFonts w:cstheme="minorHAnsi"/>
          <w:sz w:val="24"/>
          <w:szCs w:val="24"/>
        </w:rPr>
        <w:t>el ámbito administrativo</w:t>
      </w:r>
      <w:r w:rsidR="00C6137F" w:rsidRPr="007A5AD9">
        <w:rPr>
          <w:rFonts w:cstheme="minorHAnsi"/>
          <w:sz w:val="24"/>
          <w:szCs w:val="24"/>
        </w:rPr>
        <w:t>.</w:t>
      </w:r>
    </w:p>
    <w:p w:rsidR="00FE4514" w:rsidRDefault="004E01DD" w:rsidP="00E33E67">
      <w:pPr>
        <w:spacing w:before="100" w:beforeAutospacing="1" w:after="100" w:afterAutospacing="1" w:line="270" w:lineRule="atLeast"/>
        <w:jc w:val="both"/>
        <w:rPr>
          <w:ins w:id="78" w:author="pelo" w:date="2013-12-13T02:16:00Z"/>
          <w:sz w:val="24"/>
          <w:szCs w:val="24"/>
        </w:rPr>
      </w:pPr>
      <w:r w:rsidRPr="007A5AD9">
        <w:rPr>
          <w:rFonts w:cstheme="minorHAnsi"/>
          <w:sz w:val="24"/>
          <w:szCs w:val="24"/>
        </w:rPr>
        <w:t xml:space="preserve">Para las empresas compradoras, como beneficios comerciales, un </w:t>
      </w:r>
      <w:r w:rsidR="00A514A0" w:rsidRPr="007A5AD9">
        <w:rPr>
          <w:rFonts w:cstheme="minorHAnsi"/>
          <w:sz w:val="24"/>
          <w:szCs w:val="24"/>
        </w:rPr>
        <w:t>Marketplace</w:t>
      </w:r>
      <w:r w:rsidRPr="007A5AD9">
        <w:rPr>
          <w:rFonts w:cstheme="minorHAnsi"/>
          <w:sz w:val="24"/>
          <w:szCs w:val="24"/>
        </w:rPr>
        <w:t xml:space="preserve"> brinda un mayor acceso a los proveedores, </w:t>
      </w:r>
      <w:del w:id="79" w:author="pelo" w:date="2013-12-13T02:13:00Z">
        <w:r w:rsidRPr="007A5AD9" w:rsidDel="00FE4514">
          <w:rPr>
            <w:rFonts w:cstheme="minorHAnsi"/>
            <w:sz w:val="24"/>
            <w:szCs w:val="24"/>
          </w:rPr>
          <w:delText>a los</w:delText>
        </w:r>
      </w:del>
      <w:ins w:id="80" w:author="pelo" w:date="2013-12-13T02:13:00Z">
        <w:r w:rsidR="00FE4514">
          <w:rPr>
            <w:rFonts w:cstheme="minorHAnsi"/>
            <w:sz w:val="24"/>
            <w:szCs w:val="24"/>
          </w:rPr>
          <w:t xml:space="preserve"> </w:t>
        </w:r>
      </w:ins>
      <w:r w:rsidRPr="007A5AD9">
        <w:rPr>
          <w:rFonts w:cstheme="minorHAnsi"/>
          <w:sz w:val="24"/>
          <w:szCs w:val="24"/>
        </w:rPr>
        <w:t xml:space="preserve"> productos y servicios</w:t>
      </w:r>
      <w:del w:id="81" w:author="pelo" w:date="2013-12-13T02:13:00Z">
        <w:r w:rsidRPr="007A5AD9" w:rsidDel="00FE4514">
          <w:rPr>
            <w:rFonts w:cstheme="minorHAnsi"/>
            <w:sz w:val="24"/>
            <w:szCs w:val="24"/>
          </w:rPr>
          <w:delText xml:space="preserve">, </w:delText>
        </w:r>
      </w:del>
      <w:ins w:id="82" w:author="pelo" w:date="2013-12-13T02:13:00Z">
        <w:r w:rsidR="00FE4514">
          <w:rPr>
            <w:rFonts w:cstheme="minorHAnsi"/>
            <w:sz w:val="24"/>
            <w:szCs w:val="24"/>
          </w:rPr>
          <w:t>;</w:t>
        </w:r>
        <w:r w:rsidR="00FE4514" w:rsidRPr="007A5AD9">
          <w:rPr>
            <w:rFonts w:cstheme="minorHAnsi"/>
            <w:sz w:val="24"/>
            <w:szCs w:val="24"/>
          </w:rPr>
          <w:t xml:space="preserve"> </w:t>
        </w:r>
      </w:ins>
      <w:r w:rsidRPr="007A5AD9">
        <w:rPr>
          <w:rFonts w:cstheme="minorHAnsi"/>
          <w:sz w:val="24"/>
          <w:szCs w:val="24"/>
        </w:rPr>
        <w:t>acceso a productos y servicios especializados difíciles de encontrar, acceso a información relacionad</w:t>
      </w:r>
      <w:r w:rsidR="00BA1FCB">
        <w:rPr>
          <w:rFonts w:cstheme="minorHAnsi"/>
          <w:sz w:val="24"/>
          <w:szCs w:val="24"/>
        </w:rPr>
        <w:t>o</w:t>
      </w:r>
      <w:r w:rsidRPr="007A5AD9">
        <w:rPr>
          <w:rFonts w:cstheme="minorHAnsi"/>
          <w:sz w:val="24"/>
          <w:szCs w:val="24"/>
        </w:rPr>
        <w:t xml:space="preserve"> a los bienes y servicios que consume así como una negociación dinámica y transparente al momento de </w:t>
      </w:r>
      <w:r w:rsidR="00227416" w:rsidRPr="007A5AD9">
        <w:rPr>
          <w:rFonts w:cstheme="minorHAnsi"/>
          <w:sz w:val="24"/>
          <w:szCs w:val="24"/>
        </w:rPr>
        <w:t>operar. En</w:t>
      </w:r>
      <w:r w:rsidRPr="007A5AD9">
        <w:rPr>
          <w:rFonts w:cstheme="minorHAnsi"/>
          <w:sz w:val="24"/>
          <w:szCs w:val="24"/>
        </w:rPr>
        <w:t xml:space="preserve"> cuanto a la gestión</w:t>
      </w:r>
      <w:ins w:id="83" w:author="pelo" w:date="2013-12-13T02:13:00Z">
        <w:r w:rsidR="00FE4514">
          <w:rPr>
            <w:rFonts w:cstheme="minorHAnsi"/>
            <w:sz w:val="24"/>
            <w:szCs w:val="24"/>
          </w:rPr>
          <w:t>,</w:t>
        </w:r>
      </w:ins>
      <w:r w:rsidRPr="007A5AD9">
        <w:rPr>
          <w:rFonts w:cstheme="minorHAnsi"/>
          <w:sz w:val="24"/>
          <w:szCs w:val="24"/>
        </w:rPr>
        <w:t xml:space="preserve"> disminuye los tiempos de búsqueda de información, optimiza la gestión documental (ej. Histórico de transacciones y trazabilidad), reduce los costos de las transacciones mediante la </w:t>
      </w:r>
      <w:del w:id="84" w:author="pelo" w:date="2013-12-13T02:13:00Z">
        <w:r w:rsidRPr="007A5AD9" w:rsidDel="00FE4514">
          <w:rPr>
            <w:rFonts w:cstheme="minorHAnsi"/>
            <w:sz w:val="24"/>
            <w:szCs w:val="24"/>
          </w:rPr>
          <w:delText xml:space="preserve">atomización </w:delText>
        </w:r>
      </w:del>
      <w:ins w:id="85" w:author="pelo" w:date="2013-12-13T02:14:00Z">
        <w:r w:rsidR="00FE4514">
          <w:rPr>
            <w:rFonts w:cstheme="minorHAnsi"/>
            <w:sz w:val="24"/>
            <w:szCs w:val="24"/>
          </w:rPr>
          <w:t>automatización</w:t>
        </w:r>
      </w:ins>
      <w:ins w:id="86" w:author="pelo" w:date="2013-12-13T02:13:00Z">
        <w:r w:rsidR="00FE4514" w:rsidRPr="007A5AD9">
          <w:rPr>
            <w:rFonts w:cstheme="minorHAnsi"/>
            <w:sz w:val="24"/>
            <w:szCs w:val="24"/>
          </w:rPr>
          <w:t xml:space="preserve"> </w:t>
        </w:r>
      </w:ins>
      <w:r w:rsidRPr="007A5AD9">
        <w:rPr>
          <w:rFonts w:cstheme="minorHAnsi"/>
          <w:sz w:val="24"/>
          <w:szCs w:val="24"/>
        </w:rPr>
        <w:t xml:space="preserve">del proceso de compra, reduce las tareas administrativas, mejora la comunicación con el proveedor, mejor control de gastos, entre </w:t>
      </w:r>
      <w:r w:rsidR="00227416" w:rsidRPr="007A5AD9">
        <w:rPr>
          <w:rFonts w:cstheme="minorHAnsi"/>
          <w:sz w:val="24"/>
          <w:szCs w:val="24"/>
        </w:rPr>
        <w:t>otros.</w:t>
      </w:r>
      <w:r w:rsidR="00227416" w:rsidRPr="007A5AD9">
        <w:rPr>
          <w:sz w:val="24"/>
          <w:szCs w:val="24"/>
        </w:rPr>
        <w:t xml:space="preserve"> Por</w:t>
      </w:r>
      <w:r w:rsidRPr="007A5AD9">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w:t>
      </w:r>
      <w:r w:rsidRPr="007A5AD9">
        <w:rPr>
          <w:sz w:val="24"/>
          <w:szCs w:val="24"/>
        </w:rPr>
        <w:lastRenderedPageBreak/>
        <w:t>reducción de costos de adquisición de nuevos clientes, acceso a un nuevo canal de venta</w:t>
      </w:r>
    </w:p>
    <w:p w:rsidR="004E01DD" w:rsidRPr="00FE4514" w:rsidRDefault="00FE4514" w:rsidP="00E33E67">
      <w:pPr>
        <w:spacing w:before="100" w:beforeAutospacing="1" w:after="100" w:afterAutospacing="1" w:line="270" w:lineRule="atLeast"/>
        <w:jc w:val="both"/>
        <w:rPr>
          <w:sz w:val="24"/>
          <w:szCs w:val="24"/>
        </w:rPr>
      </w:pPr>
      <w:ins w:id="87" w:author="pelo" w:date="2013-12-13T02:16:00Z">
        <w:r>
          <w:rPr>
            <w:sz w:val="24"/>
            <w:szCs w:val="24"/>
          </w:rPr>
          <w:t>sacar</w:t>
        </w:r>
      </w:ins>
      <w:del w:id="88" w:author="pelo" w:date="2013-12-13T02:16:00Z">
        <w:r w:rsidR="004E01DD" w:rsidRPr="007A5AD9" w:rsidDel="00FE4514">
          <w:rPr>
            <w:sz w:val="24"/>
            <w:szCs w:val="24"/>
          </w:rPr>
          <w:delText xml:space="preserve">s, </w:delText>
        </w:r>
      </w:del>
      <w:del w:id="89" w:author="pelo" w:date="2013-12-13T02:15:00Z">
        <w:r w:rsidR="00227416" w:rsidRPr="007A5AD9" w:rsidDel="00FE4514">
          <w:rPr>
            <w:sz w:val="24"/>
            <w:szCs w:val="24"/>
          </w:rPr>
          <w:delText>etc</w:delText>
        </w:r>
      </w:del>
      <w:r w:rsidR="00227416" w:rsidRPr="007A5AD9">
        <w:rPr>
          <w:sz w:val="24"/>
          <w:szCs w:val="24"/>
        </w:rPr>
        <w:t>. En</w:t>
      </w:r>
      <w:r w:rsidR="004E01DD" w:rsidRPr="007A5AD9">
        <w:rPr>
          <w:sz w:val="24"/>
          <w:szCs w:val="24"/>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90" w:name="_Toc366690012"/>
      <w:bookmarkStart w:id="91" w:name="_Toc374659732"/>
      <w:r w:rsidRPr="00A224C8">
        <w:t>Medios de pago y seguridad</w:t>
      </w:r>
      <w:bookmarkEnd w:id="90"/>
      <w:bookmarkEnd w:id="91"/>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Los medios de pago en el comercio electrónico se dividen en dos grupos, por un lado los modos de pago offline y por otro los modos de pago online. Que un negocio venda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no significa que tenga que cobrar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w:t>
      </w:r>
      <w:del w:id="92" w:author="pelo" w:date="2013-12-13T02:21:00Z">
        <w:r w:rsidRPr="00BA1FCB" w:rsidDel="00FE4514">
          <w:rPr>
            <w:rFonts w:asciiTheme="minorHAnsi" w:hAnsiTheme="minorHAnsi" w:cstheme="minorBidi"/>
            <w:lang w:val="es-UY" w:eastAsia="es-AR"/>
          </w:rPr>
          <w:delText>en la actualidad funcionan principalmente dos; los pagos por transferencia bancaria (no electrónica) y los pagos contra rembolso</w:delText>
        </w:r>
      </w:del>
      <w:ins w:id="93" w:author="pelo" w:date="2013-12-13T02:21:00Z">
        <w:r w:rsidR="00FE4514">
          <w:rPr>
            <w:rFonts w:asciiTheme="minorHAnsi" w:hAnsiTheme="minorHAnsi" w:cstheme="minorBidi"/>
            <w:lang w:val="es-UY" w:eastAsia="es-AR"/>
          </w:rPr>
          <w:t>ta raro</w:t>
        </w:r>
      </w:ins>
      <w:r w:rsidRPr="00BA1FCB">
        <w:rPr>
          <w:rFonts w:asciiTheme="minorHAnsi" w:hAnsiTheme="minorHAnsi" w:cstheme="minorBidi"/>
          <w:lang w:val="es-UY" w:eastAsia="es-AR"/>
        </w:rPr>
        <w:t xml:space="preserve">. En el primero el cliente debe ingresar el dinero en </w:t>
      </w:r>
      <w:r w:rsidR="00872BE3">
        <w:rPr>
          <w:rFonts w:asciiTheme="minorHAnsi" w:hAnsiTheme="minorHAnsi" w:cstheme="minorBidi"/>
          <w:lang w:val="es-UY" w:eastAsia="es-AR"/>
        </w:rPr>
        <w:t>la cuenta del proveedor</w:t>
      </w:r>
      <w:ins w:id="94" w:author="pelo" w:date="2013-12-13T02:18:00Z">
        <w:r w:rsidR="00FE4514">
          <w:rPr>
            <w:rFonts w:asciiTheme="minorHAnsi" w:hAnsiTheme="minorHAnsi" w:cstheme="minorBidi"/>
            <w:lang w:val="es-UY" w:eastAsia="es-AR"/>
          </w:rPr>
          <w:t>,</w:t>
        </w:r>
      </w:ins>
      <w:r w:rsidRPr="00BA1FCB">
        <w:rPr>
          <w:rFonts w:asciiTheme="minorHAnsi" w:hAnsiTheme="minorHAnsi" w:cstheme="minorBidi"/>
          <w:lang w:val="es-UY" w:eastAsia="es-AR"/>
        </w:rPr>
        <w:t xml:space="preserve"> o </w:t>
      </w:r>
      <w:r w:rsidR="00872BE3">
        <w:rPr>
          <w:rFonts w:asciiTheme="minorHAnsi" w:hAnsiTheme="minorHAnsi" w:cstheme="minorBidi"/>
          <w:lang w:val="es-UY" w:eastAsia="es-AR"/>
        </w:rPr>
        <w:t>el proveedor</w:t>
      </w:r>
      <w:r w:rsidRPr="00BA1FCB">
        <w:rPr>
          <w:rFonts w:asciiTheme="minorHAnsi" w:hAnsiTheme="minorHAnsi" w:cstheme="minorBidi"/>
          <w:lang w:val="es-UY" w:eastAsia="es-AR"/>
        </w:rPr>
        <w:t xml:space="preserve"> </w:t>
      </w:r>
      <w:del w:id="95" w:author="pelo" w:date="2013-12-13T02:17:00Z">
        <w:r w:rsidRPr="00BA1FCB" w:rsidDel="00FE4514">
          <w:rPr>
            <w:rFonts w:asciiTheme="minorHAnsi" w:hAnsiTheme="minorHAnsi" w:cstheme="minorBidi"/>
            <w:lang w:val="es-UY" w:eastAsia="es-AR"/>
          </w:rPr>
          <w:delText xml:space="preserve">retira </w:delText>
        </w:r>
      </w:del>
      <w:ins w:id="96" w:author="pelo" w:date="2013-12-13T02:17:00Z">
        <w:r w:rsidR="00FE4514">
          <w:rPr>
            <w:rFonts w:asciiTheme="minorHAnsi" w:hAnsiTheme="minorHAnsi" w:cstheme="minorBidi"/>
            <w:lang w:val="es-UY" w:eastAsia="es-AR"/>
          </w:rPr>
          <w:t>retirar</w:t>
        </w:r>
        <w:r w:rsidR="00FE4514" w:rsidRPr="00BA1FCB">
          <w:rPr>
            <w:rFonts w:asciiTheme="minorHAnsi" w:hAnsiTheme="minorHAnsi" w:cstheme="minorBidi"/>
            <w:lang w:val="es-UY" w:eastAsia="es-AR"/>
          </w:rPr>
          <w:t xml:space="preserve"> </w:t>
        </w:r>
      </w:ins>
      <w:r w:rsidRPr="00BA1FCB">
        <w:rPr>
          <w:rFonts w:asciiTheme="minorHAnsi" w:hAnsiTheme="minorHAnsi" w:cstheme="minorBidi"/>
          <w:lang w:val="es-UY" w:eastAsia="es-AR"/>
        </w:rPr>
        <w:t xml:space="preserve">el dinero de la cuenta del cliente con </w:t>
      </w:r>
      <w:r w:rsidR="00872BE3">
        <w:rPr>
          <w:rFonts w:asciiTheme="minorHAnsi" w:hAnsiTheme="minorHAnsi" w:cstheme="minorBidi"/>
          <w:lang w:val="es-UY" w:eastAsia="es-AR"/>
        </w:rPr>
        <w:t>la correspondiente</w:t>
      </w:r>
      <w:r w:rsidRPr="00BA1FCB">
        <w:rPr>
          <w:rFonts w:asciiTheme="minorHAnsi" w:hAnsiTheme="minorHAnsi" w:cstheme="minorBidi"/>
          <w:lang w:val="es-UY" w:eastAsia="es-AR"/>
        </w:rPr>
        <w:t xml:space="preserve"> orden. El segundo es más usual en la cultura anglosajona, muchas de las grandes empresas online lo permiten porque genera confianza en los clientes, no obstante, no es muy común en las </w:t>
      </w:r>
      <w:r w:rsidR="00A224C8" w:rsidRPr="00BA1FCB">
        <w:rPr>
          <w:rFonts w:asciiTheme="minorHAnsi" w:hAnsiTheme="minorHAnsi" w:cstheme="minorBidi"/>
          <w:lang w:val="es-UY" w:eastAsia="es-AR"/>
        </w:rPr>
        <w:t>pequeñas y medianas empresas</w:t>
      </w:r>
      <w:r w:rsidRPr="00BA1FCB">
        <w:rPr>
          <w:rFonts w:asciiTheme="minorHAnsi" w:hAnsiTheme="minorHAnsi" w:cstheme="minorBidi"/>
          <w:lang w:val="es-UY" w:eastAsia="es-AR"/>
        </w:rPr>
        <w:t>.</w:t>
      </w:r>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También </w:t>
      </w:r>
      <w:r w:rsidR="00872BE3">
        <w:rPr>
          <w:rFonts w:asciiTheme="minorHAnsi" w:hAnsiTheme="minorHAnsi" w:cstheme="minorBidi"/>
          <w:lang w:val="es-UY" w:eastAsia="es-AR"/>
        </w:rPr>
        <w:t>se encue</w:t>
      </w:r>
      <w:r w:rsidRPr="00BA1FCB">
        <w:rPr>
          <w:rFonts w:asciiTheme="minorHAnsi" w:hAnsiTheme="minorHAnsi" w:cstheme="minorBidi"/>
          <w:lang w:val="es-UY" w:eastAsia="es-AR"/>
        </w:rPr>
        <w:t>ntr</w:t>
      </w:r>
      <w:r w:rsidR="00872BE3">
        <w:rPr>
          <w:rFonts w:asciiTheme="minorHAnsi" w:hAnsiTheme="minorHAnsi" w:cstheme="minorBidi"/>
          <w:lang w:val="es-UY" w:eastAsia="es-AR"/>
        </w:rPr>
        <w:t>an</w:t>
      </w:r>
      <w:r w:rsidRPr="00BA1FCB">
        <w:rPr>
          <w:rFonts w:asciiTheme="minorHAnsi" w:hAnsiTheme="minorHAnsi" w:cstheme="minorBidi"/>
          <w:lang w:val="es-UY" w:eastAsia="es-AR"/>
        </w:rPr>
        <w:t xml:space="preserve"> los medios de pago online  que son más usuales que los anteriores, ya que la transacción se realiza al momento y sin despegar los dedos del ordenador. Entre estos medios encontramos las pasarelas de pago, las tarjetas de crédito/débito y las transferencias electrónicas bancarias.</w:t>
      </w:r>
    </w:p>
    <w:p w:rsidR="004E01DD"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w:t>
      </w:r>
      <w:r w:rsidR="00872BE3">
        <w:rPr>
          <w:rFonts w:asciiTheme="minorHAnsi" w:hAnsiTheme="minorHAnsi" w:cstheme="minorBidi"/>
          <w:lang w:val="es-UY" w:eastAsia="es-AR"/>
        </w:rPr>
        <w:t xml:space="preserve"> </w:t>
      </w:r>
      <w:r w:rsidRPr="00BA1FCB">
        <w:rPr>
          <w:rFonts w:asciiTheme="minorHAnsi" w:hAnsiTheme="minorHAnsi" w:cstheme="minorBidi"/>
          <w:lang w:val="es-UY" w:eastAsia="es-AR"/>
        </w:rPr>
        <w:t>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872BE3" w:rsidRPr="00BA1FCB" w:rsidRDefault="00872BE3" w:rsidP="00E33E67">
      <w:pPr>
        <w:pStyle w:val="NormalWeb"/>
        <w:spacing w:before="0" w:beforeAutospacing="0" w:after="0" w:afterAutospacing="0"/>
        <w:jc w:val="both"/>
        <w:rPr>
          <w:rFonts w:asciiTheme="minorHAnsi" w:hAnsiTheme="minorHAnsi" w:cstheme="minorBidi"/>
          <w:lang w:val="es-UY" w:eastAsia="es-AR"/>
        </w:rPr>
      </w:pPr>
    </w:p>
    <w:p w:rsidR="004E01DD" w:rsidRPr="00E33E67" w:rsidRDefault="004E01DD" w:rsidP="00E33E67">
      <w:pPr>
        <w:pStyle w:val="Ttulo3"/>
      </w:pPr>
      <w:bookmarkStart w:id="97" w:name="_Toc366690013"/>
      <w:bookmarkStart w:id="98" w:name="_Toc374659733"/>
      <w:r w:rsidRPr="00A224C8">
        <w:rPr>
          <w:szCs w:val="29"/>
        </w:rPr>
        <w:t>Situación mundial</w:t>
      </w:r>
      <w:bookmarkEnd w:id="97"/>
      <w:bookmarkEnd w:id="98"/>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r w:rsidRPr="00872BE3">
        <w:rPr>
          <w:rFonts w:ascii="Calibri" w:hAnsi="Calibri" w:cs="Calibri"/>
          <w:color w:val="000000"/>
          <w:lang w:val="es-UY"/>
        </w:rPr>
        <w:lastRenderedPageBreak/>
        <w:t xml:space="preserve">smartphones y tablets según las previsiones de IDC. Lo que significa un creciente número de posibles compradores para los </w:t>
      </w:r>
      <w:r w:rsidR="00A514A0" w:rsidRPr="00872BE3">
        <w:rPr>
          <w:rFonts w:ascii="Calibri" w:hAnsi="Calibri" w:cs="Calibri"/>
          <w:color w:val="000000"/>
          <w:lang w:val="es-UY"/>
        </w:rPr>
        <w:t>Marketplaces</w:t>
      </w:r>
      <w:r w:rsidRPr="00872BE3">
        <w:rPr>
          <w:rFonts w:ascii="Calibri" w:hAnsi="Calibri" w:cs="Calibri"/>
          <w:color w:val="000000"/>
          <w:lang w:val="es-UY"/>
        </w:rPr>
        <w:t>.</w:t>
      </w:r>
    </w:p>
    <w:p w:rsidR="00FE4514" w:rsidRDefault="004E01DD" w:rsidP="00E33E67">
      <w:pPr>
        <w:pStyle w:val="NormalWeb"/>
        <w:spacing w:before="0" w:beforeAutospacing="0" w:afterAutospacing="0"/>
        <w:jc w:val="both"/>
        <w:rPr>
          <w:ins w:id="99" w:author="pelo" w:date="2013-12-13T02:22:00Z"/>
          <w:rFonts w:ascii="Calibri" w:hAnsi="Calibri" w:cs="Calibri"/>
          <w:color w:val="000000"/>
          <w:lang w:val="es-UY"/>
        </w:rPr>
      </w:pPr>
      <w:del w:id="100" w:author="pelo" w:date="2013-12-13T02:22:00Z">
        <w:r w:rsidRPr="00872BE3" w:rsidDel="00FE4514">
          <w:rPr>
            <w:rFonts w:ascii="Calibri" w:hAnsi="Calibri" w:cs="Calibri"/>
            <w:color w:val="000000"/>
            <w:lang w:val="es-UY"/>
          </w:rPr>
          <w:delText>Según las previsiones de eMarketer</w:delText>
        </w:r>
      </w:del>
    </w:p>
    <w:p w:rsidR="004E01DD" w:rsidRPr="00872BE3" w:rsidRDefault="00FE4514" w:rsidP="00E33E67">
      <w:pPr>
        <w:pStyle w:val="NormalWeb"/>
        <w:spacing w:before="0" w:beforeAutospacing="0" w:afterAutospacing="0"/>
        <w:jc w:val="both"/>
        <w:rPr>
          <w:lang w:val="es-UY"/>
        </w:rPr>
      </w:pPr>
      <w:ins w:id="101" w:author="pelo" w:date="2013-12-13T02:22:00Z">
        <w:r>
          <w:rPr>
            <w:rFonts w:ascii="Calibri" w:hAnsi="Calibri" w:cs="Calibri"/>
            <w:color w:val="000000"/>
            <w:lang w:val="es-UY"/>
          </w:rPr>
          <w:t>referencia</w:t>
        </w:r>
      </w:ins>
      <w:r w:rsidR="004E01DD" w:rsidRPr="00872BE3">
        <w:rPr>
          <w:rFonts w:ascii="Calibri" w:hAnsi="Calibri" w:cs="Calibri"/>
          <w:color w:val="000000"/>
          <w:lang w:val="es-UY"/>
        </w:rPr>
        <w:t xml:space="preserve">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872BE3" w:rsidRDefault="004E01DD" w:rsidP="00E33E67">
      <w:pPr>
        <w:pStyle w:val="NormalWeb"/>
        <w:spacing w:before="0" w:beforeAutospacing="0" w:afterAutospacing="0"/>
        <w:jc w:val="both"/>
        <w:rPr>
          <w:rFonts w:ascii="Calibri" w:hAnsi="Calibri" w:cs="Calibri"/>
          <w:color w:val="000000"/>
          <w:lang w:val="es-UY"/>
        </w:rPr>
      </w:pPr>
      <w:r w:rsidRPr="00872BE3">
        <w:rPr>
          <w:rFonts w:ascii="Calibri" w:hAnsi="Calibri" w:cs="Calibri"/>
          <w:color w:val="000000"/>
          <w:lang w:val="es-UY"/>
        </w:rPr>
        <w:t>América del Norte y Europa occidental, mercados en los que el comercio electrónico es mucho más maduro, siguen creciendo en dos dígitos el nivel de las ventas, pero por debajo del promedio mundial de 17%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Todavía hay un amplio margen de crecimiento, sin embargo, en el desarrollo de mercados en los que muchos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todavía no están comprando en línea. Europa Occidental y América del Norte son las únicas regiones del mundo donde la mayoría de la población en con acceso a </w:t>
      </w:r>
      <w:r w:rsidR="00C13948" w:rsidRPr="00872BE3">
        <w:rPr>
          <w:rFonts w:ascii="Calibri" w:hAnsi="Calibri" w:cs="Calibri"/>
          <w:color w:val="000000"/>
          <w:lang w:val="es-UY"/>
        </w:rPr>
        <w:t>Internet</w:t>
      </w:r>
      <w:r w:rsidRPr="00872BE3">
        <w:rPr>
          <w:rFonts w:ascii="Calibri" w:hAnsi="Calibri" w:cs="Calibri"/>
          <w:color w:val="000000"/>
          <w:lang w:val="es-UY"/>
        </w:rPr>
        <w:t xml:space="preserve"> es también un comprador digital.</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En Asia-Pacífico, la penetración llegará a 44,6% de los internautas este año, y se espera alcance el 54,2% en 2017. Los mismos mercados con relativamente baja penetración de la compra digital entre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tienden también a tener menor penetración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 general, a medida que mayor cantidad de población se obtenga acceso a </w:t>
      </w:r>
      <w:r w:rsidR="00C13948" w:rsidRPr="00872BE3">
        <w:rPr>
          <w:rFonts w:ascii="Calibri" w:hAnsi="Calibri" w:cs="Calibri"/>
          <w:color w:val="000000"/>
          <w:lang w:val="es-UY"/>
        </w:rPr>
        <w:t>Internet</w:t>
      </w:r>
      <w:r w:rsidRPr="00872BE3">
        <w:rPr>
          <w:rFonts w:ascii="Calibri" w:hAnsi="Calibri" w:cs="Calibri"/>
          <w:color w:val="000000"/>
          <w:lang w:val="es-UY"/>
        </w:rPr>
        <w:t>, esto ayudará a alimentar el mercado de comercio electrónico.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Además, el gasto real en comercio electrónico caerá en términos de dólares, tanto para Argentina como para Japón, dos países que han experimentado volatilidad cambiaria significativa este año.</w:t>
      </w:r>
      <w:r w:rsidRPr="00872BE3">
        <w:rPr>
          <w:lang w:val="es-UY"/>
        </w:rPr>
        <w:br/>
      </w:r>
    </w:p>
    <w:p w:rsidR="004E01DD" w:rsidRPr="00A224C8" w:rsidRDefault="004E01DD" w:rsidP="00B37E5A">
      <w:pPr>
        <w:pStyle w:val="Ttulo3"/>
      </w:pPr>
      <w:bookmarkStart w:id="102" w:name="_Toc366690014"/>
      <w:bookmarkStart w:id="103" w:name="_Toc374659734"/>
      <w:r w:rsidRPr="00A224C8">
        <w:lastRenderedPageBreak/>
        <w:t xml:space="preserve">Situación de los </w:t>
      </w:r>
      <w:r w:rsidR="00A514A0" w:rsidRPr="00A224C8">
        <w:t>Marketplace</w:t>
      </w:r>
      <w:r w:rsidR="00A514A0">
        <w:t>s</w:t>
      </w:r>
      <w:r w:rsidRPr="00A224C8">
        <w:t xml:space="preserve"> en Uruguay</w:t>
      </w:r>
      <w:bookmarkEnd w:id="102"/>
      <w:bookmarkEnd w:id="103"/>
    </w:p>
    <w:p w:rsidR="00783C9B" w:rsidRDefault="004E01DD" w:rsidP="005958A3">
      <w:pPr>
        <w:jc w:val="both"/>
        <w:rPr>
          <w:ins w:id="104" w:author="pelo" w:date="2013-12-13T02:26:00Z"/>
          <w:rFonts w:cstheme="minorHAnsi"/>
          <w:color w:val="000000"/>
          <w:sz w:val="24"/>
          <w:szCs w:val="24"/>
        </w:rPr>
      </w:pPr>
      <w:r w:rsidRPr="005958A3">
        <w:rPr>
          <w:rFonts w:cstheme="minorHAnsi"/>
          <w:color w:val="000000"/>
          <w:sz w:val="24"/>
          <w:szCs w:val="24"/>
        </w:rPr>
        <w:t xml:space="preserve">Uruguay es apenas una porción diminuta de ese comercio, pero de un tiempo a esta parte parece haber dejado de lado la timidez inicial con la que encaraba este mercado. Según la última </w:t>
      </w:r>
      <w:del w:id="105" w:author="pelo" w:date="2013-12-13T02:23:00Z">
        <w:r w:rsidRPr="005958A3" w:rsidDel="00783C9B">
          <w:rPr>
            <w:rFonts w:cstheme="minorHAnsi"/>
            <w:color w:val="000000"/>
            <w:sz w:val="24"/>
            <w:szCs w:val="24"/>
          </w:rPr>
          <w:delText>encuesta de Grupo Radar sobre el Perfil del Internautra Uruguayo</w:delText>
        </w:r>
      </w:del>
      <w:ins w:id="106" w:author="pelo" w:date="2013-12-13T02:23:00Z">
        <w:r w:rsidR="00783C9B">
          <w:rPr>
            <w:rFonts w:cstheme="minorHAnsi"/>
            <w:color w:val="000000"/>
            <w:sz w:val="24"/>
            <w:szCs w:val="24"/>
          </w:rPr>
          <w:t>referencia</w:t>
        </w:r>
      </w:ins>
    </w:p>
    <w:p w:rsidR="004E01DD" w:rsidRPr="00783C9B" w:rsidRDefault="00783C9B" w:rsidP="005958A3">
      <w:pPr>
        <w:jc w:val="both"/>
        <w:rPr>
          <w:rFonts w:cstheme="minorHAnsi"/>
          <w:color w:val="000000"/>
          <w:sz w:val="24"/>
          <w:szCs w:val="24"/>
          <w:rPrChange w:id="107" w:author="pelo" w:date="2013-12-13T02:23:00Z">
            <w:rPr>
              <w:rFonts w:cstheme="minorHAnsi"/>
              <w:sz w:val="24"/>
              <w:szCs w:val="24"/>
            </w:rPr>
          </w:rPrChange>
        </w:rPr>
      </w:pPr>
      <w:ins w:id="108" w:author="pelo" w:date="2013-12-13T02:26:00Z">
        <w:r w:rsidRPr="00783C9B">
          <w:rPr>
            <w:rFonts w:cstheme="minorHAnsi"/>
            <w:color w:val="000000"/>
            <w:sz w:val="24"/>
            <w:szCs w:val="24"/>
          </w:rPr>
          <w:t>http://www.gruporadar.com.uy/01/wp-content/uploads/2013/10/El-Perfil-del-Internauta-Uruguayo-Resumen-ejecutivo.pdf</w:t>
        </w:r>
      </w:ins>
      <w:r w:rsidR="004E01DD" w:rsidRPr="005958A3">
        <w:rPr>
          <w:rFonts w:cstheme="minorHAnsi"/>
          <w:color w:val="000000"/>
          <w:sz w:val="24"/>
          <w:szCs w:val="24"/>
        </w:rPr>
        <w:t xml:space="preserve">, en 2012 casi 500.000 personas habían comprado alguna vez por </w:t>
      </w:r>
      <w:r w:rsidR="00C13948" w:rsidRPr="005958A3">
        <w:rPr>
          <w:rFonts w:cstheme="minorHAnsi"/>
          <w:color w:val="000000"/>
          <w:sz w:val="24"/>
          <w:szCs w:val="24"/>
        </w:rPr>
        <w:t>Internet</w:t>
      </w:r>
      <w:r w:rsidR="004E01DD" w:rsidRPr="005958A3">
        <w:rPr>
          <w:rFonts w:cstheme="minorHAnsi"/>
          <w:color w:val="000000"/>
          <w:sz w:val="24"/>
          <w:szCs w:val="24"/>
        </w:rPr>
        <w:t xml:space="preserve"> lo que supone un aumento del 22% en relación a 2010.</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Además, la encuesta de Grupo Radar muestra que en Uruguay el 30% de los internautas compró o contrató un servicio a través de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Estados Unidos, el 70% de los internautas realizó una compra al menos una vez, según eMarketer. </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Mercado libre</w:t>
      </w:r>
      <w:r w:rsidR="004E01DD" w:rsidRPr="005958A3">
        <w:rPr>
          <w:rFonts w:asciiTheme="minorHAnsi" w:hAnsiTheme="minorHAnsi" w:cstheme="minorHAnsi"/>
          <w:color w:val="00000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En los sitios que comercializan cupones de descuento, como WoOw! y Groupon, se realizaron el 20% del total de las ventas online de 2012.</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5958A3">
        <w:rPr>
          <w:rFonts w:asciiTheme="minorHAnsi" w:hAnsiTheme="minorHAnsi" w:cstheme="minorHAnsi"/>
          <w:color w:val="000000"/>
          <w:lang w:val="es-UY"/>
        </w:rPr>
        <w:t>Rubén</w:t>
      </w:r>
      <w:r w:rsidRPr="005958A3">
        <w:rPr>
          <w:rFonts w:asciiTheme="minorHAnsi" w:hAnsiTheme="minorHAnsi" w:cstheme="minorHAnsi"/>
          <w:color w:val="000000"/>
          <w:lang w:val="es-UY"/>
        </w:rPr>
        <w:t>Sosenke). En la actualidad Pedidos Ya! ha logrado expandirse a ocho países y pasó de  50 restoranes adheridos a más de 6.000 comercios.</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El pasado 25 de julio se llevó a cabo el primer Commerce DAY Montevideo 2012, una iniciativa del Instituto Latinoamericano de Comercio Electrónico – eInstituto – coorganizado localmente con la Cámara Uruguaya de Tecnologías de la Información – CUTI.</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El evento contó con 700 inscriptos, con más de 50 expositores y 23 empresas entre sponsors, media partners que apoyaron el evento. Se entregaron los E-commerce AWARD a lo mejor de los negocios por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Uruguay, las empresas que lo recibieron en las diferentes categorías fueron: </w:t>
      </w:r>
      <w:hyperlink r:id="rId13" w:history="1">
        <w:r w:rsidRPr="005958A3">
          <w:rPr>
            <w:rFonts w:asciiTheme="minorHAnsi" w:hAnsiTheme="minorHAnsi" w:cstheme="minorHAnsi"/>
            <w:color w:val="000000"/>
            <w:lang w:val="es-UY"/>
          </w:rPr>
          <w:t>Tienda</w:t>
        </w:r>
      </w:hyperlink>
      <w:r w:rsidRPr="005958A3">
        <w:rPr>
          <w:rFonts w:asciiTheme="minorHAnsi" w:hAnsiTheme="minorHAnsi" w:cstheme="minorHAnsi"/>
          <w:color w:val="000000"/>
          <w:lang w:val="es-UY"/>
        </w:rPr>
        <w:t xml:space="preserve"> Inglesa,</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Buquebus, Pedidos Ya!, Micropagos, WoOw, y una mención especial en reconocimiento a la trayectoria y trabajo en comercio electrónico que fue entregada a Álvaro Lame (Ex Presidente de la Cámara Uruguaya de Tecnologías de la </w:t>
      </w:r>
      <w:commentRangeStart w:id="109"/>
      <w:r w:rsidRPr="005958A3">
        <w:rPr>
          <w:rFonts w:asciiTheme="minorHAnsi" w:hAnsiTheme="minorHAnsi" w:cstheme="minorHAnsi"/>
          <w:color w:val="000000"/>
          <w:lang w:val="es-UY"/>
        </w:rPr>
        <w:t>Información</w:t>
      </w:r>
      <w:commentRangeEnd w:id="109"/>
      <w:r w:rsidR="005958A3">
        <w:rPr>
          <w:rStyle w:val="Refdecomentario"/>
          <w:rFonts w:asciiTheme="minorHAnsi" w:hAnsiTheme="minorHAnsi" w:cstheme="minorBidi"/>
          <w:lang w:val="es-ES" w:eastAsia="es-ES"/>
        </w:rPr>
        <w:commentReference w:id="109"/>
      </w:r>
      <w:r w:rsidRPr="005958A3">
        <w:rPr>
          <w:rFonts w:asciiTheme="minorHAnsi" w:hAnsiTheme="minorHAnsi" w:cstheme="minorHAnsi"/>
          <w:color w:val="000000"/>
          <w:lang w:val="es-UY"/>
        </w:rPr>
        <w:t>).</w:t>
      </w:r>
    </w:p>
    <w:p w:rsidR="004E01DD" w:rsidRPr="00A224C8" w:rsidRDefault="004E01DD" w:rsidP="00F848AD">
      <w:pPr>
        <w:pStyle w:val="Ttulo2"/>
        <w:rPr>
          <w:i/>
        </w:rPr>
      </w:pPr>
      <w:bookmarkStart w:id="110" w:name="_Toc366690015"/>
      <w:bookmarkStart w:id="111" w:name="_Toc374659735"/>
      <w:r w:rsidRPr="00A224C8">
        <w:t>Casos de estudio</w:t>
      </w:r>
      <w:bookmarkEnd w:id="110"/>
      <w:bookmarkEnd w:id="111"/>
    </w:p>
    <w:p w:rsidR="00F848AD" w:rsidRPr="00F848AD" w:rsidRDefault="004E01DD" w:rsidP="005625E4">
      <w:pPr>
        <w:pStyle w:val="Ttulo3"/>
      </w:pPr>
      <w:bookmarkStart w:id="112" w:name="_Toc366690016"/>
      <w:bookmarkStart w:id="113" w:name="_Toc374659736"/>
      <w:r w:rsidRPr="00A224C8">
        <w:t>Amazon Marketplace</w:t>
      </w:r>
      <w:bookmarkEnd w:id="112"/>
      <w:bookmarkEnd w:id="113"/>
    </w:p>
    <w:p w:rsidR="004E01DD" w:rsidRPr="005958A3" w:rsidRDefault="005958A3" w:rsidP="00FB3C95">
      <w:pPr>
        <w:jc w:val="both"/>
        <w:rPr>
          <w:sz w:val="24"/>
          <w:szCs w:val="24"/>
        </w:rPr>
      </w:pPr>
      <w:r w:rsidRPr="005958A3">
        <w:rPr>
          <w:sz w:val="24"/>
          <w:szCs w:val="24"/>
        </w:rPr>
        <w:t>Amazon</w:t>
      </w:r>
      <w:r w:rsidR="004E01DD" w:rsidRPr="005958A3">
        <w:rPr>
          <w:sz w:val="24"/>
          <w:szCs w:val="24"/>
        </w:rPr>
        <w:t xml:space="preserve"> una empresa estadounidense multinacional fundada en 1995 por el Ingeniero en Ciencias de la computación y electrónica Jeff</w:t>
      </w:r>
      <w:r w:rsidR="00FB3C95">
        <w:rPr>
          <w:sz w:val="24"/>
          <w:szCs w:val="24"/>
        </w:rPr>
        <w:t>rey Preston</w:t>
      </w:r>
      <w:r w:rsidR="004E01DD" w:rsidRPr="005958A3">
        <w:rPr>
          <w:sz w:val="24"/>
          <w:szCs w:val="24"/>
        </w:rPr>
        <w:t xml:space="preserve"> Bezos. Esta empresa surge como una librería en línea llamada en sus comienzos como “Cadabra”. En el transcurso de los años ha diversificado su mercado, adquiriendo un gran número de empresas en rubros que van desde Software, Cloud Computing, hasta </w:t>
      </w:r>
      <w:r>
        <w:rPr>
          <w:sz w:val="24"/>
          <w:szCs w:val="24"/>
        </w:rPr>
        <w:t>productos alimenticios</w:t>
      </w:r>
      <w:r w:rsidR="004E01DD" w:rsidRPr="005958A3">
        <w:rPr>
          <w:sz w:val="24"/>
          <w:szCs w:val="24"/>
        </w:rPr>
        <w:t xml:space="preserve">. Entre </w:t>
      </w:r>
      <w:r w:rsidR="004E01DD" w:rsidRPr="005958A3">
        <w:rPr>
          <w:sz w:val="24"/>
          <w:szCs w:val="24"/>
        </w:rPr>
        <w:lastRenderedPageBreak/>
        <w:t xml:space="preserve">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227416" w:rsidRPr="005958A3">
        <w:rPr>
          <w:sz w:val="24"/>
          <w:szCs w:val="24"/>
        </w:rPr>
        <w:t>del catálogo</w:t>
      </w:r>
      <w:r w:rsidR="004E01DD" w:rsidRPr="005958A3">
        <w:rPr>
          <w:sz w:val="24"/>
          <w:szCs w:val="24"/>
        </w:rPr>
        <w:t xml:space="preserve"> de Amazon logrando una relación de ganar-ganar entre ambas empresas. Por otro lado ofrece servicios que permiten a los autores, músicos, productores, desarrolladores entre otros a publicar y vender sus productos.</w:t>
      </w:r>
    </w:p>
    <w:p w:rsidR="004E01DD" w:rsidRPr="005958A3" w:rsidRDefault="004E01DD" w:rsidP="00FB3C95">
      <w:pPr>
        <w:jc w:val="both"/>
        <w:rPr>
          <w:sz w:val="24"/>
          <w:szCs w:val="24"/>
        </w:rPr>
      </w:pPr>
      <w:r w:rsidRPr="005958A3">
        <w:rPr>
          <w:sz w:val="24"/>
          <w:szCs w:val="24"/>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5958A3">
          <w:rPr>
            <w:rStyle w:val="Hipervnculo"/>
            <w:color w:val="auto"/>
            <w:sz w:val="24"/>
            <w:szCs w:val="24"/>
            <w:u w:val="none"/>
          </w:rPr>
          <w:t>www.amazon.com</w:t>
        </w:r>
      </w:hyperlink>
      <w:r w:rsidRPr="005958A3">
        <w:rPr>
          <w:sz w:val="24"/>
          <w:szCs w:val="24"/>
        </w:rPr>
        <w:t xml:space="preserve"> y </w:t>
      </w:r>
      <w:hyperlink r:id="rId15" w:history="1">
        <w:r w:rsidRPr="005958A3">
          <w:rPr>
            <w:rStyle w:val="Hipervnculo"/>
            <w:color w:val="auto"/>
            <w:sz w:val="24"/>
            <w:szCs w:val="24"/>
            <w:u w:val="none"/>
          </w:rPr>
          <w:t>www.amazon.ca</w:t>
        </w:r>
      </w:hyperlink>
      <w:r w:rsidRPr="005958A3">
        <w:rPr>
          <w:sz w:val="24"/>
          <w:szCs w:val="24"/>
        </w:rPr>
        <w:t xml:space="preserve">. Opera también de manera internacional a través de diferentes sitios, ya sean propios o adquiridos (como es el caso de </w:t>
      </w:r>
      <w:hyperlink r:id="rId16" w:history="1">
        <w:r w:rsidRPr="005958A3">
          <w:rPr>
            <w:rStyle w:val="Hipervnculo"/>
            <w:color w:val="auto"/>
            <w:sz w:val="24"/>
            <w:szCs w:val="24"/>
            <w:u w:val="none"/>
          </w:rPr>
          <w:t>www.amazon.de</w:t>
        </w:r>
      </w:hyperlink>
      <w:r w:rsidRPr="005958A3">
        <w:rPr>
          <w:sz w:val="24"/>
          <w:szCs w:val="24"/>
        </w:rPr>
        <w:t xml:space="preserve"> en Alemania y www.amazon.co.uk en Reino Unido).</w:t>
      </w:r>
    </w:p>
    <w:p w:rsidR="004E01DD" w:rsidRPr="005958A3" w:rsidRDefault="004E01DD" w:rsidP="00FB3C95">
      <w:pPr>
        <w:jc w:val="both"/>
        <w:rPr>
          <w:sz w:val="24"/>
          <w:szCs w:val="24"/>
          <w:u w:val="single"/>
        </w:rPr>
      </w:pPr>
      <w:r w:rsidRPr="005958A3">
        <w:rPr>
          <w:sz w:val="24"/>
          <w:szCs w:val="24"/>
        </w:rPr>
        <w:t>Entre las principales y más atractivas características del presente caso de estudio, se encuentras los principios bajo los cuales se creó Amazon. La idea del fundador Jeff</w:t>
      </w:r>
      <w:r w:rsidR="00FB3C95">
        <w:rPr>
          <w:sz w:val="24"/>
          <w:szCs w:val="24"/>
        </w:rPr>
        <w:t>rey</w:t>
      </w:r>
      <w:r w:rsidRPr="005958A3">
        <w:rPr>
          <w:sz w:val="24"/>
          <w:szCs w:val="24"/>
        </w:rPr>
        <w:t xml:space="preserve">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FB3C95" w:rsidRDefault="004E01DD" w:rsidP="00FB3C95">
      <w:pPr>
        <w:jc w:val="both"/>
        <w:rPr>
          <w:sz w:val="24"/>
          <w:szCs w:val="24"/>
        </w:rPr>
      </w:pPr>
      <w:r w:rsidRPr="00FB3C95">
        <w:rPr>
          <w:sz w:val="24"/>
          <w:szCs w:val="24"/>
        </w:rPr>
        <w:t xml:space="preserve">Amazon, como </w:t>
      </w:r>
      <w:r w:rsidR="00AC3E69">
        <w:rPr>
          <w:sz w:val="24"/>
          <w:szCs w:val="24"/>
        </w:rPr>
        <w:t xml:space="preserve">ya </w:t>
      </w:r>
      <w:r w:rsidRPr="00FB3C95">
        <w:rPr>
          <w:sz w:val="24"/>
          <w:szCs w:val="24"/>
        </w:rPr>
        <w:t>se mencion</w:t>
      </w:r>
      <w:r w:rsidR="00AC3E69">
        <w:rPr>
          <w:sz w:val="24"/>
          <w:szCs w:val="24"/>
        </w:rPr>
        <w:t>ó,</w:t>
      </w:r>
      <w:r w:rsidRPr="00FB3C95">
        <w:rPr>
          <w:sz w:val="24"/>
          <w:szCs w:val="24"/>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w:t>
      </w:r>
      <w:commentRangeStart w:id="114"/>
      <w:r w:rsidRPr="00FB3C95">
        <w:rPr>
          <w:sz w:val="24"/>
          <w:szCs w:val="24"/>
        </w:rPr>
        <w:t>D.E. Shaw</w:t>
      </w:r>
      <w:commentRangeEnd w:id="114"/>
      <w:r w:rsidR="00AC3E69">
        <w:rPr>
          <w:rStyle w:val="Refdecomentario"/>
          <w:lang w:val="es-ES" w:eastAsia="es-ES"/>
        </w:rPr>
        <w:commentReference w:id="114"/>
      </w:r>
      <w:r w:rsidRPr="00FB3C95">
        <w:rPr>
          <w:sz w:val="24"/>
          <w:szCs w:val="24"/>
        </w:rPr>
        <w:t xml:space="preserve">” en Nueva York. Tenía el sueño de crear una tienda competitiva explotando las capacidades de </w:t>
      </w:r>
      <w:r w:rsidR="00C13948" w:rsidRPr="00FB3C95">
        <w:rPr>
          <w:sz w:val="24"/>
          <w:szCs w:val="24"/>
        </w:rPr>
        <w:t>Internet</w:t>
      </w:r>
      <w:r w:rsidRPr="00FB3C95">
        <w:rPr>
          <w:sz w:val="24"/>
          <w:szCs w:val="24"/>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FB3C95" w:rsidRDefault="004E01DD" w:rsidP="00FB3C95">
      <w:pPr>
        <w:jc w:val="both"/>
        <w:rPr>
          <w:sz w:val="24"/>
          <w:szCs w:val="24"/>
        </w:rPr>
      </w:pPr>
      <w:r w:rsidRPr="00FB3C95">
        <w:rPr>
          <w:sz w:val="24"/>
          <w:szCs w:val="24"/>
        </w:rPr>
        <w:t xml:space="preserve">Hoy, a casi 13 años de su fundación, Amazon está presente en más de siete países con más de veinte localizaciones de almacenamiento alrededor del mundo, vendiendo </w:t>
      </w:r>
      <w:r w:rsidR="00BF6A38" w:rsidRPr="00FB3C95">
        <w:rPr>
          <w:sz w:val="24"/>
          <w:szCs w:val="24"/>
        </w:rPr>
        <w:t>n</w:t>
      </w:r>
      <w:r w:rsidRPr="00FB3C95">
        <w:rPr>
          <w:sz w:val="24"/>
          <w:szCs w:val="24"/>
        </w:rPr>
        <w:t xml:space="preserve">o solo libros, sino ofreciendo una enorme gama de productos y servicios, entre los cuales encontramos libros, ropa, comida, incursionó también en la industria de los pañales, </w:t>
      </w:r>
      <w:r w:rsidRPr="00FB3C95">
        <w:rPr>
          <w:sz w:val="24"/>
          <w:szCs w:val="24"/>
        </w:rPr>
        <w:lastRenderedPageBreak/>
        <w:t xml:space="preserve">ofrece plataformas como servicio para el desarrollo en la nube, servicios web, entre muchísimos otros. Amazon ha absorbido numerosas empresas, entre algunas de éstas se encuentran </w:t>
      </w:r>
      <w:commentRangeStart w:id="115"/>
      <w:r w:rsidRPr="00FB3C95">
        <w:rPr>
          <w:sz w:val="24"/>
          <w:szCs w:val="24"/>
        </w:rPr>
        <w:t>“Audible” (empresa de audio libros), BookSurge (dedicada a los libros de baja demanda), Mobipocket (</w:t>
      </w:r>
      <w:r w:rsidR="00227416" w:rsidRPr="00FB3C95">
        <w:rPr>
          <w:sz w:val="24"/>
          <w:szCs w:val="24"/>
        </w:rPr>
        <w:t>eBooks</w:t>
      </w:r>
      <w:r w:rsidRPr="00FB3C95">
        <w:rPr>
          <w:sz w:val="24"/>
          <w:szCs w:val="24"/>
        </w:rPr>
        <w:t xml:space="preserve"> y dispositivos para </w:t>
      </w:r>
      <w:r w:rsidR="00227416" w:rsidRPr="00FB3C95">
        <w:rPr>
          <w:sz w:val="24"/>
          <w:szCs w:val="24"/>
        </w:rPr>
        <w:t>eBooks</w:t>
      </w:r>
      <w:r w:rsidRPr="00FB3C95">
        <w:rPr>
          <w:sz w:val="24"/>
          <w:szCs w:val="24"/>
        </w:rPr>
        <w:t>), “Fabric” (una empresa de costura) entre otras.</w:t>
      </w:r>
      <w:commentRangeEnd w:id="115"/>
      <w:r w:rsidR="00AC3E69">
        <w:rPr>
          <w:rStyle w:val="Refdecomentario"/>
          <w:lang w:val="es-ES" w:eastAsia="es-ES"/>
        </w:rPr>
        <w:commentReference w:id="115"/>
      </w:r>
    </w:p>
    <w:p w:rsidR="004E01DD" w:rsidRPr="00A224C8" w:rsidRDefault="004E01DD" w:rsidP="00BF6A38">
      <w:pPr>
        <w:pStyle w:val="Ttulo4"/>
      </w:pPr>
      <w:r w:rsidRPr="00A224C8">
        <w:t>A lo concreto</w:t>
      </w:r>
    </w:p>
    <w:p w:rsidR="004E01DD" w:rsidRPr="004F2102" w:rsidRDefault="004E01DD" w:rsidP="004F2102">
      <w:pPr>
        <w:jc w:val="both"/>
        <w:rPr>
          <w:sz w:val="24"/>
          <w:szCs w:val="24"/>
        </w:rPr>
      </w:pPr>
      <w:r w:rsidRPr="004F2102">
        <w:rPr>
          <w:sz w:val="24"/>
          <w:szCs w:val="24"/>
        </w:rPr>
        <w:t xml:space="preserve">Desde un comienzo la idea de </w:t>
      </w:r>
      <w:r w:rsidR="004F2102">
        <w:rPr>
          <w:sz w:val="24"/>
          <w:szCs w:val="24"/>
        </w:rPr>
        <w:t>Bezos</w:t>
      </w:r>
      <w:r w:rsidRPr="004F2102">
        <w:rPr>
          <w:sz w:val="24"/>
          <w:szCs w:val="24"/>
        </w:rPr>
        <w:t xml:space="preserve">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w:t>
      </w:r>
      <w:r w:rsidR="00AC3E69">
        <w:rPr>
          <w:sz w:val="24"/>
          <w:szCs w:val="24"/>
        </w:rPr>
        <w:t xml:space="preserve">iene los uno de los mejores precios </w:t>
      </w:r>
      <w:r w:rsidRPr="004F2102">
        <w:rPr>
          <w:sz w:val="24"/>
          <w:szCs w:val="24"/>
        </w:rPr>
        <w:t>del mercado.</w:t>
      </w:r>
    </w:p>
    <w:p w:rsidR="004E01DD" w:rsidRPr="004F2102" w:rsidRDefault="004E01DD" w:rsidP="004F2102">
      <w:pPr>
        <w:jc w:val="both"/>
        <w:rPr>
          <w:sz w:val="24"/>
          <w:szCs w:val="24"/>
        </w:rPr>
      </w:pPr>
      <w:r w:rsidRPr="004F2102">
        <w:rPr>
          <w:sz w:val="24"/>
          <w:szCs w:val="24"/>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7A0CB4" w:rsidRDefault="004E01DD" w:rsidP="007A0CB4">
      <w:pPr>
        <w:jc w:val="both"/>
        <w:rPr>
          <w:sz w:val="24"/>
          <w:szCs w:val="24"/>
        </w:rPr>
      </w:pPr>
      <w:r w:rsidRPr="007A0CB4">
        <w:rPr>
          <w:sz w:val="24"/>
          <w:szCs w:val="24"/>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7A0CB4">
          <w:rPr>
            <w:rStyle w:val="Hipervnculo"/>
            <w:color w:val="auto"/>
            <w:sz w:val="24"/>
            <w:szCs w:val="24"/>
            <w:u w:val="none"/>
          </w:rPr>
          <w:t>DVDs</w:t>
        </w:r>
      </w:hyperlink>
      <w:r w:rsidRPr="007A0CB4">
        <w:rPr>
          <w:sz w:val="24"/>
          <w:szCs w:val="24"/>
        </w:rPr>
        <w:t xml:space="preserve">, </w:t>
      </w:r>
      <w:hyperlink w:anchor="cd_def" w:history="1">
        <w:r w:rsidRPr="007A0CB4">
          <w:rPr>
            <w:rStyle w:val="Hipervnculo"/>
            <w:color w:val="auto"/>
            <w:sz w:val="24"/>
            <w:szCs w:val="24"/>
            <w:u w:val="none"/>
          </w:rPr>
          <w:t>CDs</w:t>
        </w:r>
      </w:hyperlink>
      <w:r w:rsidRPr="007A0CB4">
        <w:rPr>
          <w:sz w:val="24"/>
          <w:szCs w:val="24"/>
        </w:rPr>
        <w:t xml:space="preserve"> de música, </w:t>
      </w:r>
      <w:hyperlink w:anchor="software_def" w:history="1">
        <w:r w:rsidRPr="007A0CB4">
          <w:rPr>
            <w:rStyle w:val="Hipervnculo"/>
            <w:color w:val="auto"/>
            <w:sz w:val="24"/>
            <w:szCs w:val="24"/>
            <w:u w:val="none"/>
          </w:rPr>
          <w:t>software</w:t>
        </w:r>
      </w:hyperlink>
      <w:r w:rsidRPr="007A0CB4">
        <w:rPr>
          <w:sz w:val="24"/>
          <w:szCs w:val="24"/>
        </w:rPr>
        <w:t>, videojuegos, electrónica, ropa, alimentos perecederos y no perecederos, muebles y muchos más.</w:t>
      </w:r>
    </w:p>
    <w:p w:rsidR="004E01DD" w:rsidRPr="007A0CB4" w:rsidRDefault="004E01DD" w:rsidP="007A0CB4">
      <w:pPr>
        <w:jc w:val="both"/>
        <w:rPr>
          <w:sz w:val="24"/>
          <w:szCs w:val="24"/>
        </w:rPr>
      </w:pPr>
      <w:r w:rsidRPr="007A0CB4">
        <w:rPr>
          <w:sz w:val="24"/>
          <w:szCs w:val="24"/>
        </w:rPr>
        <w:t xml:space="preserve">Hoy en día Amazon se encuentra relacionada con más de 60 mil sitios de </w:t>
      </w:r>
      <w:r w:rsidR="00C13948" w:rsidRPr="007A0CB4">
        <w:rPr>
          <w:sz w:val="24"/>
          <w:szCs w:val="24"/>
        </w:rPr>
        <w:t>Internet</w:t>
      </w:r>
      <w:r w:rsidRPr="007A0CB4">
        <w:rPr>
          <w:sz w:val="24"/>
          <w:szCs w:val="24"/>
        </w:rPr>
        <w:t xml:space="preserve">, entre ellos varios de los sitios más importantes de </w:t>
      </w:r>
      <w:r w:rsidR="00C13948" w:rsidRPr="007A0CB4">
        <w:rPr>
          <w:sz w:val="24"/>
          <w:szCs w:val="24"/>
        </w:rPr>
        <w:t>Internet</w:t>
      </w:r>
      <w:r w:rsidRPr="007A0CB4">
        <w:rPr>
          <w:sz w:val="24"/>
          <w:szCs w:val="24"/>
        </w:rPr>
        <w:t xml:space="preserve"> como son </w:t>
      </w:r>
      <w:commentRangeStart w:id="116"/>
      <w:r w:rsidRPr="007A0CB4">
        <w:rPr>
          <w:sz w:val="24"/>
          <w:szCs w:val="24"/>
        </w:rPr>
        <w:t>aol.com, Yahoo, Netscape, GeoCities, Exit</w:t>
      </w:r>
      <w:commentRangeEnd w:id="116"/>
      <w:r w:rsidR="00AC3E69">
        <w:rPr>
          <w:rStyle w:val="Refdecomentario"/>
          <w:lang w:val="es-ES" w:eastAsia="es-ES"/>
        </w:rPr>
        <w:commentReference w:id="116"/>
      </w:r>
      <w:r w:rsidRPr="007A0CB4">
        <w:rPr>
          <w:sz w:val="24"/>
          <w:szCs w:val="24"/>
        </w:rPr>
        <w:t xml:space="preserve"> donde los usuarios pueden acceder directamente a los productos del </w:t>
      </w:r>
      <w:r w:rsidR="0030564C" w:rsidRPr="007A0CB4">
        <w:rPr>
          <w:sz w:val="24"/>
          <w:szCs w:val="24"/>
        </w:rPr>
        <w:t>catálogo</w:t>
      </w:r>
      <w:r w:rsidRPr="007A0CB4">
        <w:rPr>
          <w:sz w:val="24"/>
          <w:szCs w:val="24"/>
        </w:rPr>
        <w:t xml:space="preserve"> de Amazon. Este sistema de sistema de “Empresas colegas” o más conocido como </w:t>
      </w:r>
      <w:r w:rsidRPr="007A0CB4">
        <w:rPr>
          <w:i/>
          <w:sz w:val="24"/>
          <w:szCs w:val="24"/>
        </w:rPr>
        <w:t>Partnership</w:t>
      </w:r>
      <w:r w:rsidRPr="007A0CB4">
        <w:rPr>
          <w:sz w:val="24"/>
          <w:szCs w:val="24"/>
        </w:rPr>
        <w:t xml:space="preserve"> permite la publicidad masiva de los productos </w:t>
      </w:r>
      <w:del w:id="117" w:author="pelo" w:date="2013-12-13T02:47:00Z">
        <w:r w:rsidRPr="007A0CB4" w:rsidDel="007F0436">
          <w:rPr>
            <w:sz w:val="24"/>
            <w:szCs w:val="24"/>
          </w:rPr>
          <w:delText>tanto de Amazon,</w:delText>
        </w:r>
      </w:del>
      <w:ins w:id="118" w:author="pelo" w:date="2013-12-13T02:47:00Z">
        <w:r w:rsidR="007F0436">
          <w:rPr>
            <w:sz w:val="24"/>
            <w:szCs w:val="24"/>
          </w:rPr>
          <w:t>de ambas empresas</w:t>
        </w:r>
      </w:ins>
      <w:r w:rsidRPr="007A0CB4">
        <w:rPr>
          <w:sz w:val="24"/>
          <w:szCs w:val="24"/>
        </w:rPr>
        <w:t xml:space="preserve"> permitiendo así ganancia para </w:t>
      </w:r>
      <w:del w:id="119" w:author="pelo" w:date="2013-12-13T02:47:00Z">
        <w:r w:rsidRPr="007A0CB4" w:rsidDel="007F0436">
          <w:rPr>
            <w:sz w:val="24"/>
            <w:szCs w:val="24"/>
          </w:rPr>
          <w:delText xml:space="preserve">ambas </w:delText>
        </w:r>
      </w:del>
      <w:ins w:id="120" w:author="pelo" w:date="2013-12-13T02:47:00Z">
        <w:r w:rsidR="007F0436">
          <w:rPr>
            <w:sz w:val="24"/>
            <w:szCs w:val="24"/>
          </w:rPr>
          <w:t>las 2 partes</w:t>
        </w:r>
        <w:r w:rsidR="007F0436" w:rsidRPr="007A0CB4">
          <w:rPr>
            <w:sz w:val="24"/>
            <w:szCs w:val="24"/>
          </w:rPr>
          <w:t xml:space="preserve"> </w:t>
        </w:r>
      </w:ins>
      <w:r w:rsidRPr="007A0CB4">
        <w:rPr>
          <w:sz w:val="24"/>
          <w:szCs w:val="24"/>
        </w:rPr>
        <w:t xml:space="preserve">partes (por ventas en sitios externos, Amazon da comisión a su </w:t>
      </w:r>
      <w:r w:rsidRPr="007A0CB4">
        <w:rPr>
          <w:i/>
          <w:sz w:val="24"/>
          <w:szCs w:val="24"/>
        </w:rPr>
        <w:t>Partner</w:t>
      </w:r>
      <w:r w:rsidRPr="007A0CB4">
        <w:rPr>
          <w:sz w:val="24"/>
          <w:szCs w:val="24"/>
        </w:rPr>
        <w:t>).</w:t>
      </w:r>
    </w:p>
    <w:p w:rsidR="004E01DD" w:rsidRPr="007A0CB4" w:rsidRDefault="004E01DD" w:rsidP="007A0CB4">
      <w:pPr>
        <w:jc w:val="both"/>
        <w:rPr>
          <w:sz w:val="24"/>
          <w:szCs w:val="24"/>
        </w:rPr>
      </w:pPr>
      <w:r w:rsidRPr="007A0CB4">
        <w:rPr>
          <w:sz w:val="24"/>
          <w:szCs w:val="24"/>
        </w:rPr>
        <w:t xml:space="preserve">Otra de las estrategias más conocidas de la empresa es ofrecer plataformas para la creación de Blogs relativos a los temas más comunes  como son Sociedad, Deportes, Historia, Música, Arte entre otros. Esto permite la publicidad a un público lo más </w:t>
      </w:r>
      <w:r w:rsidRPr="007A0CB4">
        <w:rPr>
          <w:sz w:val="24"/>
          <w:szCs w:val="24"/>
        </w:rPr>
        <w:lastRenderedPageBreak/>
        <w:t xml:space="preserve">extenso posible, </w:t>
      </w:r>
      <w:r w:rsidR="0030564C" w:rsidRPr="007A0CB4">
        <w:rPr>
          <w:sz w:val="24"/>
          <w:szCs w:val="24"/>
        </w:rPr>
        <w:t>más</w:t>
      </w:r>
      <w:r w:rsidRPr="007A0CB4">
        <w:rPr>
          <w:sz w:val="24"/>
          <w:szCs w:val="24"/>
        </w:rPr>
        <w:t xml:space="preserve"> usuarios viendo productos del </w:t>
      </w:r>
      <w:r w:rsidR="0030564C" w:rsidRPr="007A0CB4">
        <w:rPr>
          <w:sz w:val="24"/>
          <w:szCs w:val="24"/>
        </w:rPr>
        <w:t>catálogo</w:t>
      </w:r>
      <w:r w:rsidRPr="007A0CB4">
        <w:rPr>
          <w:sz w:val="24"/>
          <w:szCs w:val="24"/>
        </w:rPr>
        <w:t xml:space="preserve"> de Amazon significa más probabilidad</w:t>
      </w:r>
      <w:r w:rsidR="00AC3E69">
        <w:rPr>
          <w:sz w:val="24"/>
          <w:szCs w:val="24"/>
        </w:rPr>
        <w:t>es que el usuario dé clic en c</w:t>
      </w:r>
      <w:r w:rsidRPr="007A0CB4">
        <w:rPr>
          <w:sz w:val="24"/>
          <w:szCs w:val="24"/>
        </w:rPr>
        <w:t>omprar.</w:t>
      </w:r>
    </w:p>
    <w:p w:rsidR="004E01DD" w:rsidRPr="007A0CB4" w:rsidRDefault="004E01DD" w:rsidP="007A0CB4">
      <w:pPr>
        <w:jc w:val="both"/>
        <w:rPr>
          <w:sz w:val="24"/>
          <w:szCs w:val="24"/>
        </w:rPr>
      </w:pPr>
      <w:r w:rsidRPr="007A0CB4">
        <w:rPr>
          <w:sz w:val="24"/>
          <w:szCs w:val="24"/>
        </w:rPr>
        <w:t xml:space="preserve">Para empresas medianas y pequeñas Amazon ofrece una plataforma para la publicación de sitios de E-commerce propios, con marcas registradas permitiendo ofrecer productos y servicios propios y del </w:t>
      </w:r>
      <w:r w:rsidR="0030564C" w:rsidRPr="007A0CB4">
        <w:rPr>
          <w:sz w:val="24"/>
          <w:szCs w:val="24"/>
        </w:rPr>
        <w:t>catálogo</w:t>
      </w:r>
      <w:r w:rsidRPr="007A0CB4">
        <w:rPr>
          <w:sz w:val="24"/>
          <w:szCs w:val="24"/>
        </w:rPr>
        <w:t xml:space="preserve"> de Amazon, generando así ganancias tanto por ventas propias </w:t>
      </w:r>
      <w:del w:id="121" w:author="pelo" w:date="2013-12-13T02:48:00Z">
        <w:r w:rsidRPr="007A0CB4" w:rsidDel="007F0436">
          <w:rPr>
            <w:sz w:val="24"/>
            <w:szCs w:val="24"/>
          </w:rPr>
          <w:delText xml:space="preserve">así </w:delText>
        </w:r>
      </w:del>
      <w:ins w:id="122" w:author="pelo" w:date="2013-12-13T02:48:00Z">
        <w:r w:rsidR="007F0436">
          <w:rPr>
            <w:sz w:val="24"/>
            <w:szCs w:val="24"/>
          </w:rPr>
          <w:t>sacar</w:t>
        </w:r>
      </w:ins>
      <w:r w:rsidRPr="007A0CB4">
        <w:rPr>
          <w:sz w:val="24"/>
          <w:szCs w:val="24"/>
        </w:rPr>
        <w:t>como por venta de productos de Amazon a través de comisiones.</w:t>
      </w:r>
    </w:p>
    <w:p w:rsidR="004E01DD" w:rsidRPr="007A0CB4" w:rsidRDefault="004E01DD" w:rsidP="007A0CB4">
      <w:pPr>
        <w:jc w:val="both"/>
        <w:rPr>
          <w:sz w:val="24"/>
          <w:szCs w:val="24"/>
        </w:rPr>
      </w:pPr>
      <w:r w:rsidRPr="007A0CB4">
        <w:rPr>
          <w:sz w:val="24"/>
          <w:szCs w:val="24"/>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A224C8" w:rsidRDefault="004E01DD" w:rsidP="007A0CB4">
      <w:pPr>
        <w:jc w:val="both"/>
        <w:rPr>
          <w:sz w:val="18"/>
          <w:szCs w:val="18"/>
        </w:rPr>
      </w:pPr>
      <w:r w:rsidRPr="007A0CB4">
        <w:rPr>
          <w:sz w:val="24"/>
          <w:szCs w:val="24"/>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w:t>
      </w:r>
      <w:r w:rsidR="00AC3E69">
        <w:rPr>
          <w:sz w:val="24"/>
          <w:szCs w:val="24"/>
        </w:rPr>
        <w:t>en el mundo</w:t>
      </w:r>
      <w:r w:rsidRPr="007A0CB4">
        <w:rPr>
          <w:sz w:val="24"/>
          <w:szCs w:val="24"/>
        </w:rPr>
        <w:t xml:space="preserve"> del Cloud Computing dado que Jeff anticipo todo el potencial de </w:t>
      </w:r>
      <w:r w:rsidR="00C13948" w:rsidRPr="007A0CB4">
        <w:rPr>
          <w:sz w:val="24"/>
          <w:szCs w:val="24"/>
        </w:rPr>
        <w:t>Internet</w:t>
      </w:r>
      <w:r w:rsidRPr="007A0CB4">
        <w:rPr>
          <w:sz w:val="24"/>
          <w:szCs w:val="24"/>
        </w:rPr>
        <w:t xml:space="preserve"> y lo que traería a mediano plazo.</w:t>
      </w:r>
    </w:p>
    <w:p w:rsidR="004E01DD" w:rsidRPr="00D506D9" w:rsidRDefault="004E01DD" w:rsidP="00D506D9">
      <w:pPr>
        <w:pStyle w:val="Ttulo4"/>
        <w:rPr>
          <w:sz w:val="18"/>
          <w:szCs w:val="18"/>
        </w:rPr>
      </w:pPr>
      <w:r w:rsidRPr="00A224C8">
        <w:t>Modelos comerciales implementados</w:t>
      </w:r>
    </w:p>
    <w:p w:rsidR="004E01DD" w:rsidRPr="00C461E5" w:rsidRDefault="004E01DD" w:rsidP="00C461E5">
      <w:pPr>
        <w:jc w:val="both"/>
        <w:rPr>
          <w:sz w:val="24"/>
          <w:szCs w:val="24"/>
        </w:rPr>
      </w:pPr>
      <w:r w:rsidRPr="00C461E5">
        <w:rPr>
          <w:sz w:val="24"/>
          <w:szCs w:val="24"/>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C461E5" w:rsidRDefault="004E01DD" w:rsidP="00C461E5">
      <w:pPr>
        <w:jc w:val="both"/>
        <w:rPr>
          <w:sz w:val="24"/>
          <w:szCs w:val="24"/>
        </w:rPr>
      </w:pPr>
      <w:r w:rsidRPr="00C461E5">
        <w:rPr>
          <w:sz w:val="24"/>
          <w:szCs w:val="24"/>
        </w:rPr>
        <w:t xml:space="preserve">En el caso de Amazon la estrategia de negocio implementada es </w:t>
      </w:r>
      <w:r w:rsidRPr="00C461E5">
        <w:rPr>
          <w:b/>
          <w:sz w:val="24"/>
          <w:szCs w:val="24"/>
        </w:rPr>
        <w:t>Bussiness</w:t>
      </w:r>
      <w:r w:rsidR="00C461E5">
        <w:rPr>
          <w:b/>
          <w:sz w:val="24"/>
          <w:szCs w:val="24"/>
        </w:rPr>
        <w:t xml:space="preserve"> </w:t>
      </w:r>
      <w:r w:rsidRPr="00C461E5">
        <w:rPr>
          <w:b/>
          <w:sz w:val="24"/>
          <w:szCs w:val="24"/>
        </w:rPr>
        <w:t>to</w:t>
      </w:r>
      <w:r w:rsidR="00C461E5">
        <w:rPr>
          <w:b/>
          <w:sz w:val="24"/>
          <w:szCs w:val="24"/>
        </w:rPr>
        <w:t xml:space="preserve"> </w:t>
      </w:r>
      <w:r w:rsidRPr="00C461E5">
        <w:rPr>
          <w:b/>
          <w:sz w:val="24"/>
          <w:szCs w:val="24"/>
        </w:rPr>
        <w:t>Customer</w:t>
      </w:r>
      <w:r w:rsidRPr="00C461E5">
        <w:rPr>
          <w:sz w:val="24"/>
          <w:szCs w:val="24"/>
        </w:rPr>
        <w:t>. Este modelo plantea una mayor interacción (o relación comercial) entre la Empresa y el Consumidor, que era justamente la idea de Jeff</w:t>
      </w:r>
      <w:r w:rsidR="00C461E5">
        <w:rPr>
          <w:sz w:val="24"/>
          <w:szCs w:val="24"/>
        </w:rPr>
        <w:t>rey</w:t>
      </w:r>
      <w:r w:rsidRPr="00C461E5">
        <w:rPr>
          <w:sz w:val="24"/>
          <w:szCs w:val="24"/>
        </w:rPr>
        <w:t xml:space="preserve"> Bezos ya que de ésta manera se conoce cada vez más a los clientes, pudiendo así brindar el servicio </w:t>
      </w:r>
      <w:r w:rsidR="0030564C" w:rsidRPr="00C461E5">
        <w:rPr>
          <w:sz w:val="24"/>
          <w:szCs w:val="24"/>
        </w:rPr>
        <w:t>específico</w:t>
      </w:r>
      <w:r w:rsidRPr="00C461E5">
        <w:rPr>
          <w:sz w:val="24"/>
          <w:szCs w:val="24"/>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A224C8" w:rsidRDefault="004E01DD" w:rsidP="00C461E5">
      <w:pPr>
        <w:jc w:val="both"/>
        <w:rPr>
          <w:sz w:val="18"/>
          <w:szCs w:val="18"/>
          <w:u w:val="single"/>
        </w:rPr>
      </w:pPr>
      <w:r w:rsidRPr="00C461E5">
        <w:rPr>
          <w:sz w:val="24"/>
          <w:szCs w:val="24"/>
        </w:rPr>
        <w:t xml:space="preserve">El modelo comercial de Amazon no solo lo llevó a brindar uno de los servicios más personalizados del mercado (llevándolo a tener 600 millones de visitas por año), sino que abarata notablemente los costos de logística, ya que es la misma empresa la </w:t>
      </w:r>
      <w:r w:rsidRPr="00C461E5">
        <w:rPr>
          <w:sz w:val="24"/>
          <w:szCs w:val="24"/>
        </w:rPr>
        <w:lastRenderedPageBreak/>
        <w:t>encargada de realizar los envíos (evitando así la intervención de distribuidores externos y el sobrecoste que esto implica). Gracias a estas decisiones Amazon tiene hoy por hoy los mejores precios del mercado.</w:t>
      </w:r>
    </w:p>
    <w:p w:rsidR="004E01DD" w:rsidRPr="00A6414B" w:rsidRDefault="004E01DD" w:rsidP="00351009">
      <w:pPr>
        <w:pStyle w:val="Ttulo4"/>
        <w:rPr>
          <w:i w:val="0"/>
        </w:rPr>
      </w:pPr>
      <w:r w:rsidRPr="00A6414B">
        <w:rPr>
          <w:i w:val="0"/>
        </w:rPr>
        <w:t>Amazon Marketplace</w:t>
      </w:r>
    </w:p>
    <w:p w:rsidR="004E01DD" w:rsidRPr="00C461E5" w:rsidRDefault="004E01DD" w:rsidP="00C461E5">
      <w:pPr>
        <w:jc w:val="both"/>
        <w:rPr>
          <w:sz w:val="24"/>
          <w:szCs w:val="24"/>
        </w:rPr>
      </w:pPr>
      <w:r w:rsidRPr="00C461E5">
        <w:rPr>
          <w:sz w:val="24"/>
          <w:szCs w:val="24"/>
        </w:rPr>
        <w:t>Amazon Marketplace es uno de los mercados electrónicos más conocidos y elegidos por los usuarios de la web gracias a su amplia gama de funcionalidad</w:t>
      </w:r>
      <w:r w:rsidR="00A6414B">
        <w:rPr>
          <w:sz w:val="24"/>
          <w:szCs w:val="24"/>
        </w:rPr>
        <w:t>es</w:t>
      </w:r>
      <w:r w:rsidRPr="00C461E5">
        <w:rPr>
          <w:sz w:val="24"/>
          <w:szCs w:val="24"/>
        </w:rPr>
        <w:t xml:space="preserve"> y servicios altamente personalizados que brinda a los usuarios.</w:t>
      </w:r>
    </w:p>
    <w:p w:rsidR="004E01DD" w:rsidRPr="00C461E5" w:rsidRDefault="004E01DD" w:rsidP="00C461E5">
      <w:pPr>
        <w:jc w:val="both"/>
        <w:rPr>
          <w:sz w:val="24"/>
          <w:szCs w:val="24"/>
        </w:rPr>
      </w:pPr>
      <w:r w:rsidRPr="00C461E5">
        <w:rPr>
          <w:sz w:val="24"/>
          <w:szCs w:val="24"/>
        </w:rPr>
        <w:t>En éste Marketplace, los usuarios no solo pueden comprar producto</w:t>
      </w:r>
      <w:r w:rsidR="00FB6A83">
        <w:rPr>
          <w:sz w:val="24"/>
          <w:szCs w:val="24"/>
        </w:rPr>
        <w:t>s</w:t>
      </w:r>
      <w:r w:rsidRPr="00C461E5">
        <w:rPr>
          <w:sz w:val="24"/>
          <w:szCs w:val="24"/>
        </w:rPr>
        <w:t xml:space="preserve"> de la marca, sino que también pueden publicar artículos propios al resto de los usuarios. A modo de ejemplo </w:t>
      </w:r>
      <w:r w:rsidR="00FB6A83">
        <w:rPr>
          <w:sz w:val="24"/>
          <w:szCs w:val="24"/>
        </w:rPr>
        <w:t>es posible</w:t>
      </w:r>
      <w:r w:rsidRPr="00C461E5">
        <w:rPr>
          <w:sz w:val="24"/>
          <w:szCs w:val="24"/>
        </w:rPr>
        <w:t xml:space="preserve">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w:t>
      </w:r>
      <w:r w:rsidR="00A6414B">
        <w:rPr>
          <w:sz w:val="24"/>
          <w:szCs w:val="24"/>
        </w:rPr>
        <w:t xml:space="preserve"> y por comisiones</w:t>
      </w:r>
      <w:r w:rsidRPr="00C461E5">
        <w:rPr>
          <w:sz w:val="24"/>
          <w:szCs w:val="24"/>
        </w:rPr>
        <w:t xml:space="preserve">, como las empresas y usuarios finales que conforman la comunidad. </w:t>
      </w:r>
    </w:p>
    <w:p w:rsidR="004E01DD" w:rsidRPr="00A224C8" w:rsidRDefault="004E01DD" w:rsidP="00C461E5">
      <w:pPr>
        <w:jc w:val="both"/>
        <w:rPr>
          <w:sz w:val="18"/>
          <w:szCs w:val="18"/>
        </w:rPr>
      </w:pPr>
      <w:r w:rsidRPr="00C461E5">
        <w:rPr>
          <w:sz w:val="24"/>
          <w:szCs w:val="24"/>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F53F3A">
      <w:pPr>
        <w:pStyle w:val="Ttulo4"/>
      </w:pPr>
      <w:r w:rsidRPr="00A224C8">
        <w:t>Seguridad en las operaciones</w:t>
      </w:r>
    </w:p>
    <w:p w:rsidR="004E01DD" w:rsidRPr="000913FE" w:rsidRDefault="00A514A0" w:rsidP="000913FE">
      <w:pPr>
        <w:jc w:val="both"/>
        <w:rPr>
          <w:sz w:val="24"/>
          <w:szCs w:val="24"/>
        </w:rPr>
      </w:pPr>
      <w:r w:rsidRPr="000913FE">
        <w:rPr>
          <w:sz w:val="24"/>
          <w:szCs w:val="24"/>
        </w:rPr>
        <w:t>Jeff</w:t>
      </w:r>
      <w:r w:rsidR="00602CD3" w:rsidRPr="000913FE">
        <w:rPr>
          <w:sz w:val="24"/>
          <w:szCs w:val="24"/>
        </w:rPr>
        <w:t>rey</w:t>
      </w:r>
      <w:r w:rsidRPr="000913FE">
        <w:rPr>
          <w:sz w:val="24"/>
          <w:szCs w:val="24"/>
        </w:rPr>
        <w:t xml:space="preserve"> Bezos entiende la desconfianza que puede generar la realización de operaciones comerciales a través de </w:t>
      </w:r>
      <w:r w:rsidR="00C13948" w:rsidRPr="000913FE">
        <w:rPr>
          <w:sz w:val="24"/>
          <w:szCs w:val="24"/>
        </w:rPr>
        <w:t>Internet</w:t>
      </w:r>
      <w:r w:rsidRPr="000913FE">
        <w:rPr>
          <w:sz w:val="24"/>
          <w:szCs w:val="24"/>
        </w:rPr>
        <w:t xml:space="preserve"> por posibles fraudes electrónicos, por ello sabe que la clave de ganar la confianza de los usuarios es invertir recursos en la seguridad en las operaciones realizadas en su E-commerce. </w:t>
      </w:r>
      <w:r w:rsidR="004E01DD" w:rsidRPr="000913FE">
        <w:rPr>
          <w:sz w:val="24"/>
          <w:szCs w:val="24"/>
        </w:rPr>
        <w:t xml:space="preserve">Entre algunos de los métodos que Amazon consideró efectivos para atacar esta problemática se encuentran la utilización de protocolos seguros </w:t>
      </w:r>
      <w:commentRangeStart w:id="123"/>
      <w:r w:rsidR="004E01DD" w:rsidRPr="000913FE">
        <w:rPr>
          <w:sz w:val="24"/>
          <w:szCs w:val="24"/>
        </w:rPr>
        <w:t>(SSL, SET, etc.)</w:t>
      </w:r>
      <w:commentRangeEnd w:id="123"/>
      <w:r w:rsidR="00A6414B">
        <w:rPr>
          <w:rStyle w:val="Refdecomentario"/>
          <w:lang w:val="es-ES" w:eastAsia="es-ES"/>
        </w:rPr>
        <w:commentReference w:id="123"/>
      </w:r>
      <w:r w:rsidR="004E01DD" w:rsidRPr="000913FE">
        <w:rPr>
          <w:sz w:val="24"/>
          <w:szCs w:val="24"/>
        </w:rPr>
        <w:t xml:space="preserve"> para realización de operaciones, firma digital, entre otros.</w:t>
      </w:r>
    </w:p>
    <w:p w:rsidR="000913FE" w:rsidRPr="000913FE" w:rsidRDefault="004E01DD" w:rsidP="000913FE">
      <w:pPr>
        <w:jc w:val="both"/>
        <w:rPr>
          <w:sz w:val="24"/>
          <w:szCs w:val="24"/>
        </w:rPr>
      </w:pPr>
      <w:r w:rsidRPr="000913FE">
        <w:rPr>
          <w:sz w:val="24"/>
          <w:szCs w:val="24"/>
        </w:rPr>
        <w:t xml:space="preserve">SSL es un protocolo criptográfico que proporciona comunicaciones seguras a través de una red (en particular </w:t>
      </w:r>
      <w:r w:rsidR="00C13948" w:rsidRPr="000913FE">
        <w:rPr>
          <w:sz w:val="24"/>
          <w:szCs w:val="24"/>
        </w:rPr>
        <w:t>Internet</w:t>
      </w:r>
      <w:r w:rsidRPr="000913FE">
        <w:rPr>
          <w:sz w:val="24"/>
          <w:szCs w:val="24"/>
        </w:rPr>
        <w:t xml:space="preserve">).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w:t>
      </w:r>
      <w:commentRangeStart w:id="124"/>
      <w:r w:rsidRPr="000913FE">
        <w:rPr>
          <w:sz w:val="24"/>
          <w:szCs w:val="24"/>
        </w:rPr>
        <w:t>FTP, SMTP, TELNET</w:t>
      </w:r>
      <w:commentRangeEnd w:id="124"/>
      <w:r w:rsidR="00A6414B">
        <w:rPr>
          <w:rStyle w:val="Refdecomentario"/>
          <w:lang w:val="es-ES" w:eastAsia="es-ES"/>
        </w:rPr>
        <w:commentReference w:id="124"/>
      </w:r>
      <w:r w:rsidRPr="000913FE">
        <w:rPr>
          <w:sz w:val="24"/>
          <w:szCs w:val="24"/>
        </w:rPr>
        <w:t xml:space="preserve">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r w:rsidR="00602CD3" w:rsidRPr="000913FE">
        <w:rPr>
          <w:sz w:val="24"/>
          <w:szCs w:val="24"/>
        </w:rPr>
        <w:t xml:space="preserve">. </w:t>
      </w:r>
    </w:p>
    <w:p w:rsidR="004E01DD" w:rsidRPr="000913FE" w:rsidRDefault="00351009" w:rsidP="000913FE">
      <w:pPr>
        <w:jc w:val="both"/>
        <w:rPr>
          <w:sz w:val="24"/>
          <w:szCs w:val="24"/>
        </w:rPr>
      </w:pPr>
      <w:r w:rsidRPr="000913FE">
        <w:rPr>
          <w:sz w:val="24"/>
          <w:szCs w:val="24"/>
        </w:rPr>
        <w:lastRenderedPageBreak/>
        <w:t xml:space="preserve">Entre las metodologías que promueven la seguridad en operación se encuentran también los </w:t>
      </w:r>
      <w:r w:rsidR="004E01DD" w:rsidRPr="000913FE">
        <w:rPr>
          <w:sz w:val="24"/>
          <w:szCs w:val="24"/>
        </w:rPr>
        <w:t>firewall</w:t>
      </w:r>
      <w:r w:rsidRPr="000913FE">
        <w:rPr>
          <w:sz w:val="24"/>
          <w:szCs w:val="24"/>
        </w:rPr>
        <w:t>s</w:t>
      </w:r>
      <w:r w:rsidR="004E01DD" w:rsidRPr="000913FE">
        <w:rPr>
          <w:sz w:val="24"/>
          <w:szCs w:val="24"/>
        </w:rPr>
        <w:t xml:space="preserve"> (llamado</w:t>
      </w:r>
      <w:r w:rsidRPr="000913FE">
        <w:rPr>
          <w:sz w:val="24"/>
          <w:szCs w:val="24"/>
        </w:rPr>
        <w:t>s</w:t>
      </w:r>
      <w:r w:rsidR="004E01DD" w:rsidRPr="000913FE">
        <w:rPr>
          <w:sz w:val="24"/>
          <w:szCs w:val="24"/>
        </w:rPr>
        <w:t xml:space="preserve"> también muro de fuego) </w:t>
      </w:r>
      <w:r w:rsidRPr="000913FE">
        <w:rPr>
          <w:sz w:val="24"/>
          <w:szCs w:val="24"/>
        </w:rPr>
        <w:t>que son</w:t>
      </w:r>
      <w:r w:rsidR="004E01DD" w:rsidRPr="000913FE">
        <w:rPr>
          <w:sz w:val="24"/>
          <w:szCs w:val="24"/>
        </w:rPr>
        <w:t xml:space="preserve"> un sistema que limita el acceso entre dos o más redes. Normalmente un Firewall se sitúa entre una red privada, confiable, protegida y otra no confiable. Por ejemplo, en </w:t>
      </w:r>
      <w:r w:rsidR="000913FE" w:rsidRPr="000913FE">
        <w:rPr>
          <w:sz w:val="24"/>
          <w:szCs w:val="24"/>
        </w:rPr>
        <w:t>el presente caso</w:t>
      </w:r>
      <w:r w:rsidR="004E01DD" w:rsidRPr="000913FE">
        <w:rPr>
          <w:sz w:val="24"/>
          <w:szCs w:val="24"/>
        </w:rPr>
        <w:t xml:space="preserve">, la red privada </w:t>
      </w:r>
      <w:del w:id="125" w:author="pelo" w:date="2013-12-13T02:54:00Z">
        <w:r w:rsidR="004E01DD" w:rsidRPr="000913FE" w:rsidDel="007F0436">
          <w:rPr>
            <w:sz w:val="24"/>
            <w:szCs w:val="24"/>
          </w:rPr>
          <w:delText>puede</w:delText>
        </w:r>
        <w:r w:rsidR="000913FE" w:rsidRPr="000913FE" w:rsidDel="007F0436">
          <w:rPr>
            <w:sz w:val="24"/>
            <w:szCs w:val="24"/>
          </w:rPr>
          <w:delText>n</w:delText>
        </w:r>
        <w:r w:rsidR="004E01DD" w:rsidRPr="000913FE" w:rsidDel="007F0436">
          <w:rPr>
            <w:sz w:val="24"/>
            <w:szCs w:val="24"/>
          </w:rPr>
          <w:delText xml:space="preserve"> </w:delText>
        </w:r>
      </w:del>
      <w:ins w:id="126" w:author="pelo" w:date="2013-12-13T02:54:00Z">
        <w:r w:rsidR="007F0436">
          <w:rPr>
            <w:sz w:val="24"/>
            <w:szCs w:val="24"/>
          </w:rPr>
          <w:t>puede</w:t>
        </w:r>
        <w:r w:rsidR="007F0436" w:rsidRPr="000913FE">
          <w:rPr>
            <w:sz w:val="24"/>
            <w:szCs w:val="24"/>
          </w:rPr>
          <w:t xml:space="preserve"> </w:t>
        </w:r>
      </w:ins>
      <w:r w:rsidR="004E01DD" w:rsidRPr="000913FE">
        <w:rPr>
          <w:sz w:val="24"/>
          <w:szCs w:val="24"/>
        </w:rPr>
        <w:t xml:space="preserve">ser la de los servidores de Amazon con las diferentes compañías relacionadas con medios de pagos utilizados, y la red no confiable… </w:t>
      </w:r>
      <w:r w:rsidR="00C13948" w:rsidRPr="000913FE">
        <w:rPr>
          <w:sz w:val="24"/>
          <w:szCs w:val="24"/>
        </w:rPr>
        <w:t>Internet</w:t>
      </w:r>
      <w:r w:rsidR="004E01DD" w:rsidRPr="000913FE">
        <w:rPr>
          <w:sz w:val="24"/>
          <w:szCs w:val="24"/>
        </w:rPr>
        <w:t>.</w:t>
      </w:r>
      <w:r w:rsidR="004E01DD" w:rsidRPr="000913FE">
        <w:rPr>
          <w:sz w:val="24"/>
          <w:szCs w:val="24"/>
        </w:rPr>
        <w:tab/>
      </w:r>
    </w:p>
    <w:p w:rsidR="000913FE" w:rsidRPr="000913FE" w:rsidRDefault="004E01DD" w:rsidP="000913FE">
      <w:pPr>
        <w:jc w:val="both"/>
        <w:rPr>
          <w:sz w:val="24"/>
          <w:szCs w:val="24"/>
        </w:rPr>
      </w:pPr>
      <w:r w:rsidRPr="000913FE">
        <w:rPr>
          <w:sz w:val="24"/>
          <w:szCs w:val="24"/>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w:t>
      </w:r>
      <w:commentRangeStart w:id="127"/>
      <w:r w:rsidRPr="000913FE">
        <w:rPr>
          <w:sz w:val="24"/>
          <w:szCs w:val="24"/>
        </w:rPr>
        <w:t>CertificateAuthority</w:t>
      </w:r>
      <w:commentRangeEnd w:id="127"/>
      <w:r w:rsidR="00EB23C8">
        <w:rPr>
          <w:rStyle w:val="Refdecomentario"/>
          <w:lang w:val="es-ES" w:eastAsia="es-ES"/>
        </w:rPr>
        <w:commentReference w:id="127"/>
      </w:r>
      <w:r w:rsidRPr="000913FE">
        <w:rPr>
          <w:sz w:val="24"/>
          <w:szCs w:val="24"/>
        </w:rPr>
        <w:t xml:space="preserve">) como puede ser </w:t>
      </w:r>
      <w:commentRangeStart w:id="128"/>
      <w:r w:rsidR="00C622B8">
        <w:fldChar w:fldCharType="begin"/>
      </w:r>
      <w:r w:rsidR="00055EC4">
        <w:instrText>HYPERLINK "http://www.verisign.com"</w:instrText>
      </w:r>
      <w:r w:rsidR="00C622B8">
        <w:fldChar w:fldCharType="separate"/>
      </w:r>
      <w:r w:rsidR="00EB23C8">
        <w:rPr>
          <w:rStyle w:val="Hipervnculo"/>
          <w:color w:val="auto"/>
          <w:sz w:val="24"/>
          <w:szCs w:val="24"/>
          <w:u w:val="none"/>
        </w:rPr>
        <w:t>V</w:t>
      </w:r>
      <w:r w:rsidRPr="000913FE">
        <w:rPr>
          <w:rStyle w:val="Hipervnculo"/>
          <w:color w:val="auto"/>
          <w:sz w:val="24"/>
          <w:szCs w:val="24"/>
          <w:u w:val="none"/>
        </w:rPr>
        <w:t>erisign</w:t>
      </w:r>
      <w:r w:rsidR="00C622B8">
        <w:fldChar w:fldCharType="end"/>
      </w:r>
      <w:commentRangeEnd w:id="128"/>
      <w:r w:rsidR="00EB23C8">
        <w:rPr>
          <w:rStyle w:val="Refdecomentario"/>
          <w:lang w:val="es-ES" w:eastAsia="es-ES"/>
        </w:rPr>
        <w:commentReference w:id="128"/>
      </w:r>
      <w:r w:rsidRPr="000913FE">
        <w:rPr>
          <w:sz w:val="24"/>
          <w:szCs w:val="24"/>
        </w:rPr>
        <w:t xml:space="preserve">. Básicamente, el manejo de certificados </w:t>
      </w:r>
      <w:r w:rsidR="00EB23C8">
        <w:rPr>
          <w:sz w:val="24"/>
          <w:szCs w:val="24"/>
        </w:rPr>
        <w:t>asegura</w:t>
      </w:r>
      <w:r w:rsidRPr="000913FE">
        <w:rPr>
          <w:sz w:val="24"/>
          <w:szCs w:val="24"/>
        </w:rPr>
        <w:t xml:space="preserve"> que </w:t>
      </w:r>
      <w:r w:rsidR="00EB23C8">
        <w:rPr>
          <w:sz w:val="24"/>
          <w:szCs w:val="24"/>
        </w:rPr>
        <w:t xml:space="preserve">se </w:t>
      </w:r>
      <w:r w:rsidRPr="000913FE">
        <w:rPr>
          <w:sz w:val="24"/>
          <w:szCs w:val="24"/>
        </w:rPr>
        <w:t>est</w:t>
      </w:r>
      <w:r w:rsidR="00EB23C8">
        <w:rPr>
          <w:sz w:val="24"/>
          <w:szCs w:val="24"/>
        </w:rPr>
        <w:t>á</w:t>
      </w:r>
      <w:r w:rsidRPr="000913FE">
        <w:rPr>
          <w:sz w:val="24"/>
          <w:szCs w:val="24"/>
        </w:rPr>
        <w:t xml:space="preserve"> interactuando (o realizando compras) con el sitio </w:t>
      </w:r>
      <w:r w:rsidR="0030564C" w:rsidRPr="000913FE">
        <w:rPr>
          <w:sz w:val="24"/>
          <w:szCs w:val="24"/>
        </w:rPr>
        <w:t>legítimo</w:t>
      </w:r>
      <w:r w:rsidRPr="000913FE">
        <w:rPr>
          <w:sz w:val="24"/>
          <w:szCs w:val="24"/>
        </w:rPr>
        <w:t xml:space="preserve"> de Amazon.</w:t>
      </w:r>
      <w:r w:rsidR="000913FE" w:rsidRPr="000913FE">
        <w:rPr>
          <w:sz w:val="24"/>
          <w:szCs w:val="24"/>
        </w:rPr>
        <w:t xml:space="preserve"> La aplicación correspondiente al Marketplace de Amazon, utiliza https para las conexiones, que es básicamente el protocolo </w:t>
      </w:r>
      <w:commentRangeStart w:id="129"/>
      <w:r w:rsidR="00EB23C8">
        <w:rPr>
          <w:sz w:val="24"/>
          <w:szCs w:val="24"/>
        </w:rPr>
        <w:t>HTTP</w:t>
      </w:r>
      <w:commentRangeEnd w:id="129"/>
      <w:r w:rsidR="00EB23C8">
        <w:rPr>
          <w:rStyle w:val="Refdecomentario"/>
          <w:lang w:val="es-ES" w:eastAsia="es-ES"/>
        </w:rPr>
        <w:commentReference w:id="129"/>
      </w:r>
      <w:r w:rsidR="000913FE" w:rsidRPr="000913FE">
        <w:rPr>
          <w:sz w:val="24"/>
          <w:szCs w:val="24"/>
        </w:rPr>
        <w:t xml:space="preserve"> con una capa agregada de seguridad (HTTP sobre SSL). La firma para las conexiones con los servidores de Amazon es actualmente emitida por </w:t>
      </w:r>
      <w:commentRangeStart w:id="130"/>
      <w:r w:rsidR="000913FE" w:rsidRPr="000913FE">
        <w:rPr>
          <w:sz w:val="24"/>
          <w:szCs w:val="24"/>
        </w:rPr>
        <w:t>Google Internet Authority</w:t>
      </w:r>
      <w:commentRangeEnd w:id="130"/>
      <w:r w:rsidR="000913FE" w:rsidRPr="000913FE">
        <w:rPr>
          <w:rStyle w:val="Refdecomentario"/>
          <w:sz w:val="24"/>
          <w:szCs w:val="24"/>
          <w:lang w:val="es-ES" w:eastAsia="es-ES"/>
        </w:rPr>
        <w:commentReference w:id="130"/>
      </w:r>
    </w:p>
    <w:p w:rsidR="004E01DD" w:rsidRPr="00177D75" w:rsidRDefault="004E01DD" w:rsidP="00351009">
      <w:pPr>
        <w:pStyle w:val="Ttulo4"/>
        <w:rPr>
          <w:i w:val="0"/>
        </w:rPr>
      </w:pPr>
      <w:r w:rsidRPr="00177D75">
        <w:rPr>
          <w:i w:val="0"/>
        </w:rPr>
        <w:t>Estrategias de publicidad</w:t>
      </w:r>
    </w:p>
    <w:p w:rsidR="004E01DD" w:rsidRPr="00710A57" w:rsidRDefault="004E01DD" w:rsidP="00710A57">
      <w:pPr>
        <w:jc w:val="both"/>
        <w:rPr>
          <w:sz w:val="24"/>
          <w:szCs w:val="24"/>
        </w:rPr>
      </w:pPr>
      <w:r w:rsidRPr="00710A57">
        <w:rPr>
          <w:sz w:val="24"/>
          <w:szCs w:val="24"/>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710A57" w:rsidRDefault="004E01DD" w:rsidP="00710A57">
      <w:pPr>
        <w:jc w:val="both"/>
        <w:rPr>
          <w:sz w:val="24"/>
          <w:szCs w:val="24"/>
        </w:rPr>
      </w:pPr>
      <w:r w:rsidRPr="00710A57">
        <w:rPr>
          <w:sz w:val="24"/>
          <w:szCs w:val="24"/>
        </w:rPr>
        <w:t xml:space="preserve">Una parte importante de las ventas de Amazon, se debe a sus afiliados o </w:t>
      </w:r>
      <w:r w:rsidRPr="00710A57">
        <w:rPr>
          <w:i/>
          <w:sz w:val="24"/>
          <w:szCs w:val="24"/>
        </w:rPr>
        <w:t>Partners</w:t>
      </w:r>
      <w:r w:rsidRPr="00710A57">
        <w:rPr>
          <w:sz w:val="24"/>
          <w:szCs w:val="24"/>
        </w:rPr>
        <w:t xml:space="preserve">. Los </w:t>
      </w:r>
      <w:r w:rsidR="00710A57">
        <w:rPr>
          <w:i/>
          <w:sz w:val="24"/>
          <w:szCs w:val="24"/>
        </w:rPr>
        <w:t>P</w:t>
      </w:r>
      <w:r w:rsidRPr="00710A57">
        <w:rPr>
          <w:i/>
          <w:sz w:val="24"/>
          <w:szCs w:val="24"/>
        </w:rPr>
        <w:t>artners</w:t>
      </w:r>
      <w:r w:rsidRPr="00710A57">
        <w:rPr>
          <w:sz w:val="24"/>
          <w:szCs w:val="24"/>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710A57" w:rsidRDefault="004E01DD" w:rsidP="00710A57">
      <w:pPr>
        <w:jc w:val="both"/>
        <w:rPr>
          <w:sz w:val="24"/>
          <w:szCs w:val="24"/>
        </w:rPr>
      </w:pPr>
      <w:r w:rsidRPr="00710A57">
        <w:rPr>
          <w:sz w:val="24"/>
          <w:szCs w:val="24"/>
        </w:rPr>
        <w:t xml:space="preserve">Aparte de su programa de afiliación, que cualquiera puede recibir comisiones por medio de ventas en Amazon, actualmente </w:t>
      </w:r>
      <w:del w:id="131" w:author="pelo" w:date="2013-12-13T02:57:00Z">
        <w:r w:rsidRPr="00710A57" w:rsidDel="008C16B0">
          <w:rPr>
            <w:sz w:val="24"/>
            <w:szCs w:val="24"/>
          </w:rPr>
          <w:delText xml:space="preserve">existen </w:delText>
        </w:r>
      </w:del>
      <w:ins w:id="132" w:author="pelo" w:date="2013-12-13T02:57:00Z">
        <w:r w:rsidR="008C16B0">
          <w:rPr>
            <w:sz w:val="24"/>
            <w:szCs w:val="24"/>
          </w:rPr>
          <w:t>existe</w:t>
        </w:r>
      </w:ins>
      <w:r w:rsidRPr="00710A57">
        <w:rPr>
          <w:sz w:val="24"/>
          <w:szCs w:val="24"/>
        </w:rPr>
        <w:t xml:space="preserve">un programa que permite a </w:t>
      </w:r>
      <w:del w:id="133" w:author="pelo" w:date="2013-12-13T02:57:00Z">
        <w:r w:rsidRPr="00710A57" w:rsidDel="008C16B0">
          <w:rPr>
            <w:sz w:val="24"/>
            <w:szCs w:val="24"/>
          </w:rPr>
          <w:delText xml:space="preserve">dicho </w:delText>
        </w:r>
      </w:del>
      <w:ins w:id="134" w:author="pelo" w:date="2013-12-13T02:57:00Z">
        <w:r w:rsidR="008C16B0">
          <w:rPr>
            <w:sz w:val="24"/>
            <w:szCs w:val="24"/>
          </w:rPr>
          <w:t>dichos</w:t>
        </w:r>
        <w:r w:rsidR="008C16B0" w:rsidRPr="00710A57">
          <w:rPr>
            <w:sz w:val="24"/>
            <w:szCs w:val="24"/>
          </w:rPr>
          <w:t xml:space="preserve"> </w:t>
        </w:r>
      </w:ins>
      <w:r w:rsidRPr="00710A57">
        <w:rPr>
          <w:sz w:val="24"/>
          <w:szCs w:val="24"/>
        </w:rPr>
        <w:t xml:space="preserve">afiliados, construir sus sitios </w:t>
      </w:r>
      <w:r w:rsidR="00710A57">
        <w:rPr>
          <w:sz w:val="24"/>
          <w:szCs w:val="24"/>
        </w:rPr>
        <w:t>w</w:t>
      </w:r>
      <w:r w:rsidRPr="00710A57">
        <w:rPr>
          <w:sz w:val="24"/>
          <w:szCs w:val="24"/>
        </w:rPr>
        <w:t xml:space="preserve">eb enteramente </w:t>
      </w:r>
      <w:del w:id="135" w:author="pelo" w:date="2013-12-13T02:57:00Z">
        <w:r w:rsidRPr="00710A57" w:rsidDel="008C16B0">
          <w:rPr>
            <w:sz w:val="24"/>
            <w:szCs w:val="24"/>
          </w:rPr>
          <w:delText xml:space="preserve">basado </w:delText>
        </w:r>
      </w:del>
      <w:ins w:id="136" w:author="pelo" w:date="2013-12-13T02:57:00Z">
        <w:r w:rsidR="008C16B0" w:rsidRPr="00710A57">
          <w:rPr>
            <w:sz w:val="24"/>
            <w:szCs w:val="24"/>
          </w:rPr>
          <w:t>b</w:t>
        </w:r>
        <w:r w:rsidR="008C16B0">
          <w:rPr>
            <w:sz w:val="24"/>
            <w:szCs w:val="24"/>
          </w:rPr>
          <w:t>asados</w:t>
        </w:r>
        <w:r w:rsidR="008C16B0" w:rsidRPr="00710A57">
          <w:rPr>
            <w:sz w:val="24"/>
            <w:szCs w:val="24"/>
          </w:rPr>
          <w:t xml:space="preserve"> </w:t>
        </w:r>
      </w:ins>
      <w:r w:rsidRPr="00710A57">
        <w:rPr>
          <w:sz w:val="24"/>
          <w:szCs w:val="24"/>
        </w:rPr>
        <w:t xml:space="preserve">en la plataforma de Amazon. Pueden literalmente crear pequeños sitios </w:t>
      </w:r>
      <w:r w:rsidR="00710A57">
        <w:rPr>
          <w:sz w:val="24"/>
          <w:szCs w:val="24"/>
        </w:rPr>
        <w:t>w</w:t>
      </w:r>
      <w:r w:rsidRPr="00710A57">
        <w:rPr>
          <w:sz w:val="24"/>
          <w:szCs w:val="24"/>
        </w:rPr>
        <w:t xml:space="preserve">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w:t>
      </w:r>
      <w:r w:rsidR="00710A57">
        <w:rPr>
          <w:sz w:val="24"/>
          <w:szCs w:val="24"/>
        </w:rPr>
        <w:t>ha sido</w:t>
      </w:r>
      <w:r w:rsidRPr="00710A57">
        <w:rPr>
          <w:sz w:val="24"/>
          <w:szCs w:val="24"/>
        </w:rPr>
        <w:t xml:space="preserve"> copiado por otras compañías de venta online. </w:t>
      </w:r>
    </w:p>
    <w:p w:rsidR="004E01DD" w:rsidRPr="00710A57" w:rsidRDefault="004E01DD" w:rsidP="00710A57">
      <w:pPr>
        <w:jc w:val="both"/>
        <w:rPr>
          <w:sz w:val="24"/>
          <w:szCs w:val="24"/>
        </w:rPr>
      </w:pPr>
      <w:r w:rsidRPr="00710A57">
        <w:rPr>
          <w:sz w:val="24"/>
          <w:szCs w:val="24"/>
        </w:rPr>
        <w:t xml:space="preserve">El seguimiento de clientes es uno de los puntos fuertes de Amazon. Si se permite que Amazon aloje una cookie en el ordenador, se reciben toda clase de consejos, como por </w:t>
      </w:r>
      <w:r w:rsidRPr="00710A57">
        <w:rPr>
          <w:sz w:val="24"/>
          <w:szCs w:val="24"/>
        </w:rPr>
        <w:lastRenderedPageBreak/>
        <w:t>ejemplo recomendaciones basadas en compras</w:t>
      </w:r>
      <w:r w:rsidR="00F8313E">
        <w:rPr>
          <w:sz w:val="24"/>
          <w:szCs w:val="24"/>
        </w:rPr>
        <w:t xml:space="preserve"> </w:t>
      </w:r>
      <w:r w:rsidR="00F8313E" w:rsidRPr="00710A57">
        <w:rPr>
          <w:sz w:val="24"/>
          <w:szCs w:val="24"/>
        </w:rPr>
        <w:t>anteriores</w:t>
      </w:r>
      <w:r w:rsidR="00F8313E">
        <w:rPr>
          <w:sz w:val="24"/>
          <w:szCs w:val="24"/>
        </w:rPr>
        <w:t>,</w:t>
      </w:r>
      <w:r w:rsidRPr="00710A57">
        <w:rPr>
          <w:sz w:val="24"/>
          <w:szCs w:val="24"/>
        </w:rPr>
        <w:t xml:space="preserve"> listas de revisiones y guías de usuarios que ya han comprado el producto que se está buscando. </w:t>
      </w:r>
    </w:p>
    <w:p w:rsidR="004E01DD" w:rsidRPr="00710A57" w:rsidRDefault="004E01DD" w:rsidP="00710A57">
      <w:pPr>
        <w:jc w:val="both"/>
        <w:rPr>
          <w:sz w:val="24"/>
          <w:szCs w:val="24"/>
        </w:rPr>
      </w:pPr>
      <w:r w:rsidRPr="00710A57">
        <w:rPr>
          <w:sz w:val="24"/>
          <w:szCs w:val="24"/>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710A57" w:rsidRDefault="004E01DD" w:rsidP="00710A57">
      <w:pPr>
        <w:jc w:val="both"/>
        <w:rPr>
          <w:sz w:val="24"/>
          <w:szCs w:val="24"/>
        </w:rPr>
      </w:pPr>
      <w:r w:rsidRPr="00710A57">
        <w:rPr>
          <w:sz w:val="24"/>
          <w:szCs w:val="24"/>
        </w:rPr>
        <w:t xml:space="preserve">Las técnicas de marketing usadas </w:t>
      </w:r>
      <w:del w:id="137" w:author="pelo" w:date="2013-12-13T02:58:00Z">
        <w:r w:rsidRPr="00710A57" w:rsidDel="008C16B0">
          <w:rPr>
            <w:sz w:val="24"/>
            <w:szCs w:val="24"/>
          </w:rPr>
          <w:delText>por Amazon</w:delText>
        </w:r>
      </w:del>
      <w:ins w:id="138" w:author="pelo" w:date="2013-12-13T02:58:00Z">
        <w:r w:rsidR="008C16B0">
          <w:rPr>
            <w:sz w:val="24"/>
            <w:szCs w:val="24"/>
          </w:rPr>
          <w:t>sacar</w:t>
        </w:r>
      </w:ins>
      <w:r w:rsidRPr="00710A57">
        <w:rPr>
          <w:sz w:val="24"/>
          <w:szCs w:val="24"/>
        </w:rPr>
        <w:t xml:space="preserve"> para personalizar la experiencia del visitante, es quizá el mejor ejemplo del acercamiento que tiene la compañía a sus ventas: Conoce a su cliente muy, muy bien. Otra característica que pone a Amazon en otros niveles, es la estrategia multi-nivel que realiza. </w:t>
      </w:r>
      <w:del w:id="139" w:author="pelo" w:date="2013-12-13T02:59:00Z">
        <w:r w:rsidRPr="00710A57" w:rsidDel="008C16B0">
          <w:rPr>
            <w:sz w:val="24"/>
            <w:szCs w:val="24"/>
          </w:rPr>
          <w:delText xml:space="preserve">Amazon </w:delText>
        </w:r>
      </w:del>
      <w:ins w:id="140" w:author="pelo" w:date="2013-12-13T02:59:00Z">
        <w:r w:rsidR="008C16B0">
          <w:rPr>
            <w:sz w:val="24"/>
            <w:szCs w:val="24"/>
          </w:rPr>
          <w:t xml:space="preserve">La misma </w:t>
        </w:r>
        <w:r w:rsidR="008C16B0" w:rsidRPr="00710A57">
          <w:rPr>
            <w:sz w:val="24"/>
            <w:szCs w:val="24"/>
          </w:rPr>
          <w:t xml:space="preserve"> </w:t>
        </w:r>
      </w:ins>
      <w:r w:rsidRPr="00710A57">
        <w:rPr>
          <w:sz w:val="24"/>
          <w:szCs w:val="24"/>
        </w:rPr>
        <w:t>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w:t>
      </w:r>
      <w:r w:rsidR="00F8313E">
        <w:rPr>
          <w:sz w:val="24"/>
          <w:szCs w:val="24"/>
        </w:rPr>
        <w:t>cios, empresas al por menor, y más</w:t>
      </w:r>
      <w:r w:rsidRPr="00710A57">
        <w:rPr>
          <w:sz w:val="24"/>
          <w:szCs w:val="24"/>
        </w:rPr>
        <w:t xml:space="preserve">. Se puede decir que Amazon es uno de los grandes, que ha hecho de la venta en </w:t>
      </w:r>
      <w:r w:rsidR="00C13948" w:rsidRPr="00710A57">
        <w:rPr>
          <w:sz w:val="24"/>
          <w:szCs w:val="24"/>
        </w:rPr>
        <w:t>Internet</w:t>
      </w:r>
      <w:r w:rsidRPr="00710A57">
        <w:rPr>
          <w:sz w:val="24"/>
          <w:szCs w:val="24"/>
        </w:rPr>
        <w:t xml:space="preserve"> todo un fenómeno.</w:t>
      </w:r>
    </w:p>
    <w:p w:rsidR="004E01DD" w:rsidRPr="00A224C8" w:rsidRDefault="004E01DD" w:rsidP="004E01DD">
      <w:pPr>
        <w:ind w:firstLine="708"/>
        <w:rPr>
          <w:sz w:val="18"/>
          <w:szCs w:val="18"/>
        </w:rPr>
      </w:pPr>
    </w:p>
    <w:p w:rsidR="00F53F3A" w:rsidRPr="00F53F3A" w:rsidRDefault="004E01DD" w:rsidP="00F8313E">
      <w:pPr>
        <w:pStyle w:val="Ttulo3"/>
      </w:pPr>
      <w:bookmarkStart w:id="141" w:name="_Toc366690017"/>
      <w:bookmarkStart w:id="142" w:name="_Toc374659737"/>
      <w:r w:rsidRPr="00A224C8">
        <w:t>App Store</w:t>
      </w:r>
      <w:bookmarkEnd w:id="141"/>
      <w:bookmarkEnd w:id="142"/>
    </w:p>
    <w:p w:rsidR="004E01DD" w:rsidRPr="00F8313E" w:rsidRDefault="004E01DD" w:rsidP="00F8313E">
      <w:pPr>
        <w:jc w:val="both"/>
        <w:rPr>
          <w:sz w:val="24"/>
          <w:szCs w:val="24"/>
        </w:rPr>
      </w:pPr>
      <w:r w:rsidRPr="00F8313E">
        <w:rPr>
          <w:sz w:val="24"/>
          <w:szCs w:val="24"/>
        </w:rPr>
        <w:t xml:space="preserve">App Store es un servicio ofrecido por </w:t>
      </w:r>
      <w:commentRangeStart w:id="143"/>
      <w:r w:rsidRPr="00F8313E">
        <w:rPr>
          <w:sz w:val="24"/>
          <w:szCs w:val="24"/>
        </w:rPr>
        <w:t>Apple Inc</w:t>
      </w:r>
      <w:commentRangeEnd w:id="143"/>
      <w:r w:rsidR="00F8313E">
        <w:rPr>
          <w:rStyle w:val="Refdecomentario"/>
          <w:lang w:val="es-ES" w:eastAsia="es-ES"/>
        </w:rPr>
        <w:commentReference w:id="143"/>
      </w:r>
      <w:r w:rsidRPr="00F8313E">
        <w:rPr>
          <w:sz w:val="24"/>
          <w:szCs w:val="24"/>
        </w:rPr>
        <w:t xml:space="preserve">. a los usuarios </w:t>
      </w:r>
      <w:commentRangeStart w:id="144"/>
      <w:r w:rsidRPr="00F8313E">
        <w:rPr>
          <w:sz w:val="24"/>
          <w:szCs w:val="24"/>
        </w:rPr>
        <w:t>de iPhone, iPod Touch, iIPad y Mac OS</w:t>
      </w:r>
      <w:commentRangeEnd w:id="144"/>
      <w:r w:rsidR="00F8313E">
        <w:rPr>
          <w:rStyle w:val="Refdecomentario"/>
          <w:lang w:val="es-ES" w:eastAsia="es-ES"/>
        </w:rPr>
        <w:commentReference w:id="144"/>
      </w:r>
      <w:r w:rsidRPr="00F8313E">
        <w:rPr>
          <w:sz w:val="24"/>
          <w:szCs w:val="24"/>
        </w:rPr>
        <w:t xml:space="preserve">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w:t>
      </w:r>
      <w:commentRangeStart w:id="145"/>
      <w:r w:rsidRPr="00F8313E">
        <w:rPr>
          <w:sz w:val="24"/>
          <w:szCs w:val="24"/>
        </w:rPr>
        <w:t>iTunes</w:t>
      </w:r>
      <w:commentRangeEnd w:id="145"/>
      <w:r w:rsidR="00F8313E">
        <w:rPr>
          <w:rStyle w:val="Refdecomentario"/>
          <w:lang w:val="es-ES" w:eastAsia="es-ES"/>
        </w:rPr>
        <w:commentReference w:id="145"/>
      </w:r>
      <w:r w:rsidRPr="00F8313E">
        <w:rPr>
          <w:sz w:val="24"/>
          <w:szCs w:val="24"/>
        </w:rPr>
        <w:t>.</w:t>
      </w:r>
    </w:p>
    <w:p w:rsidR="004E01DD" w:rsidRPr="00F8313E" w:rsidRDefault="004E01DD" w:rsidP="00F8313E">
      <w:pPr>
        <w:jc w:val="both"/>
        <w:rPr>
          <w:sz w:val="24"/>
          <w:szCs w:val="24"/>
        </w:rPr>
      </w:pPr>
      <w:r w:rsidRPr="00F8313E">
        <w:rPr>
          <w:sz w:val="24"/>
          <w:szCs w:val="24"/>
        </w:rPr>
        <w:t xml:space="preserve">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w:t>
      </w:r>
      <w:del w:id="146" w:author="pelo" w:date="2013-12-13T03:00:00Z">
        <w:r w:rsidRPr="00F8313E" w:rsidDel="008C16B0">
          <w:rPr>
            <w:sz w:val="24"/>
            <w:szCs w:val="24"/>
          </w:rPr>
          <w:delText xml:space="preserve">pudieran </w:delText>
        </w:r>
      </w:del>
      <w:ins w:id="147" w:author="pelo" w:date="2013-12-13T03:00:00Z">
        <w:r w:rsidR="008C16B0">
          <w:rPr>
            <w:sz w:val="24"/>
            <w:szCs w:val="24"/>
          </w:rPr>
          <w:t>podian</w:t>
        </w:r>
        <w:r w:rsidR="008C16B0" w:rsidRPr="00F8313E">
          <w:rPr>
            <w:sz w:val="24"/>
            <w:szCs w:val="24"/>
          </w:rPr>
          <w:t xml:space="preserve"> </w:t>
        </w:r>
      </w:ins>
      <w:r w:rsidRPr="00F8313E">
        <w:rPr>
          <w:sz w:val="24"/>
          <w:szCs w:val="24"/>
        </w:rPr>
        <w:t>ser instaladas.</w:t>
      </w:r>
    </w:p>
    <w:p w:rsidR="004E01DD" w:rsidRPr="00F8313E" w:rsidRDefault="004E01DD" w:rsidP="00F8313E">
      <w:pPr>
        <w:jc w:val="both"/>
        <w:rPr>
          <w:rFonts w:cstheme="minorHAnsi"/>
          <w:sz w:val="24"/>
          <w:szCs w:val="24"/>
          <w:shd w:val="clear" w:color="auto" w:fill="FFFFFF"/>
        </w:rPr>
      </w:pPr>
      <w:r w:rsidRPr="00F8313E">
        <w:rPr>
          <w:rFonts w:cstheme="minorHAnsi"/>
          <w:sz w:val="24"/>
          <w:szCs w:val="24"/>
          <w:shd w:val="clear" w:color="auto" w:fill="FFFFFF"/>
        </w:rPr>
        <w:t>La versión 2.0 del iPhone OS fue lanzada el 11 de julio de 2008 y las aplicaciones ya pudieron ser transferidas a los dispositivos actualizados. Para el</w:t>
      </w:r>
      <w:r w:rsidRPr="00F8313E">
        <w:rPr>
          <w:rStyle w:val="apple-converted-space"/>
          <w:rFonts w:cstheme="minorHAnsi"/>
          <w:sz w:val="24"/>
          <w:szCs w:val="24"/>
          <w:shd w:val="clear" w:color="auto" w:fill="FFFFFF"/>
        </w:rPr>
        <w:t> </w:t>
      </w:r>
      <w:hyperlink r:id="rId17" w:tooltip="8 de junio" w:history="1">
        <w:r w:rsidRPr="00F8313E">
          <w:rPr>
            <w:rStyle w:val="Hipervnculo"/>
            <w:rFonts w:cstheme="minorHAnsi"/>
            <w:color w:val="auto"/>
            <w:sz w:val="24"/>
            <w:szCs w:val="24"/>
            <w:u w:val="none"/>
            <w:shd w:val="clear" w:color="auto" w:fill="FFFFFF"/>
          </w:rPr>
          <w:t>8 de junio</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de</w:t>
      </w:r>
      <w:r w:rsidRPr="00F8313E">
        <w:rPr>
          <w:rStyle w:val="apple-converted-space"/>
          <w:rFonts w:cstheme="minorHAnsi"/>
          <w:sz w:val="24"/>
          <w:szCs w:val="24"/>
          <w:shd w:val="clear" w:color="auto" w:fill="FFFFFF"/>
        </w:rPr>
        <w:t> </w:t>
      </w:r>
      <w:hyperlink r:id="rId18" w:tooltip="2009" w:history="1">
        <w:r w:rsidRPr="00F8313E">
          <w:rPr>
            <w:rStyle w:val="Hipervnculo"/>
            <w:rFonts w:cstheme="minorHAnsi"/>
            <w:color w:val="auto"/>
            <w:sz w:val="24"/>
            <w:szCs w:val="24"/>
            <w:u w:val="none"/>
            <w:shd w:val="clear" w:color="auto" w:fill="FFFFFF"/>
          </w:rPr>
          <w:t>2009</w:t>
        </w:r>
      </w:hyperlink>
      <w:r w:rsidRPr="00F8313E">
        <w:rPr>
          <w:rFonts w:cstheme="minorHAnsi"/>
          <w:sz w:val="24"/>
          <w:szCs w:val="24"/>
          <w:shd w:val="clear" w:color="auto" w:fill="FFFFFF"/>
        </w:rPr>
        <w:t>, ya existían más de 50.000 aplicaciones de terceros oficialmente disponibles para el</w:t>
      </w:r>
      <w:r w:rsidRPr="00F8313E">
        <w:rPr>
          <w:rStyle w:val="apple-converted-space"/>
          <w:rFonts w:cstheme="minorHAnsi"/>
          <w:sz w:val="24"/>
          <w:szCs w:val="24"/>
          <w:shd w:val="clear" w:color="auto" w:fill="FFFFFF"/>
        </w:rPr>
        <w:t> </w:t>
      </w:r>
      <w:hyperlink r:id="rId19" w:tooltip="IPhone" w:history="1">
        <w:r w:rsidRPr="00F8313E">
          <w:rPr>
            <w:rStyle w:val="Hipervnculo"/>
            <w:rFonts w:cstheme="minorHAnsi"/>
            <w:color w:val="auto"/>
            <w:sz w:val="24"/>
            <w:szCs w:val="24"/>
            <w:u w:val="none"/>
            <w:shd w:val="clear" w:color="auto" w:fill="FFFFFF"/>
          </w:rPr>
          <w:t>iPhone</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y el</w:t>
      </w:r>
      <w:r w:rsidRPr="00F8313E">
        <w:rPr>
          <w:rStyle w:val="apple-converted-space"/>
          <w:rFonts w:cstheme="minorHAnsi"/>
          <w:sz w:val="24"/>
          <w:szCs w:val="24"/>
          <w:shd w:val="clear" w:color="auto" w:fill="FFFFFF"/>
        </w:rPr>
        <w:t> </w:t>
      </w:r>
      <w:hyperlink r:id="rId20" w:tooltip="IPod Touch" w:history="1">
        <w:r w:rsidRPr="00F8313E">
          <w:rPr>
            <w:rStyle w:val="Hipervnculo"/>
            <w:rFonts w:cstheme="minorHAnsi"/>
            <w:color w:val="auto"/>
            <w:sz w:val="24"/>
            <w:szCs w:val="24"/>
            <w:u w:val="none"/>
            <w:shd w:val="clear" w:color="auto" w:fill="FFFFFF"/>
          </w:rPr>
          <w:t>iPod Touch</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App Store.</w:t>
      </w:r>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F8313E" w:rsidRDefault="004E01DD" w:rsidP="00F53F3A">
      <w:pPr>
        <w:pStyle w:val="Ttulo4"/>
        <w:rPr>
          <w:i w:val="0"/>
        </w:rPr>
      </w:pPr>
      <w:r w:rsidRPr="00F8313E">
        <w:rPr>
          <w:i w:val="0"/>
          <w:shd w:val="clear" w:color="auto" w:fill="FFFFFF"/>
        </w:rPr>
        <w:lastRenderedPageBreak/>
        <w:t>App Store para desarrolladores</w:t>
      </w:r>
    </w:p>
    <w:p w:rsidR="004E01DD" w:rsidRPr="00824191" w:rsidRDefault="004E01DD" w:rsidP="00824191">
      <w:pPr>
        <w:jc w:val="both"/>
        <w:rPr>
          <w:rFonts w:cstheme="minorHAnsi"/>
          <w:i/>
          <w:sz w:val="24"/>
          <w:szCs w:val="24"/>
          <w:shd w:val="clear" w:color="auto" w:fill="FFFFFF"/>
        </w:rPr>
      </w:pPr>
      <w:del w:id="148" w:author="pelo" w:date="2013-12-13T03:05:00Z">
        <w:r w:rsidRPr="00824191" w:rsidDel="008C16B0">
          <w:rPr>
            <w:rFonts w:cstheme="minorHAnsi"/>
            <w:sz w:val="24"/>
            <w:szCs w:val="24"/>
            <w:shd w:val="clear" w:color="auto" w:fill="FFFFFF"/>
          </w:rPr>
          <w:delText xml:space="preserve">El día 6 de Marzo de 2008 Apple anuncio la liberación del iPhone 2.0 </w:delText>
        </w:r>
      </w:del>
      <w:del w:id="149" w:author="pelo" w:date="2013-12-13T03:02:00Z">
        <w:r w:rsidRPr="00824191" w:rsidDel="008C16B0">
          <w:rPr>
            <w:rFonts w:cstheme="minorHAnsi"/>
            <w:sz w:val="24"/>
            <w:szCs w:val="24"/>
            <w:shd w:val="clear" w:color="auto" w:fill="FFFFFF"/>
          </w:rPr>
          <w:delText xml:space="preserve">software </w:delText>
        </w:r>
      </w:del>
      <w:del w:id="150" w:author="pelo" w:date="2013-12-13T03:05:00Z">
        <w:r w:rsidRPr="00824191" w:rsidDel="008C16B0">
          <w:rPr>
            <w:rFonts w:cstheme="minorHAnsi"/>
            <w:sz w:val="24"/>
            <w:szCs w:val="24"/>
            <w:shd w:val="clear" w:color="auto" w:fill="FFFFFF"/>
          </w:rPr>
          <w:delText xml:space="preserve">para Junio del mismo año. </w:delText>
        </w:r>
      </w:del>
      <w:r w:rsidR="00227416" w:rsidRPr="00824191">
        <w:rPr>
          <w:rFonts w:cstheme="minorHAnsi"/>
          <w:sz w:val="24"/>
          <w:szCs w:val="24"/>
          <w:shd w:val="clear" w:color="auto" w:fill="FFFFFF"/>
        </w:rPr>
        <w:t xml:space="preserve">La liberación Beta de iPhone 2.0 contiene tanto la </w:t>
      </w:r>
      <w:del w:id="151" w:author="pelo" w:date="2013-12-13T03:05:00Z">
        <w:r w:rsidR="00227416" w:rsidRPr="00824191" w:rsidDel="008C16B0">
          <w:rPr>
            <w:rFonts w:cstheme="minorHAnsi"/>
            <w:sz w:val="24"/>
            <w:szCs w:val="24"/>
            <w:shd w:val="clear" w:color="auto" w:fill="FFFFFF"/>
          </w:rPr>
          <w:delText xml:space="preserve">iPhone </w:delText>
        </w:r>
      </w:del>
      <w:r w:rsidR="00227416" w:rsidRPr="00824191">
        <w:rPr>
          <w:rFonts w:cstheme="minorHAnsi"/>
          <w:sz w:val="24"/>
          <w:szCs w:val="24"/>
          <w:shd w:val="clear" w:color="auto" w:fill="FFFFFF"/>
        </w:rPr>
        <w:t xml:space="preserve">Software Development Kit (SDK) como nuevas características empresariales (o </w:t>
      </w:r>
      <w:r w:rsidR="00227416" w:rsidRPr="00824191">
        <w:rPr>
          <w:rFonts w:cstheme="minorHAnsi"/>
          <w:i/>
          <w:sz w:val="24"/>
          <w:szCs w:val="24"/>
          <w:shd w:val="clear" w:color="auto" w:fill="FFFFFF"/>
        </w:rPr>
        <w:t>Enterprise Features</w:t>
      </w:r>
      <w:r w:rsidR="00227416" w:rsidRPr="00824191">
        <w:rPr>
          <w:rFonts w:cstheme="minorHAnsi"/>
          <w:sz w:val="24"/>
          <w:szCs w:val="24"/>
          <w:shd w:val="clear" w:color="auto" w:fill="FFFFFF"/>
        </w:rPr>
        <w:t>)</w:t>
      </w:r>
      <w:r w:rsidR="00824191">
        <w:rPr>
          <w:rFonts w:cstheme="minorHAnsi"/>
          <w:sz w:val="24"/>
          <w:szCs w:val="24"/>
          <w:shd w:val="clear" w:color="auto" w:fill="FFFFFF"/>
        </w:rPr>
        <w:t xml:space="preserve"> </w:t>
      </w:r>
      <w:r w:rsidR="00227416" w:rsidRPr="00824191">
        <w:rPr>
          <w:rFonts w:cstheme="minorHAnsi"/>
          <w:sz w:val="24"/>
          <w:szCs w:val="24"/>
          <w:shd w:val="clear" w:color="auto" w:fill="FFFFFF"/>
        </w:rPr>
        <w:t xml:space="preserve">para proveer gestión de email de manera segura, contactos, calendario, acceso encriptado a </w:t>
      </w:r>
      <w:hyperlink w:anchor="vpn_def" w:history="1">
        <w:r w:rsidR="00227416" w:rsidRPr="00824191">
          <w:rPr>
            <w:rStyle w:val="Hipervnculo"/>
            <w:rFonts w:cstheme="minorHAnsi"/>
            <w:color w:val="auto"/>
            <w:sz w:val="24"/>
            <w:szCs w:val="24"/>
            <w:u w:val="none"/>
            <w:shd w:val="clear" w:color="auto" w:fill="FFFFFF"/>
          </w:rPr>
          <w:t>VPNs</w:t>
        </w:r>
      </w:hyperlink>
      <w:r w:rsidR="00227416" w:rsidRPr="00824191">
        <w:rPr>
          <w:rFonts w:cstheme="minorHAnsi"/>
          <w:sz w:val="24"/>
          <w:szCs w:val="24"/>
          <w:shd w:val="clear" w:color="auto" w:fill="FFFFFF"/>
        </w:rPr>
        <w:t xml:space="preserve"> corporativas </w:t>
      </w:r>
      <w:del w:id="152" w:author="pelo" w:date="2013-12-13T03:06:00Z">
        <w:r w:rsidR="00227416" w:rsidRPr="00824191" w:rsidDel="008C16B0">
          <w:rPr>
            <w:rFonts w:cstheme="minorHAnsi"/>
            <w:sz w:val="24"/>
            <w:szCs w:val="24"/>
            <w:shd w:val="clear" w:color="auto" w:fill="FFFFFF"/>
          </w:rPr>
          <w:delText>entre otros</w:delText>
        </w:r>
      </w:del>
      <w:ins w:id="153" w:author="pelo" w:date="2013-12-13T03:06:00Z">
        <w:r w:rsidR="008C16B0">
          <w:rPr>
            <w:rFonts w:cstheme="minorHAnsi"/>
            <w:sz w:val="24"/>
            <w:szCs w:val="24"/>
            <w:shd w:val="clear" w:color="auto" w:fill="FFFFFF"/>
          </w:rPr>
          <w:t xml:space="preserve">como algunas de sus principales </w:t>
        </w:r>
        <w:r w:rsidR="008C16B0">
          <w:rPr>
            <w:rFonts w:cstheme="minorHAnsi"/>
            <w:sz w:val="24"/>
            <w:szCs w:val="24"/>
            <w:shd w:val="clear" w:color="auto" w:fill="FFFFFF"/>
          </w:rPr>
          <w:t>características</w:t>
        </w:r>
        <w:r w:rsidR="008C16B0">
          <w:rPr>
            <w:rFonts w:cstheme="minorHAnsi"/>
            <w:sz w:val="24"/>
            <w:szCs w:val="24"/>
            <w:shd w:val="clear" w:color="auto" w:fill="FFFFFF"/>
          </w:rPr>
          <w:t>.</w:t>
        </w:r>
      </w:ins>
      <w:r w:rsidR="00227416" w:rsidRPr="00824191">
        <w:rPr>
          <w:rFonts w:cstheme="minorHAnsi"/>
          <w:i/>
          <w:sz w:val="24"/>
          <w:szCs w:val="24"/>
          <w:shd w:val="clear" w:color="auto" w:fill="FFFFFF"/>
        </w:rPr>
        <w:t xml:space="preserve">. </w:t>
      </w:r>
    </w:p>
    <w:p w:rsidR="004E01DD" w:rsidRPr="00824191" w:rsidRDefault="004E01DD" w:rsidP="00824191">
      <w:pPr>
        <w:jc w:val="both"/>
        <w:rPr>
          <w:rFonts w:cstheme="minorHAnsi"/>
          <w:sz w:val="24"/>
          <w:szCs w:val="24"/>
          <w:shd w:val="clear" w:color="auto" w:fill="FFFFFF"/>
        </w:rPr>
      </w:pPr>
      <w:r w:rsidRPr="00824191">
        <w:rPr>
          <w:rFonts w:cstheme="minorHAnsi"/>
          <w:sz w:val="24"/>
          <w:szCs w:val="24"/>
          <w:shd w:val="clear" w:color="auto" w:fill="FFFFFF"/>
        </w:rPr>
        <w:t>La SDK</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de iPhone provee a los desarrolladores de la misma plataforma una amplia gama de </w:t>
      </w:r>
      <w:commentRangeStart w:id="154"/>
      <w:r w:rsidR="00C622B8" w:rsidRPr="00824191">
        <w:rPr>
          <w:sz w:val="24"/>
          <w:szCs w:val="24"/>
        </w:rPr>
        <w:fldChar w:fldCharType="begin"/>
      </w:r>
      <w:r w:rsidR="0075646C" w:rsidRPr="00824191">
        <w:rPr>
          <w:sz w:val="24"/>
          <w:szCs w:val="24"/>
        </w:rPr>
        <w:instrText>HYPERLINK \l "api_def"</w:instrText>
      </w:r>
      <w:r w:rsidR="00C622B8" w:rsidRPr="00824191">
        <w:rPr>
          <w:sz w:val="24"/>
          <w:szCs w:val="24"/>
        </w:rPr>
        <w:fldChar w:fldCharType="separate"/>
      </w:r>
      <w:r w:rsidRPr="00824191">
        <w:rPr>
          <w:rStyle w:val="Hipervnculo"/>
          <w:rFonts w:cstheme="minorHAnsi"/>
          <w:color w:val="auto"/>
          <w:sz w:val="24"/>
          <w:szCs w:val="24"/>
          <w:u w:val="none"/>
          <w:shd w:val="clear" w:color="auto" w:fill="FFFFFF"/>
        </w:rPr>
        <w:t>APIs</w:t>
      </w:r>
      <w:r w:rsidR="00C622B8" w:rsidRPr="00824191">
        <w:rPr>
          <w:sz w:val="24"/>
          <w:szCs w:val="24"/>
        </w:rPr>
        <w:fldChar w:fldCharType="end"/>
      </w:r>
      <w:r w:rsidRPr="00824191">
        <w:rPr>
          <w:rFonts w:cstheme="minorHAnsi"/>
          <w:sz w:val="24"/>
          <w:szCs w:val="24"/>
          <w:shd w:val="clear" w:color="auto" w:fill="FFFFFF"/>
        </w:rPr>
        <w:t xml:space="preserve"> </w:t>
      </w:r>
      <w:commentRangeEnd w:id="154"/>
      <w:r w:rsidR="00824191">
        <w:rPr>
          <w:rStyle w:val="Refdecomentario"/>
          <w:lang w:val="es-ES" w:eastAsia="es-ES"/>
        </w:rPr>
        <w:commentReference w:id="154"/>
      </w:r>
      <w:r w:rsidRPr="00824191">
        <w:rPr>
          <w:rFonts w:cstheme="minorHAnsi"/>
          <w:sz w:val="24"/>
          <w:szCs w:val="24"/>
          <w:shd w:val="clear" w:color="auto" w:fill="FFFFFF"/>
        </w:rPr>
        <w:t xml:space="preserve">para el desarrollo de aplicaciones para iPhone e iPod Touch. Con la liberación de la herramienta previamente mencionada cualquier usuario que contara con una computadora con sistema operativo Mac puede desarrollar aplicaciones para la plataforma </w:t>
      </w:r>
      <w:commentRangeStart w:id="155"/>
      <w:r w:rsidRPr="00824191">
        <w:rPr>
          <w:rFonts w:cstheme="minorHAnsi"/>
          <w:sz w:val="24"/>
          <w:szCs w:val="24"/>
          <w:shd w:val="clear" w:color="auto" w:fill="FFFFFF"/>
        </w:rPr>
        <w:t>iOS</w:t>
      </w:r>
      <w:commentRangeEnd w:id="155"/>
      <w:r w:rsidR="00824191">
        <w:rPr>
          <w:rStyle w:val="Refdecomentario"/>
          <w:lang w:val="es-ES" w:eastAsia="es-ES"/>
        </w:rPr>
        <w:commentReference w:id="155"/>
      </w:r>
      <w:r w:rsidRPr="00824191">
        <w:rPr>
          <w:rFonts w:cstheme="minorHAnsi"/>
          <w:sz w:val="24"/>
          <w:szCs w:val="24"/>
          <w:shd w:val="clear" w:color="auto" w:fill="FFFFFF"/>
        </w:rPr>
        <w:t>. En conjunto con esto, Apple introdujo el nuevo Programa para Desarrolladores de Apple, a</w:t>
      </w:r>
      <w:r w:rsidR="00F53F3A" w:rsidRPr="00824191">
        <w:rPr>
          <w:rFonts w:cstheme="minorHAnsi"/>
          <w:sz w:val="24"/>
          <w:szCs w:val="24"/>
          <w:shd w:val="clear" w:color="auto" w:fill="FFFFFF"/>
        </w:rPr>
        <w:t xml:space="preserve"> través del cual brindaba </w:t>
      </w:r>
      <w:r w:rsidRPr="00824191">
        <w:rPr>
          <w:rFonts w:cstheme="minorHAnsi"/>
          <w:sz w:val="24"/>
          <w:szCs w:val="24"/>
          <w:shd w:val="clear" w:color="auto" w:fill="FFFFFF"/>
        </w:rPr>
        <w:t>todo lo que necesitaban para desarrollar aplicaciones nativas así como el App Store, a través del cual tienen la posibilidad de distribuir sus aplicaciones.</w:t>
      </w:r>
    </w:p>
    <w:p w:rsidR="004E01DD" w:rsidRPr="00824191" w:rsidRDefault="004E01DD" w:rsidP="00F53F3A">
      <w:pPr>
        <w:pStyle w:val="Ttulo4"/>
        <w:rPr>
          <w:i w:val="0"/>
        </w:rPr>
      </w:pPr>
      <w:r w:rsidRPr="00824191">
        <w:rPr>
          <w:i w:val="0"/>
          <w:shd w:val="clear" w:color="auto" w:fill="FFFFFF"/>
        </w:rPr>
        <w:t>Aplicaciones</w:t>
      </w:r>
    </w:p>
    <w:p w:rsidR="004E01DD" w:rsidRPr="00824191" w:rsidRDefault="004E01DD" w:rsidP="00824191">
      <w:pPr>
        <w:jc w:val="both"/>
        <w:rPr>
          <w:sz w:val="24"/>
          <w:szCs w:val="24"/>
        </w:rPr>
      </w:pPr>
      <w:r w:rsidRPr="00824191">
        <w:rPr>
          <w:rFonts w:cstheme="minorHAnsi"/>
          <w:sz w:val="24"/>
          <w:szCs w:val="24"/>
          <w:shd w:val="clear" w:color="auto" w:fill="FFFFFF"/>
        </w:rPr>
        <w:t xml:space="preserve">El 10 de Julio de 2008, el director ejecutivo de Apple, Steve Jobs declaró a </w:t>
      </w:r>
      <w:r w:rsidRPr="00824191">
        <w:rPr>
          <w:rFonts w:cstheme="minorHAnsi"/>
          <w:i/>
          <w:sz w:val="24"/>
          <w:szCs w:val="24"/>
          <w:shd w:val="clear" w:color="auto" w:fill="FFFFFF"/>
        </w:rPr>
        <w:t>Usa Today</w:t>
      </w:r>
      <w:r w:rsidR="00824191" w:rsidRPr="00824191">
        <w:rPr>
          <w:rFonts w:cstheme="minorHAnsi"/>
          <w:i/>
          <w:sz w:val="24"/>
          <w:szCs w:val="24"/>
          <w:shd w:val="clear" w:color="auto" w:fill="FFFFFF"/>
        </w:rPr>
        <w:t xml:space="preserve"> </w:t>
      </w:r>
      <w:r w:rsidRPr="00824191">
        <w:rPr>
          <w:rFonts w:cstheme="minorHAnsi"/>
          <w:sz w:val="24"/>
          <w:szCs w:val="24"/>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824191">
        <w:rPr>
          <w:rFonts w:cstheme="minorHAnsi"/>
          <w:color w:val="000000"/>
          <w:sz w:val="24"/>
          <w:szCs w:val="24"/>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824191">
      <w:pPr>
        <w:pStyle w:val="Ttulo3"/>
        <w:rPr>
          <w:sz w:val="18"/>
          <w:szCs w:val="18"/>
        </w:rPr>
      </w:pPr>
      <w:bookmarkStart w:id="156" w:name="_Toc366690018"/>
      <w:bookmarkStart w:id="157" w:name="_Toc374659738"/>
      <w:r w:rsidRPr="00A224C8">
        <w:t>Google Play Store</w:t>
      </w:r>
      <w:bookmarkEnd w:id="156"/>
      <w:bookmarkEnd w:id="157"/>
    </w:p>
    <w:p w:rsidR="004E01DD" w:rsidRPr="00824191" w:rsidRDefault="004E01DD" w:rsidP="00824191">
      <w:pPr>
        <w:jc w:val="both"/>
        <w:rPr>
          <w:sz w:val="24"/>
          <w:szCs w:val="24"/>
        </w:rPr>
      </w:pPr>
      <w:commentRangeStart w:id="158"/>
      <w:r w:rsidRPr="00824191">
        <w:rPr>
          <w:sz w:val="24"/>
          <w:szCs w:val="24"/>
        </w:rPr>
        <w:t>Google Pla</w:t>
      </w:r>
      <w:r w:rsidR="00F53F3A" w:rsidRPr="00824191">
        <w:rPr>
          <w:sz w:val="24"/>
          <w:szCs w:val="24"/>
        </w:rPr>
        <w:t>y</w:t>
      </w:r>
      <w:r w:rsidRPr="00824191">
        <w:rPr>
          <w:sz w:val="24"/>
          <w:szCs w:val="24"/>
        </w:rPr>
        <w:t xml:space="preserve"> Store </w:t>
      </w:r>
      <w:commentRangeEnd w:id="158"/>
      <w:r w:rsidR="00C20ECF">
        <w:rPr>
          <w:rStyle w:val="Refdecomentario"/>
          <w:lang w:val="es-ES" w:eastAsia="es-ES"/>
        </w:rPr>
        <w:commentReference w:id="158"/>
      </w:r>
      <w:r w:rsidRPr="00824191">
        <w:rPr>
          <w:sz w:val="24"/>
          <w:szCs w:val="24"/>
        </w:rPr>
        <w:t>es una tienda de entretenimiento digital donde los usuarios podrán encontrar, disfrutar y compartir su música favorita, películas, libros y aplicaciones en la web y a través de sus dispositivos móviles con sistema operativo Android.</w:t>
      </w:r>
    </w:p>
    <w:p w:rsidR="004E01DD" w:rsidRPr="00824191" w:rsidRDefault="004E01DD" w:rsidP="00824191">
      <w:pPr>
        <w:jc w:val="both"/>
        <w:rPr>
          <w:sz w:val="24"/>
          <w:szCs w:val="24"/>
        </w:rPr>
      </w:pPr>
      <w:r w:rsidRPr="00824191">
        <w:rPr>
          <w:sz w:val="24"/>
          <w:szCs w:val="24"/>
        </w:rPr>
        <w:t xml:space="preserve">Este </w:t>
      </w:r>
      <w:r w:rsidR="00A514A0" w:rsidRPr="00824191">
        <w:rPr>
          <w:sz w:val="24"/>
          <w:szCs w:val="24"/>
        </w:rPr>
        <w:t>Marketplace</w:t>
      </w:r>
      <w:r w:rsidRPr="00824191">
        <w:rPr>
          <w:sz w:val="24"/>
          <w:szCs w:val="24"/>
        </w:rPr>
        <w:t xml:space="preserve"> está enteramente desarrollado para la nube (</w:t>
      </w:r>
      <w:r w:rsidRPr="00C20ECF">
        <w:rPr>
          <w:i/>
          <w:sz w:val="24"/>
          <w:szCs w:val="24"/>
        </w:rPr>
        <w:t>cloud-based</w:t>
      </w:r>
      <w:r w:rsidRPr="00824191">
        <w:rPr>
          <w:sz w:val="24"/>
          <w:szCs w:val="24"/>
        </w:rPr>
        <w:t xml:space="preserve">) por lo que toda </w:t>
      </w:r>
      <w:r w:rsidR="00824191" w:rsidRPr="00824191">
        <w:rPr>
          <w:sz w:val="24"/>
          <w:szCs w:val="24"/>
        </w:rPr>
        <w:t>la</w:t>
      </w:r>
      <w:r w:rsidRPr="00824191">
        <w:rPr>
          <w:sz w:val="24"/>
          <w:szCs w:val="24"/>
        </w:rPr>
        <w:t xml:space="preserve"> música, películas, libros y aplic</w:t>
      </w:r>
      <w:r w:rsidR="00C20ECF">
        <w:rPr>
          <w:sz w:val="24"/>
          <w:szCs w:val="24"/>
        </w:rPr>
        <w:t xml:space="preserve">aciones son alojadas en la web, </w:t>
      </w:r>
      <w:r w:rsidRPr="00824191">
        <w:rPr>
          <w:sz w:val="24"/>
          <w:szCs w:val="24"/>
        </w:rPr>
        <w:t>siempre disponibles</w:t>
      </w:r>
      <w:r w:rsidR="00824191">
        <w:rPr>
          <w:sz w:val="24"/>
          <w:szCs w:val="24"/>
        </w:rPr>
        <w:t xml:space="preserve"> y</w:t>
      </w:r>
      <w:r w:rsidRPr="00824191">
        <w:rPr>
          <w:sz w:val="24"/>
          <w:szCs w:val="24"/>
        </w:rPr>
        <w:t xml:space="preserve"> sin </w:t>
      </w:r>
      <w:r w:rsidR="00824191" w:rsidRPr="00824191">
        <w:rPr>
          <w:sz w:val="24"/>
          <w:szCs w:val="24"/>
        </w:rPr>
        <w:t>el riesgo de</w:t>
      </w:r>
      <w:r w:rsidRPr="00824191">
        <w:rPr>
          <w:sz w:val="24"/>
          <w:szCs w:val="24"/>
        </w:rPr>
        <w:t xml:space="preserve"> </w:t>
      </w:r>
      <w:r w:rsidR="00824191" w:rsidRPr="00824191">
        <w:rPr>
          <w:sz w:val="24"/>
          <w:szCs w:val="24"/>
        </w:rPr>
        <w:t>pérdida</w:t>
      </w:r>
      <w:r w:rsidRPr="00824191">
        <w:rPr>
          <w:sz w:val="24"/>
          <w:szCs w:val="24"/>
        </w:rPr>
        <w:t xml:space="preserve"> de datos </w:t>
      </w:r>
      <w:r w:rsidR="00824191" w:rsidRPr="00824191">
        <w:rPr>
          <w:sz w:val="24"/>
          <w:szCs w:val="24"/>
        </w:rPr>
        <w:t>y a disposición de cualquier dispositivo sincronizado con acceso a Internet.</w:t>
      </w:r>
    </w:p>
    <w:p w:rsidR="00E273DE" w:rsidRPr="00824191" w:rsidRDefault="00E273DE" w:rsidP="00824191">
      <w:pPr>
        <w:jc w:val="both"/>
        <w:rPr>
          <w:sz w:val="24"/>
          <w:szCs w:val="24"/>
        </w:rPr>
      </w:pPr>
      <w:r>
        <w:rPr>
          <w:sz w:val="24"/>
          <w:szCs w:val="24"/>
        </w:rPr>
        <w:lastRenderedPageBreak/>
        <w:t xml:space="preserve">Esta aplicación permite al usuario final almacenar recursos multimedia en la </w:t>
      </w:r>
      <w:commentRangeStart w:id="159"/>
      <w:r>
        <w:rPr>
          <w:sz w:val="24"/>
          <w:szCs w:val="24"/>
        </w:rPr>
        <w:t>nube</w:t>
      </w:r>
      <w:commentRangeEnd w:id="159"/>
      <w:r>
        <w:rPr>
          <w:rStyle w:val="Refdecomentario"/>
          <w:lang w:val="es-ES" w:eastAsia="es-ES"/>
        </w:rPr>
        <w:commentReference w:id="159"/>
      </w:r>
      <w:r>
        <w:rPr>
          <w:sz w:val="24"/>
          <w:szCs w:val="24"/>
        </w:rPr>
        <w:t xml:space="preserve"> de manera gratuita, realizar descargas (de contenidos pagos o gratuitos a través de los medios de pago habilitados) online de temas musicales, juegos entre otros recursos para dispositivos móviles con sistema operativo </w:t>
      </w:r>
      <w:commentRangeStart w:id="160"/>
      <w:r>
        <w:rPr>
          <w:sz w:val="24"/>
          <w:szCs w:val="24"/>
        </w:rPr>
        <w:t>Android</w:t>
      </w:r>
      <w:commentRangeEnd w:id="160"/>
      <w:r w:rsidR="00F716F2">
        <w:rPr>
          <w:rStyle w:val="Refdecomentario"/>
          <w:lang w:val="es-ES" w:eastAsia="es-ES"/>
        </w:rPr>
        <w:commentReference w:id="160"/>
      </w:r>
      <w:r>
        <w:rPr>
          <w:sz w:val="24"/>
          <w:szCs w:val="24"/>
        </w:rPr>
        <w:t xml:space="preserve">. </w:t>
      </w:r>
    </w:p>
    <w:p w:rsidR="00F716F2" w:rsidRDefault="004E01DD" w:rsidP="00824191">
      <w:pPr>
        <w:jc w:val="both"/>
        <w:rPr>
          <w:sz w:val="24"/>
          <w:szCs w:val="24"/>
        </w:rPr>
      </w:pPr>
      <w:r w:rsidRPr="00824191">
        <w:rPr>
          <w:sz w:val="24"/>
          <w:szCs w:val="24"/>
        </w:rPr>
        <w:t xml:space="preserve">Desde el día 6 de Marzo del año 2012 </w:t>
      </w:r>
      <w:commentRangeStart w:id="161"/>
      <w:r w:rsidRPr="00824191">
        <w:rPr>
          <w:sz w:val="24"/>
          <w:szCs w:val="24"/>
        </w:rPr>
        <w:t>Android</w:t>
      </w:r>
      <w:r w:rsidR="00F716F2">
        <w:rPr>
          <w:sz w:val="24"/>
          <w:szCs w:val="24"/>
        </w:rPr>
        <w:t xml:space="preserve"> </w:t>
      </w:r>
      <w:r w:rsidRPr="00824191">
        <w:rPr>
          <w:sz w:val="24"/>
          <w:szCs w:val="24"/>
        </w:rPr>
        <w:t xml:space="preserve">Market, Google Music y Google ebookstore </w:t>
      </w:r>
      <w:commentRangeEnd w:id="161"/>
      <w:r w:rsidR="00C20ECF">
        <w:rPr>
          <w:rStyle w:val="Refdecomentario"/>
          <w:lang w:val="es-ES" w:eastAsia="es-ES"/>
        </w:rPr>
        <w:commentReference w:id="161"/>
      </w:r>
      <w:r w:rsidRPr="00824191">
        <w:rPr>
          <w:sz w:val="24"/>
          <w:szCs w:val="24"/>
        </w:rPr>
        <w:t xml:space="preserve">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w:t>
      </w:r>
      <w:commentRangeStart w:id="162"/>
      <w:r w:rsidRPr="00824191">
        <w:rPr>
          <w:sz w:val="24"/>
          <w:szCs w:val="24"/>
        </w:rPr>
        <w:t>Google Play Movies, Google Play Books y Google Play Music</w:t>
      </w:r>
      <w:commentRangeEnd w:id="162"/>
      <w:r w:rsidR="00C20ECF">
        <w:rPr>
          <w:rStyle w:val="Refdecomentario"/>
          <w:lang w:val="es-ES" w:eastAsia="es-ES"/>
        </w:rPr>
        <w:commentReference w:id="162"/>
      </w:r>
      <w:r w:rsidRPr="00824191">
        <w:rPr>
          <w:sz w:val="24"/>
          <w:szCs w:val="24"/>
        </w:rPr>
        <w:t xml:space="preserve">. </w:t>
      </w:r>
      <w:r w:rsidR="00F716F2">
        <w:rPr>
          <w:sz w:val="24"/>
          <w:szCs w:val="24"/>
        </w:rPr>
        <w:t>La sincronización de los recursos asociados en la cuenta de Google, permitió que los mismos sigan disponibles a los usuarios después de la actualización.</w:t>
      </w:r>
    </w:p>
    <w:p w:rsidR="004E01DD" w:rsidRDefault="004E01DD" w:rsidP="00824191">
      <w:pPr>
        <w:jc w:val="both"/>
        <w:rPr>
          <w:sz w:val="24"/>
          <w:szCs w:val="24"/>
        </w:rPr>
      </w:pPr>
      <w:r w:rsidRPr="00824191">
        <w:rPr>
          <w:sz w:val="24"/>
          <w:szCs w:val="24"/>
        </w:rPr>
        <w:t>Vale destacar que los tipos de conteni</w:t>
      </w:r>
      <w:r w:rsidR="00C20ECF">
        <w:rPr>
          <w:sz w:val="24"/>
          <w:szCs w:val="24"/>
        </w:rPr>
        <w:t>dos ofrecidos por Google Play (c</w:t>
      </w:r>
      <w:r w:rsidRPr="00824191">
        <w:rPr>
          <w:sz w:val="24"/>
          <w:szCs w:val="24"/>
        </w:rPr>
        <w:t xml:space="preserve">ompra/alquiler de películas, música, libros, entre otros) varía entre cada país en el cual está presente. A modo de aclaración se presenta la siguiente imagen con el detalle de las particularidades de cada país. </w:t>
      </w:r>
    </w:p>
    <w:p w:rsidR="00C20ECF" w:rsidRPr="00824191" w:rsidRDefault="00C20ECF" w:rsidP="00C20ECF">
      <w:pPr>
        <w:jc w:val="center"/>
        <w:rPr>
          <w:sz w:val="24"/>
          <w:szCs w:val="24"/>
        </w:rPr>
      </w:pPr>
      <w:r w:rsidRPr="00C20ECF">
        <w:rPr>
          <w:noProof/>
          <w:sz w:val="24"/>
          <w:szCs w:val="24"/>
          <w:lang w:val="es-ES_tradnl" w:eastAsia="es-ES_tradnl"/>
        </w:rPr>
        <w:drawing>
          <wp:inline distT="0" distB="0" distL="0" distR="0">
            <wp:extent cx="2430723" cy="2891087"/>
            <wp:effectExtent l="19050" t="0" r="7677"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1"/>
                    <a:srcRect/>
                    <a:stretch>
                      <a:fillRect/>
                    </a:stretch>
                  </pic:blipFill>
                  <pic:spPr bwMode="auto">
                    <a:xfrm>
                      <a:off x="0" y="0"/>
                      <a:ext cx="2430036" cy="2890270"/>
                    </a:xfrm>
                    <a:prstGeom prst="rect">
                      <a:avLst/>
                    </a:prstGeom>
                    <a:noFill/>
                    <a:ln w="9525">
                      <a:noFill/>
                      <a:miter lim="800000"/>
                      <a:headEnd/>
                      <a:tailEnd/>
                    </a:ln>
                  </pic:spPr>
                </pic:pic>
              </a:graphicData>
            </a:graphic>
          </wp:inline>
        </w:drawing>
      </w:r>
    </w:p>
    <w:p w:rsidR="004E01DD" w:rsidRPr="00C20ECF" w:rsidRDefault="004E01DD" w:rsidP="00B04578">
      <w:pPr>
        <w:pStyle w:val="Ttulo4"/>
        <w:rPr>
          <w:i w:val="0"/>
        </w:rPr>
      </w:pPr>
      <w:r w:rsidRPr="00C20ECF">
        <w:rPr>
          <w:i w:val="0"/>
        </w:rPr>
        <w:t>Historia</w:t>
      </w:r>
    </w:p>
    <w:p w:rsidR="004E01DD" w:rsidRPr="00C20ECF" w:rsidRDefault="004E01DD" w:rsidP="00C20ECF">
      <w:pPr>
        <w:jc w:val="both"/>
        <w:rPr>
          <w:sz w:val="24"/>
          <w:szCs w:val="24"/>
        </w:rPr>
      </w:pPr>
      <w:r w:rsidRPr="00C20ECF">
        <w:rPr>
          <w:sz w:val="24"/>
          <w:szCs w:val="24"/>
        </w:rPr>
        <w:t xml:space="preserve">Android Marketplace fue anunciado por </w:t>
      </w:r>
      <w:commentRangeStart w:id="163"/>
      <w:r w:rsidRPr="00C20ECF">
        <w:rPr>
          <w:sz w:val="24"/>
          <w:szCs w:val="24"/>
        </w:rPr>
        <w:t xml:space="preserve">Google </w:t>
      </w:r>
      <w:commentRangeEnd w:id="163"/>
      <w:r w:rsidR="00D877CC">
        <w:rPr>
          <w:rStyle w:val="Refdecomentario"/>
          <w:lang w:val="es-ES" w:eastAsia="es-ES"/>
        </w:rPr>
        <w:commentReference w:id="163"/>
      </w:r>
      <w:r w:rsidRPr="00C20ECF">
        <w:rPr>
          <w:sz w:val="24"/>
          <w:szCs w:val="24"/>
        </w:rPr>
        <w:t xml:space="preserve">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C20ECF">
        <w:rPr>
          <w:sz w:val="24"/>
          <w:szCs w:val="24"/>
        </w:rPr>
        <w:t>más</w:t>
      </w:r>
      <w:r w:rsidRPr="00C20ECF">
        <w:rPr>
          <w:sz w:val="24"/>
          <w:szCs w:val="24"/>
        </w:rPr>
        <w:t>.</w:t>
      </w:r>
    </w:p>
    <w:p w:rsidR="004E01DD" w:rsidRPr="00C20ECF" w:rsidRDefault="004E01DD" w:rsidP="00C20ECF">
      <w:pPr>
        <w:jc w:val="both"/>
        <w:rPr>
          <w:sz w:val="24"/>
          <w:szCs w:val="24"/>
        </w:rPr>
      </w:pPr>
      <w:r w:rsidRPr="00C20ECF">
        <w:rPr>
          <w:sz w:val="24"/>
          <w:szCs w:val="24"/>
        </w:rPr>
        <w:t xml:space="preserve">El 6 de marzo de 2012 el servicio fue relanzado con una nueva apariencia, nuevo nombre así como nuevos servicios, a partir el mismo día comenzó a llamarse  Google </w:t>
      </w:r>
      <w:r w:rsidRPr="00C20ECF">
        <w:rPr>
          <w:sz w:val="24"/>
          <w:szCs w:val="24"/>
        </w:rPr>
        <w:lastRenderedPageBreak/>
        <w:t>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C20ECF" w:rsidRDefault="004E01DD" w:rsidP="00B04578">
      <w:pPr>
        <w:pStyle w:val="Ttulo4"/>
        <w:rPr>
          <w:i w:val="0"/>
        </w:rPr>
      </w:pPr>
      <w:r w:rsidRPr="00C20ECF">
        <w:rPr>
          <w:i w:val="0"/>
        </w:rPr>
        <w:t>Compras en Google Play</w:t>
      </w:r>
    </w:p>
    <w:p w:rsidR="004E01DD" w:rsidRPr="00C20ECF" w:rsidRDefault="004E01DD" w:rsidP="00C20ECF">
      <w:pPr>
        <w:jc w:val="both"/>
        <w:rPr>
          <w:b/>
          <w:sz w:val="24"/>
          <w:szCs w:val="24"/>
        </w:rPr>
      </w:pPr>
      <w:r w:rsidRPr="00C20ECF">
        <w:rPr>
          <w:sz w:val="24"/>
          <w:szCs w:val="24"/>
        </w:rPr>
        <w:t xml:space="preserve">Las compras en Google Play se realizan a través de Google Wallet. Google Wallet es un servicio gratuito y almacena </w:t>
      </w:r>
      <w:r w:rsidR="00C20ECF" w:rsidRPr="00C20ECF">
        <w:rPr>
          <w:sz w:val="24"/>
          <w:szCs w:val="24"/>
        </w:rPr>
        <w:t>la</w:t>
      </w:r>
      <w:r w:rsidRPr="00C20ECF">
        <w:rPr>
          <w:sz w:val="24"/>
          <w:szCs w:val="24"/>
        </w:rPr>
        <w:t xml:space="preserve"> información de pago</w:t>
      </w:r>
      <w:r w:rsidR="00C20ECF" w:rsidRPr="00C20ECF">
        <w:rPr>
          <w:sz w:val="24"/>
          <w:szCs w:val="24"/>
        </w:rPr>
        <w:t>, el historial de</w:t>
      </w:r>
      <w:r w:rsidRPr="00C20ECF">
        <w:rPr>
          <w:sz w:val="24"/>
          <w:szCs w:val="24"/>
        </w:rPr>
        <w:t xml:space="preserve"> transacciones, ofertas y oros datos</w:t>
      </w:r>
      <w:r w:rsidR="00C20ECF" w:rsidRPr="00C20ECF">
        <w:rPr>
          <w:sz w:val="24"/>
          <w:szCs w:val="24"/>
        </w:rPr>
        <w:t xml:space="preserve"> del usuario del servicio</w:t>
      </w:r>
      <w:r w:rsidRPr="00C20ECF">
        <w:rPr>
          <w:sz w:val="24"/>
          <w:szCs w:val="24"/>
        </w:rPr>
        <w:t xml:space="preserve"> en la nube, lo que permite</w:t>
      </w:r>
      <w:r w:rsidR="00C20ECF" w:rsidRPr="00C20ECF">
        <w:rPr>
          <w:sz w:val="24"/>
          <w:szCs w:val="24"/>
        </w:rPr>
        <w:t xml:space="preserve"> </w:t>
      </w:r>
      <w:r w:rsidR="00B04578" w:rsidRPr="00C20ECF">
        <w:rPr>
          <w:sz w:val="24"/>
          <w:szCs w:val="24"/>
        </w:rPr>
        <w:t xml:space="preserve">tener siempre </w:t>
      </w:r>
      <w:r w:rsidR="00C20ECF" w:rsidRPr="00C20ECF">
        <w:rPr>
          <w:sz w:val="24"/>
          <w:szCs w:val="24"/>
        </w:rPr>
        <w:t>la posibilidad de realizar compras online</w:t>
      </w:r>
      <w:r w:rsidRPr="00C20ECF">
        <w:rPr>
          <w:sz w:val="24"/>
          <w:szCs w:val="24"/>
        </w:rPr>
        <w:t>. Los dispositivos en Google Play no pueden aceptar pedi</w:t>
      </w:r>
      <w:r w:rsidR="00B04578" w:rsidRPr="00C20ECF">
        <w:rPr>
          <w:sz w:val="24"/>
          <w:szCs w:val="24"/>
        </w:rPr>
        <w:t>dos a través del fax, teléfono,</w:t>
      </w:r>
      <w:del w:id="164" w:author="pelo" w:date="2013-12-13T03:11:00Z">
        <w:r w:rsidRPr="00C20ECF" w:rsidDel="003C07AC">
          <w:rPr>
            <w:sz w:val="24"/>
            <w:szCs w:val="24"/>
          </w:rPr>
          <w:delText xml:space="preserve"> del</w:delText>
        </w:r>
      </w:del>
      <w:r w:rsidRPr="00C20ECF">
        <w:rPr>
          <w:sz w:val="24"/>
          <w:szCs w:val="24"/>
        </w:rPr>
        <w:t xml:space="preserve"> correo electrónico o de un pedido de compra, por lo que éste es el único medio de pago valido para las operaciones</w:t>
      </w:r>
      <w:r w:rsidRPr="00C20ECF">
        <w:rPr>
          <w:b/>
          <w:sz w:val="24"/>
          <w:szCs w:val="24"/>
        </w:rPr>
        <w:t>.</w:t>
      </w:r>
    </w:p>
    <w:p w:rsidR="004E01DD" w:rsidRPr="00C20ECF" w:rsidRDefault="004E01DD" w:rsidP="00B04578">
      <w:pPr>
        <w:pStyle w:val="Ttulo4"/>
        <w:rPr>
          <w:i w:val="0"/>
        </w:rPr>
      </w:pPr>
      <w:r w:rsidRPr="00C20ECF">
        <w:rPr>
          <w:i w:val="0"/>
        </w:rPr>
        <w:t>Google Play para desarrolladores</w:t>
      </w:r>
    </w:p>
    <w:p w:rsidR="004E01DD" w:rsidRPr="00C20ECF" w:rsidRDefault="004E01DD" w:rsidP="00C20ECF">
      <w:pPr>
        <w:jc w:val="both"/>
        <w:rPr>
          <w:sz w:val="24"/>
          <w:szCs w:val="24"/>
        </w:rPr>
      </w:pPr>
      <w:r w:rsidRPr="00C20ECF">
        <w:rPr>
          <w:sz w:val="24"/>
          <w:szCs w:val="24"/>
        </w:rPr>
        <w:t>Respetando los principios de la empresa, Google pretende llegar a un público lo más amplio posible, y para ello sabe que la manera de lograrlo es</w:t>
      </w:r>
      <w:del w:id="165" w:author="pelo" w:date="2013-12-13T03:12:00Z">
        <w:r w:rsidRPr="00C20ECF" w:rsidDel="003C07AC">
          <w:rPr>
            <w:sz w:val="24"/>
            <w:szCs w:val="24"/>
          </w:rPr>
          <w:delText>, en el caso particular de Google Play, es</w:delText>
        </w:r>
      </w:del>
      <w:r w:rsidRPr="00C20ECF">
        <w:rPr>
          <w:sz w:val="24"/>
          <w:szCs w:val="24"/>
        </w:rPr>
        <w:t xml:space="preserve"> brindar la mayor variedad y calidad de servicios. Como </w:t>
      </w:r>
      <w:r w:rsidR="0039408A" w:rsidRPr="00C20ECF">
        <w:rPr>
          <w:sz w:val="24"/>
          <w:szCs w:val="24"/>
        </w:rPr>
        <w:t>se sabe</w:t>
      </w:r>
      <w:r w:rsidRPr="00C20ECF">
        <w:rPr>
          <w:sz w:val="24"/>
          <w:szCs w:val="24"/>
        </w:rPr>
        <w:t xml:space="preserve"> Google Play brinda la posibilidad de obtener aplicaciones tanto gratuitas como pagas, para el sistema operativo móvil Android. Para llegar a una mayor cantidad de usuarios, Google abre las puertas a los desarrolladores </w:t>
      </w:r>
      <w:r w:rsidR="0039408A" w:rsidRPr="00C20ECF">
        <w:rPr>
          <w:sz w:val="24"/>
          <w:szCs w:val="24"/>
        </w:rPr>
        <w:t>de este tipo de aplicaciones, ma</w:t>
      </w:r>
      <w:r w:rsidRPr="00C20ECF">
        <w:rPr>
          <w:sz w:val="24"/>
          <w:szCs w:val="24"/>
        </w:rPr>
        <w:t>s aplicac</w:t>
      </w:r>
      <w:r w:rsidR="0039408A" w:rsidRPr="00C20ECF">
        <w:rPr>
          <w:sz w:val="24"/>
          <w:szCs w:val="24"/>
        </w:rPr>
        <w:t>iones de diversos tipos y fines</w:t>
      </w:r>
      <w:r w:rsidRPr="00C20ECF">
        <w:rPr>
          <w:sz w:val="24"/>
          <w:szCs w:val="24"/>
        </w:rPr>
        <w:t xml:space="preserve"> implican </w:t>
      </w:r>
      <w:r w:rsidR="0030564C" w:rsidRPr="00C20ECF">
        <w:rPr>
          <w:sz w:val="24"/>
          <w:szCs w:val="24"/>
        </w:rPr>
        <w:t>más</w:t>
      </w:r>
      <w:r w:rsidRPr="00C20ECF">
        <w:rPr>
          <w:sz w:val="24"/>
          <w:szCs w:val="24"/>
        </w:rPr>
        <w:t xml:space="preserve"> usuarios interesados en descargarlas lo que lleva al crecimiento de la comunidad. </w:t>
      </w:r>
    </w:p>
    <w:p w:rsidR="004E01DD" w:rsidRPr="00C20ECF" w:rsidRDefault="004E01DD" w:rsidP="00C20ECF">
      <w:pPr>
        <w:jc w:val="both"/>
        <w:rPr>
          <w:sz w:val="24"/>
          <w:szCs w:val="24"/>
        </w:rPr>
      </w:pPr>
      <w:r w:rsidRPr="00C20ECF">
        <w:rPr>
          <w:sz w:val="24"/>
          <w:szCs w:val="24"/>
        </w:rPr>
        <w:t xml:space="preserve">Google </w:t>
      </w:r>
      <w:r w:rsidR="0039408A" w:rsidRPr="00C20ECF">
        <w:rPr>
          <w:sz w:val="24"/>
          <w:szCs w:val="24"/>
        </w:rPr>
        <w:t>brinda</w:t>
      </w:r>
      <w:r w:rsidRPr="00C20ECF">
        <w:rPr>
          <w:sz w:val="24"/>
          <w:szCs w:val="24"/>
        </w:rPr>
        <w:t xml:space="preserve"> a los desarrolladores de aplicacion</w:t>
      </w:r>
      <w:r w:rsidR="0039408A" w:rsidRPr="00C20ECF">
        <w:rPr>
          <w:sz w:val="24"/>
          <w:szCs w:val="24"/>
        </w:rPr>
        <w:t>es  la posibilidad de registrars</w:t>
      </w:r>
      <w:r w:rsidRPr="00C20ECF">
        <w:rPr>
          <w:sz w:val="24"/>
          <w:szCs w:val="24"/>
        </w:rPr>
        <w:t>e como desarrollado</w:t>
      </w:r>
      <w:r w:rsidR="0039408A" w:rsidRPr="00C20ECF">
        <w:rPr>
          <w:sz w:val="24"/>
          <w:szCs w:val="24"/>
        </w:rPr>
        <w:t>r de la comunidad y distribuir s</w:t>
      </w:r>
      <w:r w:rsidRPr="00C20ECF">
        <w:rPr>
          <w:sz w:val="24"/>
          <w:szCs w:val="24"/>
        </w:rPr>
        <w:t xml:space="preserve">us productos en Google Play. Las cuentas de la </w:t>
      </w:r>
      <w:commentRangeStart w:id="166"/>
      <w:r w:rsidR="00C20ECF">
        <w:rPr>
          <w:sz w:val="24"/>
          <w:szCs w:val="24"/>
        </w:rPr>
        <w:t>C</w:t>
      </w:r>
      <w:r w:rsidRPr="00C20ECF">
        <w:rPr>
          <w:sz w:val="24"/>
          <w:szCs w:val="24"/>
        </w:rPr>
        <w:t xml:space="preserve">onsola de Google Play para </w:t>
      </w:r>
      <w:r w:rsidR="00D877CC">
        <w:rPr>
          <w:sz w:val="24"/>
          <w:szCs w:val="24"/>
        </w:rPr>
        <w:t>D</w:t>
      </w:r>
      <w:r w:rsidRPr="00C20ECF">
        <w:rPr>
          <w:sz w:val="24"/>
          <w:szCs w:val="24"/>
        </w:rPr>
        <w:t>esarrolladores</w:t>
      </w:r>
      <w:commentRangeEnd w:id="166"/>
      <w:r w:rsidR="00C20ECF">
        <w:rPr>
          <w:rStyle w:val="Refdecomentario"/>
          <w:lang w:val="es-ES" w:eastAsia="es-ES"/>
        </w:rPr>
        <w:commentReference w:id="166"/>
      </w:r>
      <w:r w:rsidRPr="00C20ECF">
        <w:rPr>
          <w:sz w:val="24"/>
          <w:szCs w:val="24"/>
        </w:rPr>
        <w:t xml:space="preserve"> tienen una cuota de registro única de 25 dólares. El objetivo de esta cuota consiste en incentivar la presencia de productos de mayor calidad, es decir menos productos con </w:t>
      </w:r>
      <w:r w:rsidR="00227416" w:rsidRPr="00C20ECF">
        <w:rPr>
          <w:sz w:val="24"/>
          <w:szCs w:val="24"/>
        </w:rPr>
        <w:t>spam. Los</w:t>
      </w:r>
      <w:r w:rsidRPr="00C20ECF">
        <w:rPr>
          <w:sz w:val="24"/>
          <w:szCs w:val="24"/>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167" w:name="_Toc366690019"/>
      <w:bookmarkStart w:id="168" w:name="_Toc374659739"/>
      <w:r w:rsidRPr="00A224C8">
        <w:t>Constante competencia</w:t>
      </w:r>
      <w:bookmarkEnd w:id="167"/>
      <w:bookmarkEnd w:id="168"/>
    </w:p>
    <w:p w:rsidR="00FF2AC3" w:rsidRPr="00D877CC" w:rsidRDefault="00C622B8" w:rsidP="00D877CC">
      <w:pPr>
        <w:pStyle w:val="NormalWeb"/>
        <w:shd w:val="clear" w:color="auto" w:fill="FFFFFF"/>
        <w:spacing w:before="0" w:beforeAutospacing="0" w:after="0" w:afterAutospacing="0" w:line="270" w:lineRule="atLeast"/>
        <w:jc w:val="both"/>
        <w:rPr>
          <w:rFonts w:asciiTheme="minorHAnsi" w:hAnsiTheme="minorHAnsi" w:cstheme="minorHAnsi"/>
          <w:lang w:val="es-UY"/>
        </w:rPr>
      </w:pPr>
      <w:hyperlink r:id="rId22" w:tgtFrame="_blank" w:history="1">
        <w:r w:rsidR="00227416" w:rsidRPr="00D877CC">
          <w:rPr>
            <w:rStyle w:val="Hipervnculo"/>
            <w:rFonts w:asciiTheme="minorHAnsi" w:hAnsiTheme="minorHAnsi" w:cstheme="minorHAnsi"/>
            <w:color w:val="auto"/>
            <w:u w:val="none"/>
            <w:lang w:val="es-UY"/>
          </w:rPr>
          <w:t>Android</w:t>
        </w:r>
        <w:r w:rsidR="00D877CC">
          <w:rPr>
            <w:rStyle w:val="Hipervnculo"/>
            <w:rFonts w:asciiTheme="minorHAnsi" w:hAnsiTheme="minorHAnsi" w:cstheme="minorHAnsi"/>
            <w:color w:val="auto"/>
            <w:u w:val="none"/>
            <w:lang w:val="es-UY"/>
          </w:rPr>
          <w:t xml:space="preserve"> </w:t>
        </w:r>
        <w:r w:rsidR="00227416" w:rsidRPr="00D877CC">
          <w:rPr>
            <w:rStyle w:val="Hipervnculo"/>
            <w:rFonts w:asciiTheme="minorHAnsi" w:hAnsiTheme="minorHAnsi" w:cstheme="minorHAnsi"/>
            <w:color w:val="auto"/>
            <w:u w:val="none"/>
            <w:lang w:val="es-UY"/>
          </w:rPr>
          <w:t>Market</w:t>
        </w:r>
      </w:hyperlink>
      <w:r w:rsidR="004E01DD" w:rsidRPr="00D877CC">
        <w:rPr>
          <w:rFonts w:asciiTheme="minorHAnsi" w:hAnsiTheme="minorHAnsi" w:cstheme="minorHAnsi"/>
          <w:lang w:val="es-UY"/>
        </w:rPr>
        <w:t xml:space="preserve"> surgió en 2008 y actualmente sólo funciona en dispositivos que cuenten con Android inferior al 2.1; superior a eso  ya es Google Play, denominada así en 2012, la tienda de descargas para </w:t>
      </w:r>
      <w:r w:rsidR="00227416" w:rsidRPr="00D877CC">
        <w:rPr>
          <w:rFonts w:asciiTheme="minorHAnsi" w:hAnsiTheme="minorHAnsi" w:cstheme="minorHAnsi"/>
          <w:lang w:val="es-UY"/>
        </w:rPr>
        <w:t>Smartphones</w:t>
      </w:r>
      <w:r w:rsidR="004E01DD" w:rsidRPr="00D877CC">
        <w:rPr>
          <w:rFonts w:asciiTheme="minorHAnsi" w:hAnsiTheme="minorHAnsi" w:cstheme="minorHAnsi"/>
          <w:lang w:val="es-UY"/>
        </w:rPr>
        <w:t xml:space="preserve"> con lo mejor de </w:t>
      </w:r>
      <w:r w:rsidR="00227416" w:rsidRPr="00D877CC">
        <w:rPr>
          <w:rFonts w:asciiTheme="minorHAnsi" w:hAnsiTheme="minorHAnsi" w:cstheme="minorHAnsi"/>
          <w:lang w:val="es-UY"/>
        </w:rPr>
        <w:t>Android. Esta</w:t>
      </w:r>
      <w:r w:rsidR="004E01DD" w:rsidRPr="00D877CC">
        <w:rPr>
          <w:rFonts w:asciiTheme="minorHAnsi" w:hAnsiTheme="minorHAnsi" w:cstheme="minorHAnsi"/>
          <w:lang w:val="es-UY"/>
        </w:rPr>
        <w:t xml:space="preserve"> tienda  </w:t>
      </w:r>
      <w:r w:rsidR="00D877CC">
        <w:rPr>
          <w:rFonts w:asciiTheme="minorHAnsi" w:hAnsiTheme="minorHAnsi" w:cstheme="minorHAnsi"/>
          <w:lang w:val="es-UY"/>
        </w:rPr>
        <w:t>es mas reciente</w:t>
      </w:r>
      <w:r w:rsidR="004E01DD" w:rsidRPr="00D877CC">
        <w:rPr>
          <w:rFonts w:asciiTheme="minorHAnsi" w:hAnsiTheme="minorHAnsi" w:cstheme="minorHAnsi"/>
          <w:lang w:val="es-UY"/>
        </w:rPr>
        <w:t xml:space="preserve"> que App Store y ya comenzó a desbancarla, </w:t>
      </w:r>
      <w:r w:rsidR="00FF2AC3" w:rsidRPr="00D877CC">
        <w:rPr>
          <w:rFonts w:asciiTheme="minorHAnsi" w:hAnsiTheme="minorHAnsi" w:cstheme="minorHAnsi"/>
          <w:lang w:val="es-UY"/>
        </w:rPr>
        <w:t>fenómeno que probablemente se deba a la tendencia de</w:t>
      </w:r>
      <w:r w:rsidR="00D877CC">
        <w:rPr>
          <w:rFonts w:asciiTheme="minorHAnsi" w:hAnsiTheme="minorHAnsi" w:cstheme="minorHAnsi"/>
          <w:lang w:val="es-UY"/>
        </w:rPr>
        <w:t xml:space="preserve"> </w:t>
      </w:r>
      <w:r w:rsidR="004E01DD" w:rsidRPr="00D877CC">
        <w:rPr>
          <w:rFonts w:asciiTheme="minorHAnsi" w:hAnsiTheme="minorHAnsi" w:cstheme="minorHAnsi"/>
          <w:lang w:val="es-UY"/>
        </w:rPr>
        <w:t>iOS</w:t>
      </w:r>
      <w:ins w:id="169" w:author="pelo" w:date="2013-12-13T03:14:00Z">
        <w:r w:rsidR="003C07AC">
          <w:rPr>
            <w:rFonts w:asciiTheme="minorHAnsi" w:hAnsiTheme="minorHAnsi" w:cstheme="minorHAnsi"/>
            <w:lang w:val="es-UY"/>
          </w:rPr>
          <w:t xml:space="preserve"> espacio</w:t>
        </w:r>
      </w:ins>
      <w:r w:rsidR="00FF2AC3" w:rsidRPr="00D877CC">
        <w:rPr>
          <w:rFonts w:asciiTheme="minorHAnsi" w:hAnsiTheme="minorHAnsi" w:cstheme="minorHAnsi"/>
          <w:lang w:val="es-UY"/>
        </w:rPr>
        <w:t>de producir</w:t>
      </w:r>
      <w:r w:rsidR="00D877CC">
        <w:rPr>
          <w:rFonts w:asciiTheme="minorHAnsi" w:hAnsiTheme="minorHAnsi" w:cstheme="minorHAnsi"/>
          <w:lang w:val="es-UY"/>
        </w:rPr>
        <w:t xml:space="preserve"> </w:t>
      </w:r>
      <w:r w:rsidR="004E01DD" w:rsidRPr="00D877CC">
        <w:rPr>
          <w:rFonts w:asciiTheme="minorHAnsi" w:hAnsiTheme="minorHAnsi" w:cstheme="minorHAnsi"/>
          <w:lang w:val="es-UY"/>
        </w:rPr>
        <w:t xml:space="preserve">smartphones “superficialmente” de lujo, perdiendo </w:t>
      </w:r>
      <w:r w:rsidR="00FF2AC3" w:rsidRPr="00D877CC">
        <w:rPr>
          <w:rFonts w:asciiTheme="minorHAnsi" w:hAnsiTheme="minorHAnsi" w:cstheme="minorHAnsi"/>
          <w:lang w:val="es-UY"/>
        </w:rPr>
        <w:t xml:space="preserve">por otro lado </w:t>
      </w:r>
      <w:r w:rsidR="004E01DD" w:rsidRPr="00D877CC">
        <w:rPr>
          <w:rFonts w:asciiTheme="minorHAnsi" w:hAnsiTheme="minorHAnsi" w:cstheme="minorHAnsi"/>
          <w:lang w:val="es-UY"/>
        </w:rPr>
        <w:t xml:space="preserve">detalles internos, como </w:t>
      </w:r>
      <w:r w:rsidR="00FF2AC3" w:rsidRPr="00D877CC">
        <w:rPr>
          <w:rFonts w:asciiTheme="minorHAnsi" w:hAnsiTheme="minorHAnsi" w:cstheme="minorHAnsi"/>
          <w:lang w:val="es-UY"/>
        </w:rPr>
        <w:t xml:space="preserve">sus proveedores </w:t>
      </w:r>
      <w:r w:rsidR="004E01DD" w:rsidRPr="00D877CC">
        <w:rPr>
          <w:rFonts w:asciiTheme="minorHAnsi" w:hAnsiTheme="minorHAnsi" w:cstheme="minorHAnsi"/>
          <w:lang w:val="es-UY"/>
        </w:rPr>
        <w:t xml:space="preserve">de aplicaciones y </w:t>
      </w:r>
      <w:r w:rsidR="00227416" w:rsidRPr="00D877CC">
        <w:rPr>
          <w:rFonts w:asciiTheme="minorHAnsi" w:hAnsiTheme="minorHAnsi" w:cstheme="minorHAnsi"/>
          <w:lang w:val="es-UY"/>
        </w:rPr>
        <w:t>juegos. La</w:t>
      </w:r>
      <w:r w:rsidR="004E01DD" w:rsidRPr="00D877CC">
        <w:rPr>
          <w:rFonts w:asciiTheme="minorHAnsi" w:hAnsiTheme="minorHAnsi" w:cstheme="minorHAnsi"/>
          <w:lang w:val="es-UY"/>
        </w:rPr>
        <w:t xml:space="preserve"> última estadística que dio a conocer</w:t>
      </w:r>
      <w:r w:rsidR="004E01DD" w:rsidRPr="00D877CC">
        <w:rPr>
          <w:rStyle w:val="apple-converted-space"/>
          <w:rFonts w:asciiTheme="minorHAnsi" w:hAnsiTheme="minorHAnsi" w:cstheme="minorHAnsi"/>
          <w:lang w:val="es-UY"/>
        </w:rPr>
        <w:t> </w:t>
      </w:r>
      <w:commentRangeStart w:id="170"/>
      <w:r w:rsidRPr="00D877CC">
        <w:rPr>
          <w:rFonts w:asciiTheme="minorHAnsi" w:hAnsiTheme="minorHAnsi" w:cstheme="minorHAnsi"/>
        </w:rPr>
        <w:fldChar w:fldCharType="begin"/>
      </w:r>
      <w:r w:rsidR="0075646C" w:rsidRPr="00D877CC">
        <w:rPr>
          <w:rFonts w:asciiTheme="minorHAnsi" w:hAnsiTheme="minorHAnsi" w:cstheme="minorHAnsi"/>
        </w:rPr>
        <w:instrText>HYPERLINK "http://blog.appannie.com/app-annie-index-market-q2-2013/" \t "_blank"</w:instrText>
      </w:r>
      <w:r w:rsidRPr="00D877CC">
        <w:rPr>
          <w:rFonts w:asciiTheme="minorHAnsi" w:hAnsiTheme="minorHAnsi" w:cstheme="minorHAnsi"/>
        </w:rPr>
        <w:fldChar w:fldCharType="separate"/>
      </w:r>
      <w:r w:rsidR="004E01DD" w:rsidRPr="00D877CC">
        <w:rPr>
          <w:rStyle w:val="Hipervnculo"/>
          <w:rFonts w:asciiTheme="minorHAnsi" w:hAnsiTheme="minorHAnsi" w:cstheme="minorHAnsi"/>
          <w:color w:val="auto"/>
          <w:u w:val="none"/>
          <w:lang w:val="es-UY"/>
        </w:rPr>
        <w:t xml:space="preserve">App </w:t>
      </w:r>
      <w:r w:rsidR="004E01DD" w:rsidRPr="00D877CC">
        <w:rPr>
          <w:rStyle w:val="Hipervnculo"/>
          <w:rFonts w:asciiTheme="minorHAnsi" w:hAnsiTheme="minorHAnsi" w:cstheme="minorHAnsi"/>
          <w:color w:val="auto"/>
          <w:u w:val="none"/>
          <w:lang w:val="es-UY"/>
        </w:rPr>
        <w:lastRenderedPageBreak/>
        <w:t>Annie</w:t>
      </w:r>
      <w:r w:rsidR="004E01DD" w:rsidRPr="00D877CC">
        <w:rPr>
          <w:rStyle w:val="apple-converted-space"/>
          <w:rFonts w:asciiTheme="minorHAnsi" w:hAnsiTheme="minorHAnsi" w:cstheme="minorHAnsi"/>
          <w:lang w:val="es-UY"/>
        </w:rPr>
        <w:t> </w:t>
      </w:r>
      <w:r w:rsidRPr="00D877CC">
        <w:rPr>
          <w:rFonts w:asciiTheme="minorHAnsi" w:hAnsiTheme="minorHAnsi" w:cstheme="minorHAnsi"/>
        </w:rPr>
        <w:fldChar w:fldCharType="end"/>
      </w:r>
      <w:commentRangeEnd w:id="170"/>
      <w:r w:rsidR="00CF6110">
        <w:rPr>
          <w:rStyle w:val="Refdecomentario"/>
          <w:rFonts w:asciiTheme="minorHAnsi" w:hAnsiTheme="minorHAnsi" w:cstheme="minorBidi"/>
          <w:lang w:val="es-ES" w:eastAsia="es-ES"/>
        </w:rPr>
        <w:commentReference w:id="170"/>
      </w:r>
      <w:r w:rsidR="004E01DD" w:rsidRPr="00D877CC">
        <w:rPr>
          <w:rFonts w:asciiTheme="minorHAnsi" w:hAnsiTheme="minorHAnsi" w:cstheme="minorHAnsi"/>
          <w:lang w:val="es-UY"/>
        </w:rPr>
        <w:t>señala que en la India y Brasil, el total de descargas de aplicaciones en Google Play es superior a las de la tan afamada App Store.</w:t>
      </w:r>
    </w:p>
    <w:p w:rsidR="004E01DD" w:rsidRPr="00D877CC" w:rsidRDefault="004E01DD" w:rsidP="00D877CC">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D877CC">
        <w:rPr>
          <w:rFonts w:asciiTheme="minorHAnsi" w:hAnsiTheme="minorHAnsi" w:cstheme="minorHAnsi"/>
          <w:lang w:val="es-UY"/>
        </w:rPr>
        <w:t>Un factor importante para</w:t>
      </w:r>
      <w:r w:rsidRPr="00D877CC">
        <w:rPr>
          <w:rStyle w:val="apple-converted-space"/>
          <w:rFonts w:asciiTheme="minorHAnsi" w:hAnsiTheme="minorHAnsi" w:cstheme="minorHAnsi"/>
          <w:lang w:val="es-UY"/>
        </w:rPr>
        <w:t> </w:t>
      </w:r>
      <w:hyperlink r:id="rId23" w:tgtFrame="_blank" w:history="1">
        <w:r w:rsidRPr="00D877CC">
          <w:rPr>
            <w:rStyle w:val="Hipervnculo"/>
            <w:rFonts w:asciiTheme="minorHAnsi" w:hAnsiTheme="minorHAnsi" w:cstheme="minorHAnsi"/>
            <w:color w:val="auto"/>
            <w:u w:val="none"/>
            <w:lang w:val="es-UY"/>
          </w:rPr>
          <w:t>Google Play</w:t>
        </w:r>
      </w:hyperlink>
      <w:r w:rsidRPr="00D877CC">
        <w:rPr>
          <w:rFonts w:asciiTheme="minorHAnsi" w:hAnsiTheme="minorHAnsi" w:cstheme="minorHAnsi"/>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D877CC">
        <w:rPr>
          <w:rFonts w:asciiTheme="minorHAnsi" w:hAnsiTheme="minorHAnsi" w:cstheme="minorHAnsi"/>
          <w:lang w:val="es-UY"/>
        </w:rPr>
        <w:t>plataforma. Aunque</w:t>
      </w:r>
      <w:r w:rsidRPr="00D877CC">
        <w:rPr>
          <w:rFonts w:asciiTheme="minorHAnsi" w:hAnsiTheme="minorHAnsi" w:cstheme="minorHAnsi"/>
          <w:lang w:val="es-UY"/>
        </w:rPr>
        <w:t xml:space="preserve"> en 2013 Google Play superó en descargas a App Store, no supera los ingresos que tiene la misma, pues se calcula que aún es superior por un 2.3%.</w:t>
      </w:r>
      <w:r w:rsidR="00CF6110">
        <w:rPr>
          <w:rFonts w:asciiTheme="minorHAnsi" w:hAnsiTheme="minorHAnsi" w:cstheme="minorHAnsi"/>
          <w:lang w:val="es-UY"/>
        </w:rPr>
        <w:t xml:space="preserve"> </w:t>
      </w:r>
      <w:r w:rsidRPr="00D877CC">
        <w:rPr>
          <w:rFonts w:asciiTheme="minorHAnsi" w:hAnsiTheme="minorHAnsi" w:cstheme="minorHAnsi"/>
          <w:lang w:val="es-UY"/>
        </w:rPr>
        <w:t xml:space="preserve">Los juegos continúan dominando la parte de los ingresos, para las tiendas de aplicaciones y todavía representan una mayor participación en Google Play, donde contaba con más de 80% de los ingresos frente a aproximadamente el 75% en el iOS App </w:t>
      </w:r>
      <w:r w:rsidR="00227416" w:rsidRPr="00D877CC">
        <w:rPr>
          <w:rFonts w:asciiTheme="minorHAnsi" w:hAnsiTheme="minorHAnsi" w:cstheme="minorHAnsi"/>
          <w:lang w:val="es-UY"/>
        </w:rPr>
        <w:t>Store. Lo</w:t>
      </w:r>
      <w:r w:rsidRPr="00D877CC">
        <w:rPr>
          <w:rFonts w:asciiTheme="minorHAnsi" w:hAnsiTheme="minorHAnsi" w:cstheme="minorHAnsi"/>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B562C2">
      <w:pPr>
        <w:pStyle w:val="Ttulo2"/>
      </w:pPr>
      <w:bookmarkStart w:id="171" w:name="_Toc366690020"/>
      <w:bookmarkStart w:id="172" w:name="_Toc374659740"/>
      <w:commentRangeStart w:id="173"/>
      <w:r w:rsidRPr="00A224C8">
        <w:t>Java Enterprise Edition</w:t>
      </w:r>
      <w:bookmarkEnd w:id="171"/>
      <w:commentRangeEnd w:id="173"/>
      <w:r w:rsidR="004C66F9">
        <w:rPr>
          <w:rStyle w:val="Refdecomentario"/>
          <w:rFonts w:eastAsiaTheme="minorEastAsia" w:cstheme="minorBidi"/>
          <w:b w:val="0"/>
          <w:bCs w:val="0"/>
          <w:color w:val="auto"/>
          <w:lang w:val="es-ES" w:eastAsia="es-ES"/>
        </w:rPr>
        <w:commentReference w:id="173"/>
      </w:r>
      <w:bookmarkEnd w:id="172"/>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En el marco del desarrollo del </w:t>
      </w:r>
      <w:r w:rsidR="00B562C2" w:rsidRPr="004C66F9">
        <w:rPr>
          <w:rFonts w:asciiTheme="minorHAnsi" w:hAnsiTheme="minorHAnsi" w:cstheme="minorHAnsi"/>
          <w:lang w:val="es-UY"/>
        </w:rPr>
        <w:t>P</w:t>
      </w:r>
      <w:r w:rsidRPr="004C66F9">
        <w:rPr>
          <w:rFonts w:asciiTheme="minorHAnsi" w:hAnsiTheme="minorHAnsi" w:cstheme="minorHAnsi"/>
          <w:lang w:val="es-UY"/>
        </w:rPr>
        <w:t xml:space="preserve">royecto del Tecnólogo Informático, en el cual se llevará a cabo la implementación de una aplicación correspondiente a un Marketplace, </w:t>
      </w:r>
      <w:r w:rsidR="00EB02BC" w:rsidRPr="004C66F9">
        <w:rPr>
          <w:rFonts w:asciiTheme="minorHAnsi" w:hAnsiTheme="minorHAnsi" w:cstheme="minorHAnsi"/>
          <w:lang w:val="es-UY"/>
        </w:rPr>
        <w:t xml:space="preserve">se </w:t>
      </w:r>
      <w:r w:rsidRPr="004C66F9">
        <w:rPr>
          <w:rFonts w:asciiTheme="minorHAnsi" w:hAnsiTheme="minorHAnsi" w:cstheme="minorHAnsi"/>
          <w:lang w:val="es-UY"/>
        </w:rPr>
        <w:t xml:space="preserve"> dedicar</w:t>
      </w:r>
      <w:r w:rsidR="00EB02BC" w:rsidRPr="004C66F9">
        <w:rPr>
          <w:rFonts w:asciiTheme="minorHAnsi" w:hAnsiTheme="minorHAnsi" w:cstheme="minorHAnsi"/>
          <w:lang w:val="es-UY"/>
        </w:rPr>
        <w:t>an</w:t>
      </w:r>
      <w:r w:rsidRPr="004C66F9">
        <w:rPr>
          <w:rFonts w:asciiTheme="minorHAnsi" w:hAnsiTheme="minorHAnsi" w:cstheme="minorHAnsi"/>
          <w:lang w:val="es-UY"/>
        </w:rPr>
        <w:t xml:space="preserve"> algunos párrafos a </w:t>
      </w:r>
      <w:r w:rsidR="00EB02BC" w:rsidRPr="004C66F9">
        <w:rPr>
          <w:rFonts w:asciiTheme="minorHAnsi" w:hAnsiTheme="minorHAnsi" w:cstheme="minorHAnsi"/>
          <w:lang w:val="es-UY"/>
        </w:rPr>
        <w:t>realizar</w:t>
      </w:r>
      <w:r w:rsidRPr="004C66F9">
        <w:rPr>
          <w:rFonts w:asciiTheme="minorHAnsi" w:hAnsiTheme="minorHAnsi" w:cstheme="minorHAnsi"/>
          <w:lang w:val="es-UY"/>
        </w:rPr>
        <w:t xml:space="preserve"> una breve introducción a la plataforma </w:t>
      </w:r>
      <w:commentRangeStart w:id="174"/>
      <w:r w:rsidRPr="004C66F9">
        <w:rPr>
          <w:rFonts w:asciiTheme="minorHAnsi" w:hAnsiTheme="minorHAnsi" w:cstheme="minorHAnsi"/>
          <w:lang w:val="es-UY"/>
        </w:rPr>
        <w:t>J</w:t>
      </w:r>
      <w:r w:rsidR="00EB02BC" w:rsidRPr="004C66F9">
        <w:rPr>
          <w:rFonts w:asciiTheme="minorHAnsi" w:hAnsiTheme="minorHAnsi" w:cstheme="minorHAnsi"/>
          <w:lang w:val="es-UY"/>
        </w:rPr>
        <w:t xml:space="preserve">avaEE </w:t>
      </w:r>
      <w:commentRangeEnd w:id="174"/>
      <w:r w:rsidR="00B562C2" w:rsidRPr="004C66F9">
        <w:rPr>
          <w:rStyle w:val="Refdecomentario"/>
          <w:rFonts w:asciiTheme="minorHAnsi" w:hAnsiTheme="minorHAnsi" w:cstheme="minorBidi"/>
          <w:sz w:val="24"/>
          <w:szCs w:val="24"/>
          <w:lang w:val="es-ES" w:eastAsia="es-ES"/>
        </w:rPr>
        <w:commentReference w:id="174"/>
      </w:r>
      <w:r w:rsidR="00EB02BC" w:rsidRPr="004C66F9">
        <w:rPr>
          <w:rFonts w:asciiTheme="minorHAnsi" w:hAnsiTheme="minorHAnsi" w:cstheme="minorHAnsi"/>
          <w:lang w:val="es-UY"/>
        </w:rPr>
        <w:t>sobre la cual se realizó</w:t>
      </w:r>
      <w:r w:rsidRPr="004C66F9">
        <w:rPr>
          <w:rFonts w:asciiTheme="minorHAnsi" w:hAnsiTheme="minorHAnsi" w:cstheme="minorHAnsi"/>
          <w:lang w:val="es-UY"/>
        </w:rPr>
        <w:t xml:space="preserve"> dicha implementación, en particular la versión 6. </w:t>
      </w:r>
    </w:p>
    <w:p w:rsidR="004E01DD" w:rsidRPr="004C66F9" w:rsidRDefault="003C738E"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Existe actualmente una creciente demanda por parte del mercado </w:t>
      </w:r>
      <w:r w:rsidR="004E01DD" w:rsidRPr="004C66F9">
        <w:rPr>
          <w:rFonts w:asciiTheme="minorHAnsi" w:hAnsiTheme="minorHAnsi" w:cstheme="minorHAnsi"/>
          <w:lang w:val="es-UY"/>
        </w:rPr>
        <w:t xml:space="preserve"> de aplicaciones distribuidas, transaccionales y portables que aporten características de velocidad, seguridad y confiabilidad a tecnologías </w:t>
      </w:r>
      <w:r w:rsidR="004E01DD" w:rsidRPr="004C66F9">
        <w:rPr>
          <w:rFonts w:asciiTheme="minorHAnsi" w:hAnsiTheme="minorHAnsi" w:cstheme="minorHAnsi"/>
          <w:i/>
          <w:lang w:val="es-UY"/>
        </w:rPr>
        <w:t>Server-side.</w:t>
      </w:r>
      <w:r w:rsidR="004E01DD" w:rsidRPr="004C66F9">
        <w:rPr>
          <w:rFonts w:asciiTheme="minorHAnsi" w:hAnsiTheme="minorHAnsi" w:cstheme="minorHAnsi"/>
          <w:lang w:val="es-UY"/>
        </w:rPr>
        <w:t xml:space="preserve"> Las Aplicaciones Empresariales aportan la lógica del negocio a las empresas que las emplean, son manejadas de manera centralizada y por lo general interactúan con otras aplicaciones empresariales. </w:t>
      </w:r>
      <w:del w:id="175" w:author="pelo" w:date="2013-12-13T03:17:00Z">
        <w:r w:rsidR="004E01DD" w:rsidRPr="004C66F9" w:rsidDel="0047304D">
          <w:rPr>
            <w:rFonts w:asciiTheme="minorHAnsi" w:hAnsiTheme="minorHAnsi" w:cstheme="minorHAnsi"/>
            <w:lang w:val="es-UY"/>
          </w:rPr>
          <w:delText xml:space="preserve">El </w:delText>
        </w:r>
      </w:del>
      <w:ins w:id="176" w:author="pelo" w:date="2013-12-13T03:17:00Z">
        <w:r w:rsidR="0047304D">
          <w:rPr>
            <w:rFonts w:asciiTheme="minorHAnsi" w:hAnsiTheme="minorHAnsi" w:cstheme="minorHAnsi"/>
            <w:lang w:val="es-UY"/>
          </w:rPr>
          <w:t xml:space="preserve">En el </w:t>
        </w:r>
      </w:ins>
      <w:r w:rsidR="004E01DD" w:rsidRPr="004C66F9">
        <w:rPr>
          <w:rFonts w:asciiTheme="minorHAnsi" w:hAnsiTheme="minorHAnsi" w:cstheme="minorHAnsi"/>
          <w:lang w:val="es-UY"/>
        </w:rPr>
        <w:t xml:space="preserve">mundo de la tecnología de la información estas aplicaciones deben ser diseñadas, construidas y </w:t>
      </w:r>
      <w:del w:id="177" w:author="pelo" w:date="2013-12-13T03:18:00Z">
        <w:r w:rsidR="004E01DD" w:rsidRPr="004C66F9" w:rsidDel="0047304D">
          <w:rPr>
            <w:rFonts w:asciiTheme="minorHAnsi" w:hAnsiTheme="minorHAnsi" w:cstheme="minorHAnsi"/>
            <w:lang w:val="es-UY"/>
          </w:rPr>
          <w:delText>producidas con el menor dinero posible,</w:delText>
        </w:r>
      </w:del>
      <w:ins w:id="178" w:author="pelo" w:date="2013-12-13T03:18:00Z">
        <w:r w:rsidR="0047304D">
          <w:rPr>
            <w:rFonts w:asciiTheme="minorHAnsi" w:hAnsiTheme="minorHAnsi" w:cstheme="minorHAnsi"/>
            <w:lang w:val="es-UY"/>
          </w:rPr>
          <w:t>deben ser</w:t>
        </w:r>
      </w:ins>
      <w:r w:rsidR="004E01DD" w:rsidRPr="004C66F9">
        <w:rPr>
          <w:rFonts w:asciiTheme="minorHAnsi" w:hAnsiTheme="minorHAnsi" w:cstheme="minorHAnsi"/>
          <w:lang w:val="es-UY"/>
        </w:rPr>
        <w:t xml:space="preserve"> performantes y </w:t>
      </w:r>
      <w:del w:id="179" w:author="pelo" w:date="2013-12-13T03:18:00Z">
        <w:r w:rsidR="004E01DD" w:rsidRPr="004C66F9" w:rsidDel="0047304D">
          <w:rPr>
            <w:rFonts w:asciiTheme="minorHAnsi" w:hAnsiTheme="minorHAnsi" w:cstheme="minorHAnsi"/>
            <w:lang w:val="es-UY"/>
          </w:rPr>
          <w:delText>con la</w:delText>
        </w:r>
      </w:del>
      <w:ins w:id="180" w:author="pelo" w:date="2013-12-13T03:18:00Z">
        <w:r w:rsidR="0047304D">
          <w:rPr>
            <w:rFonts w:asciiTheme="minorHAnsi" w:hAnsiTheme="minorHAnsi" w:cstheme="minorHAnsi"/>
            <w:lang w:val="es-UY"/>
          </w:rPr>
          <w:t>utilizar la</w:t>
        </w:r>
      </w:ins>
      <w:r w:rsidR="004E01DD" w:rsidRPr="004C66F9">
        <w:rPr>
          <w:rFonts w:asciiTheme="minorHAnsi" w:hAnsiTheme="minorHAnsi" w:cstheme="minorHAnsi"/>
          <w:lang w:val="es-UY"/>
        </w:rPr>
        <w:t xml:space="preserve"> menor cantidad de recursos posibles.</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Con la plataforma JavaEE (</w:t>
      </w:r>
      <w:r w:rsidRPr="004C66F9">
        <w:rPr>
          <w:rFonts w:asciiTheme="minorHAnsi" w:hAnsiTheme="minorHAnsi" w:cstheme="minorHAnsi"/>
          <w:i/>
          <w:lang w:val="es-UY"/>
        </w:rPr>
        <w:t>Java Enterprise Edition</w:t>
      </w:r>
      <w:r w:rsidRPr="004C66F9">
        <w:rPr>
          <w:rFonts w:asciiTheme="minorHAnsi" w:hAnsiTheme="minorHAnsi" w:cstheme="minorHAnsi"/>
          <w:lang w:val="es-UY"/>
        </w:rPr>
        <w:t xml:space="preserve">) </w:t>
      </w:r>
      <w:r w:rsidR="003C738E" w:rsidRPr="004C66F9">
        <w:rPr>
          <w:rFonts w:asciiTheme="minorHAnsi" w:hAnsiTheme="minorHAnsi" w:cstheme="minorHAnsi"/>
          <w:lang w:val="es-UY"/>
        </w:rPr>
        <w:t xml:space="preserve">se aumenta drásticamente la productividad al momento </w:t>
      </w:r>
      <w:r w:rsidRPr="004C66F9">
        <w:rPr>
          <w:rFonts w:asciiTheme="minorHAnsi" w:hAnsiTheme="minorHAnsi" w:cstheme="minorHAnsi"/>
          <w:lang w:val="es-UY"/>
        </w:rPr>
        <w:t>de</w:t>
      </w:r>
      <w:r w:rsidR="003C738E" w:rsidRPr="004C66F9">
        <w:rPr>
          <w:rFonts w:asciiTheme="minorHAnsi" w:hAnsiTheme="minorHAnsi" w:cstheme="minorHAnsi"/>
          <w:lang w:val="es-UY"/>
        </w:rPr>
        <w:t xml:space="preserve"> desarrollar</w:t>
      </w:r>
      <w:r w:rsidRPr="004C66F9">
        <w:rPr>
          <w:rFonts w:asciiTheme="minorHAnsi" w:hAnsiTheme="minorHAnsi" w:cstheme="minorHAnsi"/>
          <w:lang w:val="es-UY"/>
        </w:rPr>
        <w:t xml:space="preserve"> aplicaciones empresariales. El objetivo principal de dicha plataforma es el de prove</w:t>
      </w:r>
      <w:r w:rsidR="003C738E" w:rsidRPr="004C66F9">
        <w:rPr>
          <w:rFonts w:asciiTheme="minorHAnsi" w:hAnsiTheme="minorHAnsi" w:cstheme="minorHAnsi"/>
          <w:lang w:val="es-UY"/>
        </w:rPr>
        <w:t xml:space="preserve">er a los desarrolladores con un </w:t>
      </w:r>
      <w:r w:rsidRPr="004C66F9">
        <w:rPr>
          <w:rFonts w:asciiTheme="minorHAnsi" w:hAnsiTheme="minorHAnsi" w:cstheme="minorHAnsi"/>
          <w:lang w:val="es-UY"/>
        </w:rPr>
        <w:t xml:space="preserve">grupo de </w:t>
      </w:r>
      <w:hyperlink w:anchor="api_def" w:history="1">
        <w:r w:rsidRPr="004C66F9">
          <w:rPr>
            <w:rStyle w:val="Hipervnculo"/>
            <w:rFonts w:asciiTheme="minorHAnsi" w:hAnsiTheme="minorHAnsi" w:cstheme="minorHAnsi"/>
            <w:color w:val="auto"/>
            <w:u w:val="none"/>
            <w:lang w:val="es-UY"/>
          </w:rPr>
          <w:t>APIs</w:t>
        </w:r>
      </w:hyperlink>
      <w:r w:rsidRPr="004C66F9">
        <w:rPr>
          <w:rFonts w:asciiTheme="minorHAnsi" w:hAnsiTheme="minorHAnsi" w:cstheme="minorHAnsi"/>
          <w:lang w:val="es-UY"/>
        </w:rPr>
        <w:t xml:space="preserve"> para reducir el tiempo de desarrollo, la complejidad de la aplicación y promover la performance de la misma.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Java EE es desarrollada a través del Proceso Comunitario de Java (o </w:t>
      </w:r>
      <w:commentRangeStart w:id="181"/>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commentRangeEnd w:id="181"/>
      <w:r w:rsidR="004C66F9" w:rsidRPr="004C66F9">
        <w:rPr>
          <w:rStyle w:val="Refdecomentario"/>
          <w:rFonts w:asciiTheme="minorHAnsi" w:hAnsiTheme="minorHAnsi" w:cstheme="minorBidi"/>
          <w:sz w:val="24"/>
          <w:szCs w:val="24"/>
          <w:lang w:val="es-ES" w:eastAsia="es-ES"/>
        </w:rPr>
        <w:commentReference w:id="181"/>
      </w:r>
      <w:r w:rsidRPr="004C66F9">
        <w:rPr>
          <w:rFonts w:asciiTheme="minorHAnsi" w:hAnsiTheme="minorHAnsi" w:cstheme="minorHAnsi"/>
          <w:lang w:val="es-UY"/>
        </w:rPr>
        <w:t xml:space="preserve">) el cual es responsable de todas las tecnologías Java. Grupos expertos, compuestos por miembros interesados han creado las llamadas </w:t>
      </w:r>
      <w:commentRangeStart w:id="182"/>
      <w:r w:rsidRPr="004C66F9">
        <w:rPr>
          <w:rFonts w:asciiTheme="minorHAnsi" w:hAnsiTheme="minorHAnsi" w:cstheme="minorHAnsi"/>
          <w:i/>
          <w:lang w:val="es-UY"/>
        </w:rPr>
        <w:t>Java Specification</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Requests</w:t>
      </w:r>
      <w:r w:rsidRPr="004C66F9">
        <w:rPr>
          <w:rFonts w:asciiTheme="minorHAnsi" w:hAnsiTheme="minorHAnsi" w:cstheme="minorHAnsi"/>
          <w:lang w:val="es-UY"/>
        </w:rPr>
        <w:t xml:space="preserve"> </w:t>
      </w:r>
      <w:commentRangeEnd w:id="182"/>
      <w:r w:rsidR="004C66F9" w:rsidRPr="004C66F9">
        <w:rPr>
          <w:rStyle w:val="Refdecomentario"/>
          <w:rFonts w:asciiTheme="minorHAnsi" w:hAnsiTheme="minorHAnsi" w:cstheme="minorBidi"/>
          <w:sz w:val="24"/>
          <w:szCs w:val="24"/>
          <w:lang w:val="es-ES" w:eastAsia="es-ES"/>
        </w:rPr>
        <w:commentReference w:id="182"/>
      </w:r>
      <w:r w:rsidRPr="004C66F9">
        <w:rPr>
          <w:rFonts w:asciiTheme="minorHAnsi" w:hAnsiTheme="minorHAnsi" w:cstheme="minorHAnsi"/>
          <w:lang w:val="es-UY"/>
        </w:rPr>
        <w:t xml:space="preserve">(o JRSs)  para definir gran parte de las tecnologías previamente mencionadas. El trabajo del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r w:rsidR="004C66F9" w:rsidRPr="004C66F9">
        <w:rPr>
          <w:rFonts w:asciiTheme="minorHAnsi" w:hAnsiTheme="minorHAnsi" w:cstheme="minorHAnsi"/>
          <w:i/>
          <w:lang w:val="es-UY"/>
        </w:rPr>
        <w:t xml:space="preserve"> </w:t>
      </w:r>
      <w:r w:rsidRPr="004C66F9">
        <w:rPr>
          <w:rFonts w:asciiTheme="minorHAnsi" w:hAnsiTheme="minorHAnsi" w:cstheme="minorHAnsi"/>
          <w:lang w:val="es-UY"/>
        </w:rPr>
        <w:t>ayuda a asegurar los estándares de estabilidad y compatibilidad multiplataforma de la plataforma Java EE.</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lastRenderedPageBreak/>
        <w:t xml:space="preserve">Ésta plataforma usa un modelo simplificado de programación. Descriptores de </w:t>
      </w:r>
      <w:r w:rsidR="00394C20">
        <w:rPr>
          <w:rFonts w:asciiTheme="minorHAnsi" w:hAnsiTheme="minorHAnsi" w:cstheme="minorHAnsi"/>
          <w:lang w:val="es-UY"/>
        </w:rPr>
        <w:t>desarrollo xml son opcionales, e</w:t>
      </w:r>
      <w:r w:rsidRPr="004C66F9">
        <w:rPr>
          <w:rFonts w:asciiTheme="minorHAnsi" w:hAnsiTheme="minorHAnsi" w:cstheme="minorHAnsi"/>
          <w:lang w:val="es-UY"/>
        </w:rPr>
        <w:t>n lugar de lo</w:t>
      </w:r>
      <w:r w:rsidR="00394C20">
        <w:rPr>
          <w:rFonts w:asciiTheme="minorHAnsi" w:hAnsiTheme="minorHAnsi" w:cstheme="minorHAnsi"/>
          <w:lang w:val="es-UY"/>
        </w:rPr>
        <w:t>s</w:t>
      </w:r>
      <w:r w:rsidRPr="004C66F9">
        <w:rPr>
          <w:rFonts w:asciiTheme="minorHAnsi" w:hAnsiTheme="minorHAnsi" w:cstheme="minorHAnsi"/>
          <w:lang w:val="es-UY"/>
        </w:rPr>
        <w:t xml:space="preserve"> </w:t>
      </w:r>
      <w:r w:rsidR="00394C20">
        <w:rPr>
          <w:rFonts w:asciiTheme="minorHAnsi" w:hAnsiTheme="minorHAnsi" w:cstheme="minorHAnsi"/>
          <w:lang w:val="es-UY"/>
        </w:rPr>
        <w:t>mismos</w:t>
      </w:r>
      <w:r w:rsidRPr="004C66F9">
        <w:rPr>
          <w:rFonts w:asciiTheme="minorHAnsi" w:hAnsiTheme="minorHAnsi" w:cstheme="minorHAnsi"/>
          <w:lang w:val="es-UY"/>
        </w:rPr>
        <w:t xml:space="preserve"> los desarrolladores de Java EE agregan información a través de anotaciones directamente en el código fuente de Java, y el </w:t>
      </w:r>
      <w:hyperlink w:anchor="app_serv_def" w:history="1">
        <w:r w:rsidRPr="004C66F9">
          <w:rPr>
            <w:rStyle w:val="Hipervnculo"/>
            <w:rFonts w:asciiTheme="minorHAnsi" w:hAnsiTheme="minorHAnsi" w:cstheme="minorHAnsi"/>
            <w:color w:val="auto"/>
            <w:u w:val="none"/>
            <w:lang w:val="es-UY"/>
          </w:rPr>
          <w:t>servidor JavaEE</w:t>
        </w:r>
      </w:hyperlink>
      <w:r w:rsidRPr="004C66F9">
        <w:rPr>
          <w:rFonts w:asciiTheme="minorHAnsi" w:hAnsiTheme="minorHAnsi" w:cstheme="minorHAnsi"/>
          <w:lang w:val="es-UY"/>
        </w:rPr>
        <w:t xml:space="preserve"> configurará el componente en tiempo de ejecución. Estas anotaciones sirven para embeber información en el programa que de otra manera se debería configurar en archivos </w:t>
      </w:r>
      <w:hyperlink w:anchor="deploy_desc_def" w:history="1">
        <w:r w:rsidRPr="004C66F9">
          <w:rPr>
            <w:rStyle w:val="Hipervnculo"/>
            <w:rFonts w:asciiTheme="minorHAnsi" w:hAnsiTheme="minorHAnsi" w:cstheme="minorHAnsi"/>
            <w:color w:val="auto"/>
            <w:u w:val="none"/>
            <w:lang w:val="es-UY"/>
          </w:rPr>
          <w:t>descriptores de deploy</w:t>
        </w:r>
      </w:hyperlink>
      <w:r w:rsidRPr="004C66F9">
        <w:rPr>
          <w:rFonts w:asciiTheme="minorHAnsi" w:hAnsiTheme="minorHAnsi" w:cstheme="minorHAnsi"/>
          <w:lang w:val="es-UY"/>
        </w:rPr>
        <w:t>. Éstas permiten especificar información en el código en el mismo elemento afectado, agregando simplicidad y claridad al momento de desarrollar.</w:t>
      </w:r>
    </w:p>
    <w:p w:rsidR="004E01DD" w:rsidRPr="004C66F9" w:rsidRDefault="004E01DD" w:rsidP="0047304D">
      <w:pPr>
        <w:pStyle w:val="NormalWeb"/>
        <w:shd w:val="clear" w:color="auto" w:fill="FFFFFF"/>
        <w:spacing w:before="0" w:beforeAutospacing="0" w:after="377" w:afterAutospacing="0" w:line="270" w:lineRule="atLeast"/>
        <w:jc w:val="both"/>
        <w:rPr>
          <w:rFonts w:asciiTheme="minorHAnsi" w:hAnsiTheme="minorHAnsi" w:cstheme="minorHAnsi"/>
          <w:lang w:val="es-UY"/>
        </w:rPr>
        <w:pPrChange w:id="183" w:author="pelo" w:date="2013-12-13T03:20:00Z">
          <w:pPr>
            <w:pStyle w:val="NormalWeb"/>
            <w:shd w:val="clear" w:color="auto" w:fill="FFFFFF"/>
            <w:spacing w:before="0" w:beforeAutospacing="0" w:after="377" w:afterAutospacing="0" w:line="270" w:lineRule="atLeast"/>
          </w:pPr>
        </w:pPrChange>
      </w:pPr>
      <w:r w:rsidRPr="004C66F9">
        <w:rPr>
          <w:rFonts w:asciiTheme="minorHAnsi" w:hAnsiTheme="minorHAnsi" w:cstheme="minorHAnsi"/>
          <w:lang w:val="es-UY"/>
        </w:rPr>
        <w:t xml:space="preserve">Otra de las características más destacables de la plataforma Java EE es el uso Inyección de dependencias. Este patrón se puede aplicar a todos los recursos que un componente necesita, escondiendo así la creación y </w:t>
      </w:r>
      <w:r w:rsidR="00C622B8">
        <w:fldChar w:fldCharType="begin"/>
      </w:r>
      <w:r w:rsidR="00C622B8">
        <w:instrText>HYPERLINK \l "lookup_def"</w:instrText>
      </w:r>
      <w:r w:rsidR="00C622B8">
        <w:fldChar w:fldCharType="separate"/>
      </w:r>
      <w:r w:rsidRPr="004C66F9">
        <w:rPr>
          <w:rStyle w:val="Hipervnculo"/>
          <w:rFonts w:asciiTheme="minorHAnsi" w:hAnsiTheme="minorHAnsi" w:cstheme="minorHAnsi"/>
          <w:i/>
          <w:color w:val="auto"/>
          <w:u w:val="none"/>
          <w:lang w:val="es-UY"/>
        </w:rPr>
        <w:t>lookup</w:t>
      </w:r>
      <w:r w:rsidR="00C622B8">
        <w:fldChar w:fldCharType="end"/>
      </w:r>
      <w:r w:rsidR="004C66F9" w:rsidRPr="004C66F9">
        <w:rPr>
          <w:rFonts w:asciiTheme="minorHAnsi" w:hAnsiTheme="minorHAnsi" w:cstheme="minorHAnsi"/>
        </w:rPr>
        <w:t xml:space="preserve"> </w:t>
      </w:r>
      <w:r w:rsidRPr="004C66F9">
        <w:rPr>
          <w:rFonts w:asciiTheme="minorHAnsi" w:hAnsiTheme="minorHAnsi" w:cstheme="minorHAnsi"/>
          <w:lang w:val="es-UY"/>
        </w:rPr>
        <w:t xml:space="preserve">de recursos a nivel de código.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Además del requerimiento no funcional planteado para el presente proyecto, Java EE es una excelente plataforma para el desarrollo de</w:t>
      </w:r>
      <w:r w:rsidR="003C738E" w:rsidRPr="004C66F9">
        <w:rPr>
          <w:rFonts w:asciiTheme="minorHAnsi" w:hAnsiTheme="minorHAnsi" w:cstheme="minorHAnsi"/>
          <w:lang w:val="es-UY"/>
        </w:rPr>
        <w:t xml:space="preserve"> aplicaciones empresariales</w:t>
      </w:r>
      <w:r w:rsidRPr="004C66F9">
        <w:rPr>
          <w:rFonts w:asciiTheme="minorHAnsi" w:hAnsiTheme="minorHAnsi" w:cstheme="minorHAnsi"/>
          <w:lang w:val="es-UY"/>
        </w:rPr>
        <w:t xml:space="preserve">. Sintetizando los beneficios de trabajar bajo esta plataforma </w:t>
      </w:r>
      <w:r w:rsidR="0023485B" w:rsidRPr="004C66F9">
        <w:rPr>
          <w:rFonts w:asciiTheme="minorHAnsi" w:hAnsiTheme="minorHAnsi" w:cstheme="minorHAnsi"/>
          <w:lang w:val="es-UY"/>
        </w:rPr>
        <w:t>se encuentran</w:t>
      </w:r>
      <w:r w:rsidRPr="004C66F9">
        <w:rPr>
          <w:rFonts w:asciiTheme="minorHAnsi" w:hAnsiTheme="minorHAnsi" w:cstheme="minorHAnsi"/>
          <w:lang w:val="es-UY"/>
        </w:rPr>
        <w:t xml:space="preserve"> la ventaja </w:t>
      </w:r>
      <w:ins w:id="184" w:author="pelo" w:date="2013-12-13T03:20:00Z">
        <w:r w:rsidR="0047304D">
          <w:rPr>
            <w:rFonts w:asciiTheme="minorHAnsi" w:hAnsiTheme="minorHAnsi" w:cstheme="minorHAnsi"/>
            <w:lang w:val="es-UY"/>
          </w:rPr>
          <w:t>de</w:t>
        </w:r>
      </w:ins>
      <w:r w:rsidRPr="004C66F9">
        <w:rPr>
          <w:rFonts w:asciiTheme="minorHAnsi" w:hAnsiTheme="minorHAnsi" w:cstheme="minorHAnsi"/>
          <w:lang w:val="es-UY"/>
        </w:rPr>
        <w:t xml:space="preserve">que Java EE es totalmente gratuita, integrada a una amplia gama de </w:t>
      </w:r>
      <w:hyperlink w:anchor="ide_desa_def" w:history="1">
        <w:r w:rsidRPr="004C66F9">
          <w:rPr>
            <w:rStyle w:val="Hipervnculo"/>
            <w:rFonts w:asciiTheme="minorHAnsi" w:hAnsiTheme="minorHAnsi" w:cstheme="minorHAnsi"/>
            <w:color w:val="auto"/>
            <w:u w:val="none"/>
            <w:lang w:val="es-UY"/>
          </w:rPr>
          <w:t>entornos de desarrollo</w:t>
        </w:r>
      </w:hyperlink>
      <w:r w:rsidRPr="004C66F9">
        <w:rPr>
          <w:rFonts w:asciiTheme="minorHAnsi" w:hAnsiTheme="minorHAnsi" w:cstheme="minorHAnsi"/>
          <w:lang w:val="es-UY"/>
        </w:rPr>
        <w:t xml:space="preserve"> y con soporte al 90% de los motores de bases de datos más populares</w:t>
      </w:r>
      <w:r w:rsidR="0023485B" w:rsidRPr="004C66F9">
        <w:rPr>
          <w:rFonts w:asciiTheme="minorHAnsi" w:hAnsiTheme="minorHAnsi" w:cstheme="minorHAnsi"/>
          <w:lang w:val="es-UY"/>
        </w:rPr>
        <w:t xml:space="preserve"> del mercado. Además, </w:t>
      </w:r>
      <w:r w:rsidRPr="004C66F9">
        <w:rPr>
          <w:rFonts w:asciiTheme="minorHAnsi" w:hAnsiTheme="minorHAnsi" w:cstheme="minorHAnsi"/>
          <w:lang w:val="es-UY"/>
        </w:rPr>
        <w:t>la comunidad de Jav</w:t>
      </w:r>
      <w:r w:rsidR="004C66F9">
        <w:rPr>
          <w:rFonts w:asciiTheme="minorHAnsi" w:hAnsiTheme="minorHAnsi" w:cstheme="minorHAnsi"/>
          <w:lang w:val="es-UY"/>
        </w:rPr>
        <w:t>a es totalmente abierta en cuant</w:t>
      </w:r>
      <w:r w:rsidRPr="004C66F9">
        <w:rPr>
          <w:rFonts w:asciiTheme="minorHAnsi" w:hAnsiTheme="minorHAnsi" w:cstheme="minorHAnsi"/>
          <w:lang w:val="es-UY"/>
        </w:rPr>
        <w:t xml:space="preserve">o a conocimiento </w:t>
      </w:r>
      <w:ins w:id="185" w:author="pelo" w:date="2013-12-13T03:21:00Z">
        <w:r w:rsidR="0047304D">
          <w:rPr>
            <w:rFonts w:asciiTheme="minorHAnsi" w:hAnsiTheme="minorHAnsi" w:cstheme="minorHAnsi"/>
            <w:lang w:val="es-UY"/>
          </w:rPr>
          <w:t>se</w:t>
        </w:r>
      </w:ins>
      <w:r w:rsidRPr="004C66F9">
        <w:rPr>
          <w:rFonts w:asciiTheme="minorHAnsi" w:hAnsiTheme="minorHAnsi" w:cstheme="minorHAnsi"/>
          <w:lang w:val="es-UY"/>
        </w:rPr>
        <w:t xml:space="preserve">refiere, gran </w:t>
      </w:r>
      <w:r w:rsidR="0030564C" w:rsidRPr="004C66F9">
        <w:rPr>
          <w:rFonts w:asciiTheme="minorHAnsi" w:hAnsiTheme="minorHAnsi" w:cstheme="minorHAnsi"/>
          <w:lang w:val="es-UY"/>
        </w:rPr>
        <w:t>número</w:t>
      </w:r>
      <w:r w:rsidRPr="004C66F9">
        <w:rPr>
          <w:rFonts w:asciiTheme="minorHAnsi" w:hAnsiTheme="minorHAnsi" w:cstheme="minorHAnsi"/>
          <w:lang w:val="es-UY"/>
        </w:rPr>
        <w:t xml:space="preserve"> de foros albergan a usuarios de todo el mundo, dispuestos a ayudar a la comunidad de desarrolladores.</w:t>
      </w:r>
      <w:bookmarkStart w:id="186" w:name="_Toc366033281"/>
    </w:p>
    <w:p w:rsidR="00FE0D50" w:rsidRDefault="00FE0D50">
      <w:pPr>
        <w:rPr>
          <w:rFonts w:asciiTheme="majorHAnsi" w:eastAsiaTheme="majorEastAsia" w:hAnsiTheme="majorHAnsi" w:cstheme="majorBidi"/>
          <w:b/>
          <w:bCs/>
          <w:color w:val="46464A" w:themeColor="text2"/>
          <w:sz w:val="28"/>
          <w:szCs w:val="26"/>
        </w:rPr>
      </w:pPr>
      <w:bookmarkStart w:id="187" w:name="_Toc366690021"/>
      <w:bookmarkEnd w:id="186"/>
      <w:r>
        <w:br w:type="page"/>
      </w:r>
    </w:p>
    <w:p w:rsidR="004E01DD" w:rsidRPr="00A224C8" w:rsidRDefault="004E01DD" w:rsidP="008D383D">
      <w:pPr>
        <w:pStyle w:val="Ttulo2"/>
      </w:pPr>
      <w:bookmarkStart w:id="188" w:name="_Toc374659741"/>
      <w:r w:rsidRPr="00A224C8">
        <w:lastRenderedPageBreak/>
        <w:t>Smartdevices</w:t>
      </w:r>
      <w:bookmarkEnd w:id="187"/>
      <w:bookmarkEnd w:id="188"/>
    </w:p>
    <w:p w:rsidR="00FE0D50" w:rsidRPr="000D48F6" w:rsidRDefault="00E506A9" w:rsidP="000D48F6">
      <w:pPr>
        <w:jc w:val="both"/>
        <w:rPr>
          <w:sz w:val="24"/>
          <w:szCs w:val="24"/>
        </w:rPr>
      </w:pPr>
      <w:r w:rsidRPr="000D48F6">
        <w:rPr>
          <w:sz w:val="24"/>
          <w:szCs w:val="24"/>
        </w:rPr>
        <w:t>L</w:t>
      </w:r>
      <w:r w:rsidR="00FE0D50" w:rsidRPr="000D48F6">
        <w:rPr>
          <w:sz w:val="24"/>
          <w:szCs w:val="24"/>
        </w:rPr>
        <w:t>a necesidad de acceder a la información rápidamente y desde cualquier lugar cada vez es más frecuente y usual. La competencia en el mercado marca una clara tendencia al comercio electrónico y la tecnología aporta</w:t>
      </w:r>
      <w:r w:rsidR="00394C20" w:rsidRPr="000D48F6">
        <w:rPr>
          <w:sz w:val="24"/>
          <w:szCs w:val="24"/>
        </w:rPr>
        <w:t xml:space="preserve"> cada di</w:t>
      </w:r>
      <w:ins w:id="189" w:author="pelo" w:date="2013-12-13T03:21:00Z">
        <w:r w:rsidR="0047304D">
          <w:rPr>
            <w:sz w:val="24"/>
            <w:szCs w:val="24"/>
          </w:rPr>
          <w:t>día</w:t>
        </w:r>
      </w:ins>
      <w:r w:rsidR="00394C20" w:rsidRPr="000D48F6">
        <w:rPr>
          <w:sz w:val="24"/>
          <w:szCs w:val="24"/>
        </w:rPr>
        <w:t>a</w:t>
      </w:r>
      <w:r w:rsidR="00FE0D50" w:rsidRPr="000D48F6">
        <w:rPr>
          <w:sz w:val="24"/>
          <w:szCs w:val="24"/>
        </w:rPr>
        <w:t xml:space="preserve"> nuevas herramientas. Cada vez  se amplían más las opciones, distintos dispositivos en tamaño, portabilidad, interfaces, colores, entre otros. El usuario tiene la libertad de elegir entre una amplia gama de dispositivos para concentrar sus correos, cuentas, manejar su calendario, acceder a múltiples aplicaciones.  De aquí surge un nuevo concepto Smart device.  Se define como un componente electrónico que generalmente se conecta con otros componentes a través de diferentes protocolos como </w:t>
      </w:r>
      <w:r w:rsidR="00227416" w:rsidRPr="000D48F6">
        <w:rPr>
          <w:sz w:val="24"/>
          <w:szCs w:val="24"/>
        </w:rPr>
        <w:t>Wifi</w:t>
      </w:r>
      <w:r w:rsidR="00FE0D50" w:rsidRPr="000D48F6">
        <w:rPr>
          <w:sz w:val="24"/>
          <w:szCs w:val="24"/>
        </w:rPr>
        <w:t>, bluetooth, 3G</w:t>
      </w:r>
      <w:r w:rsidR="00E62643" w:rsidRPr="000D48F6">
        <w:rPr>
          <w:sz w:val="24"/>
          <w:szCs w:val="24"/>
        </w:rPr>
        <w:t xml:space="preserve"> (</w:t>
      </w:r>
      <w:hyperlink r:id="rId24" w:history="1">
        <w:r w:rsidR="00E62643" w:rsidRPr="000D48F6">
          <w:rPr>
            <w:rStyle w:val="Hipervnculo"/>
            <w:sz w:val="24"/>
            <w:szCs w:val="24"/>
          </w:rPr>
          <w:t>http://www.collinsdictionary.com/submission/11527/Smart%20Device</w:t>
        </w:r>
      </w:hyperlink>
      <w:r w:rsidR="00E62643" w:rsidRPr="000D48F6">
        <w:rPr>
          <w:sz w:val="24"/>
          <w:szCs w:val="24"/>
        </w:rPr>
        <w:t>)</w:t>
      </w:r>
      <w:r w:rsidR="00FE0D50" w:rsidRPr="000D48F6">
        <w:rPr>
          <w:sz w:val="24"/>
          <w:szCs w:val="24"/>
        </w:rPr>
        <w:t xml:space="preserve">. Algunos dispositivos dentro de esta categoría son el </w:t>
      </w:r>
      <w:commentRangeStart w:id="190"/>
      <w:r w:rsidR="00FE0D50" w:rsidRPr="000D48F6">
        <w:rPr>
          <w:sz w:val="24"/>
          <w:szCs w:val="24"/>
        </w:rPr>
        <w:t xml:space="preserve">IPhone de Apple, phablet y tablets como iPad de Apple o Nexus 7 de Google. </w:t>
      </w:r>
      <w:commentRangeEnd w:id="190"/>
      <w:r w:rsidR="00E62643" w:rsidRPr="000D48F6">
        <w:rPr>
          <w:rStyle w:val="Refdecomentario"/>
          <w:sz w:val="24"/>
          <w:szCs w:val="24"/>
          <w:lang w:val="es-ES" w:eastAsia="es-ES"/>
        </w:rPr>
        <w:commentReference w:id="190"/>
      </w:r>
    </w:p>
    <w:p w:rsidR="00FE0D50" w:rsidRPr="000D48F6" w:rsidRDefault="00FE0D50" w:rsidP="000D48F6">
      <w:pPr>
        <w:jc w:val="both"/>
        <w:rPr>
          <w:sz w:val="24"/>
          <w:szCs w:val="24"/>
        </w:rPr>
      </w:pPr>
      <w:r w:rsidRPr="000D48F6">
        <w:rPr>
          <w:sz w:val="24"/>
          <w:szCs w:val="24"/>
        </w:rPr>
        <w:t xml:space="preserve">Los </w:t>
      </w:r>
      <w:r w:rsidRPr="000D48F6">
        <w:rPr>
          <w:i/>
          <w:sz w:val="24"/>
          <w:szCs w:val="24"/>
        </w:rPr>
        <w:t>Smartphones</w:t>
      </w:r>
      <w:r w:rsidRPr="000D48F6">
        <w:rPr>
          <w:sz w:val="24"/>
          <w:szCs w:val="24"/>
        </w:rPr>
        <w:t xml:space="preserve"> poseen un sistema operativo </w:t>
      </w:r>
      <w:r w:rsidR="00E62643" w:rsidRPr="000D48F6">
        <w:rPr>
          <w:sz w:val="24"/>
          <w:szCs w:val="24"/>
        </w:rPr>
        <w:t>que basicamente</w:t>
      </w:r>
      <w:r w:rsidRPr="000D48F6">
        <w:rPr>
          <w:sz w:val="24"/>
          <w:szCs w:val="24"/>
        </w:rPr>
        <w:t xml:space="preserve"> consiste en un conjunto de programas y utilidades para la operativa del dispositivo. Facilita al usuario la interacción con las distintas funcionalidades que el mismo provee. Para entender mejor la importancia del mismo en el producto final, </w:t>
      </w:r>
      <w:r w:rsidR="00E62643" w:rsidRPr="000D48F6">
        <w:rPr>
          <w:sz w:val="24"/>
          <w:szCs w:val="24"/>
        </w:rPr>
        <w:t xml:space="preserve">en los siguientes párrafos se citará </w:t>
      </w:r>
      <w:r w:rsidRPr="000D48F6">
        <w:rPr>
          <w:sz w:val="24"/>
          <w:szCs w:val="24"/>
        </w:rPr>
        <w:t xml:space="preserve"> información histórica sobre las tendencias del uso y la popularidad de los distintos sistemas</w:t>
      </w:r>
      <w:r w:rsidR="00E62643" w:rsidRPr="000D48F6">
        <w:rPr>
          <w:sz w:val="24"/>
          <w:szCs w:val="24"/>
        </w:rPr>
        <w:t xml:space="preserve"> operativos</w:t>
      </w:r>
      <w:r w:rsidRPr="000D48F6">
        <w:rPr>
          <w:sz w:val="24"/>
          <w:szCs w:val="24"/>
        </w:rPr>
        <w:t>.</w:t>
      </w:r>
    </w:p>
    <w:p w:rsidR="00FE0D50" w:rsidRPr="000D48F6" w:rsidRDefault="00FE0D50" w:rsidP="000D48F6">
      <w:pPr>
        <w:jc w:val="both"/>
        <w:rPr>
          <w:sz w:val="24"/>
          <w:szCs w:val="24"/>
        </w:rPr>
      </w:pPr>
      <w:r w:rsidRPr="000D48F6">
        <w:rPr>
          <w:sz w:val="24"/>
          <w:szCs w:val="24"/>
        </w:rPr>
        <w:t xml:space="preserve">Según </w:t>
      </w:r>
      <w:commentRangeStart w:id="191"/>
      <w:r w:rsidRPr="000D48F6">
        <w:rPr>
          <w:sz w:val="24"/>
          <w:szCs w:val="24"/>
        </w:rPr>
        <w:t>IDC</w:t>
      </w:r>
      <w:commentRangeEnd w:id="191"/>
      <w:r w:rsidR="00E62643" w:rsidRPr="000D48F6">
        <w:rPr>
          <w:rStyle w:val="Refdecomentario"/>
          <w:sz w:val="24"/>
          <w:szCs w:val="24"/>
          <w:lang w:val="es-ES" w:eastAsia="es-ES"/>
        </w:rPr>
        <w:commentReference w:id="191"/>
      </w:r>
      <w:r w:rsidRPr="000D48F6">
        <w:rPr>
          <w:sz w:val="24"/>
          <w:szCs w:val="24"/>
        </w:rPr>
        <w:t xml:space="preserve">, entre los distintos sistemas operativos el mayor crecimiento en los primeros tres meses del año 2012 y 2013 fueron en primer lugar Android, iOS y </w:t>
      </w:r>
      <w:commentRangeStart w:id="192"/>
      <w:r w:rsidRPr="000D48F6">
        <w:rPr>
          <w:sz w:val="24"/>
          <w:szCs w:val="24"/>
        </w:rPr>
        <w:t>Windows Phone</w:t>
      </w:r>
      <w:commentRangeEnd w:id="192"/>
      <w:r w:rsidR="00E62643" w:rsidRPr="000D48F6">
        <w:rPr>
          <w:rStyle w:val="Refdecomentario"/>
          <w:sz w:val="24"/>
          <w:szCs w:val="24"/>
          <w:lang w:val="es-ES" w:eastAsia="es-ES"/>
        </w:rPr>
        <w:commentReference w:id="192"/>
      </w:r>
      <w:r w:rsidRPr="000D48F6">
        <w:rPr>
          <w:sz w:val="24"/>
          <w:szCs w:val="24"/>
        </w:rPr>
        <w:t xml:space="preserve">. A continuación </w:t>
      </w:r>
      <w:r w:rsidR="00E62643" w:rsidRPr="000D48F6">
        <w:rPr>
          <w:sz w:val="24"/>
          <w:szCs w:val="24"/>
        </w:rPr>
        <w:t>se presenta</w:t>
      </w:r>
      <w:r w:rsidRPr="000D48F6">
        <w:rPr>
          <w:sz w:val="24"/>
          <w:szCs w:val="24"/>
        </w:rPr>
        <w:t xml:space="preserve"> los datos relevados, donde la siguiente  gráfica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_tradnl" w:eastAsia="es-ES_tradnl"/>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079F7" w:rsidRDefault="00FE0D50" w:rsidP="002079F7">
      <w:pPr>
        <w:pStyle w:val="Epgrafe"/>
        <w:jc w:val="center"/>
        <w:rPr>
          <w:noProof/>
          <w:color w:val="auto"/>
          <w:lang w:val="es-UY"/>
        </w:rPr>
      </w:pPr>
      <w:bookmarkStart w:id="193" w:name="_Toc366689026"/>
      <w:r w:rsidRPr="00A224C8">
        <w:rPr>
          <w:color w:val="auto"/>
          <w:lang w:val="es-UY"/>
        </w:rPr>
        <w:t xml:space="preserve">Imagen </w:t>
      </w:r>
      <w:r w:rsidR="00C622B8" w:rsidRPr="00A224C8">
        <w:rPr>
          <w:color w:val="auto"/>
          <w:lang w:val="es-UY"/>
        </w:rPr>
        <w:fldChar w:fldCharType="begin"/>
      </w:r>
      <w:r w:rsidRPr="00A224C8">
        <w:rPr>
          <w:color w:val="auto"/>
          <w:lang w:val="es-UY"/>
        </w:rPr>
        <w:instrText xml:space="preserve"> SEQ Imagen \* ARABIC </w:instrText>
      </w:r>
      <w:r w:rsidR="00C622B8" w:rsidRPr="00A224C8">
        <w:rPr>
          <w:color w:val="auto"/>
          <w:lang w:val="es-UY"/>
        </w:rPr>
        <w:fldChar w:fldCharType="separate"/>
      </w:r>
      <w:r w:rsidRPr="00A224C8">
        <w:rPr>
          <w:noProof/>
          <w:color w:val="auto"/>
          <w:lang w:val="es-UY"/>
        </w:rPr>
        <w:t>8</w:t>
      </w:r>
      <w:r w:rsidR="00C622B8"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193"/>
    </w:p>
    <w:p w:rsidR="00FE0D50" w:rsidRPr="000D48F6" w:rsidRDefault="00FE0D50" w:rsidP="000D48F6">
      <w:pPr>
        <w:pStyle w:val="Epgrafe"/>
        <w:jc w:val="both"/>
        <w:rPr>
          <w:b w:val="0"/>
          <w:bCs w:val="0"/>
          <w:color w:val="auto"/>
          <w:sz w:val="24"/>
          <w:szCs w:val="24"/>
          <w:lang w:val="es-UY" w:eastAsia="es-AR"/>
        </w:rPr>
      </w:pPr>
      <w:r w:rsidRPr="000D48F6">
        <w:rPr>
          <w:b w:val="0"/>
          <w:bCs w:val="0"/>
          <w:color w:val="auto"/>
          <w:sz w:val="24"/>
          <w:szCs w:val="24"/>
          <w:lang w:val="es-UY" w:eastAsia="es-AR"/>
        </w:rPr>
        <w:lastRenderedPageBreak/>
        <w:t>Claramente se aprecia la fuerte</w:t>
      </w:r>
      <w:r w:rsidR="00E62643" w:rsidRPr="000D48F6">
        <w:rPr>
          <w:b w:val="0"/>
          <w:bCs w:val="0"/>
          <w:color w:val="auto"/>
          <w:sz w:val="24"/>
          <w:szCs w:val="24"/>
          <w:lang w:val="es-UY" w:eastAsia="es-AR"/>
        </w:rPr>
        <w:t xml:space="preserve"> tendencia al sistema operativo</w:t>
      </w:r>
      <w:r w:rsidRPr="000D48F6">
        <w:rPr>
          <w:b w:val="0"/>
          <w:bCs w:val="0"/>
          <w:color w:val="auto"/>
          <w:sz w:val="24"/>
          <w:szCs w:val="24"/>
          <w:lang w:val="es-UY" w:eastAsia="es-AR"/>
        </w:rPr>
        <w:t xml:space="preserve"> Android, mientras que iOS presentó un pequeño crecimiento al igual que Windows Phone</w:t>
      </w:r>
      <w:r w:rsidR="00E62643" w:rsidRPr="000D48F6">
        <w:rPr>
          <w:b w:val="0"/>
          <w:bCs w:val="0"/>
          <w:color w:val="auto"/>
          <w:sz w:val="24"/>
          <w:szCs w:val="24"/>
          <w:lang w:val="es-UY" w:eastAsia="es-AR"/>
        </w:rPr>
        <w:t>.</w:t>
      </w:r>
      <w:r w:rsidRPr="000D48F6">
        <w:rPr>
          <w:b w:val="0"/>
          <w:bCs w:val="0"/>
          <w:color w:val="auto"/>
          <w:sz w:val="24"/>
          <w:szCs w:val="24"/>
          <w:lang w:val="es-UY" w:eastAsia="es-AR"/>
        </w:rPr>
        <w:t xml:space="preserve"> Black Berry</w:t>
      </w:r>
      <w:r w:rsidR="00E62643" w:rsidRPr="000D48F6">
        <w:rPr>
          <w:b w:val="0"/>
          <w:bCs w:val="0"/>
          <w:color w:val="auto"/>
          <w:sz w:val="24"/>
          <w:szCs w:val="24"/>
          <w:lang w:val="es-UY" w:eastAsia="es-AR"/>
        </w:rPr>
        <w:t xml:space="preserve"> por otro lado mostro un de</w:t>
      </w:r>
      <w:ins w:id="194" w:author="pelo" w:date="2013-12-13T03:23:00Z">
        <w:r w:rsidR="0047304D">
          <w:rPr>
            <w:b w:val="0"/>
            <w:bCs w:val="0"/>
            <w:color w:val="auto"/>
            <w:sz w:val="24"/>
            <w:szCs w:val="24"/>
            <w:lang w:val="es-UY" w:eastAsia="es-AR"/>
          </w:rPr>
          <w:t>descenso</w:t>
        </w:r>
      </w:ins>
      <w:r w:rsidR="00E62643" w:rsidRPr="000D48F6">
        <w:rPr>
          <w:b w:val="0"/>
          <w:bCs w:val="0"/>
          <w:color w:val="auto"/>
          <w:sz w:val="24"/>
          <w:szCs w:val="24"/>
          <w:lang w:val="es-UY" w:eastAsia="es-AR"/>
        </w:rPr>
        <w:t xml:space="preserve">censo en su popularidad. </w:t>
      </w:r>
      <w:r w:rsidR="00A16AFA" w:rsidRPr="000D48F6">
        <w:rPr>
          <w:b w:val="0"/>
          <w:bCs w:val="0"/>
          <w:color w:val="auto"/>
          <w:sz w:val="24"/>
          <w:szCs w:val="24"/>
          <w:lang w:val="es-UY" w:eastAsia="es-AR"/>
        </w:rPr>
        <w:t xml:space="preserve"> El siguiente gráfico corresponde a la cuota de mercado acaparada por cada sistema operativo considerando porcentaje de popularidad, sistema operativo y primer trimestre de 1012 y 2013 como medida y dimensiones correspondientemente.</w:t>
      </w:r>
    </w:p>
    <w:p w:rsidR="00FE0D50" w:rsidRPr="00A224C8" w:rsidRDefault="00FE0D50" w:rsidP="00FE0D50">
      <w:pPr>
        <w:keepNext/>
        <w:jc w:val="center"/>
      </w:pPr>
      <w:r w:rsidRPr="00A224C8">
        <w:rPr>
          <w:noProof/>
          <w:lang w:val="es-ES_tradnl" w:eastAsia="es-ES_tradnl"/>
        </w:rPr>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color w:val="auto"/>
          <w:lang w:val="es-UY"/>
        </w:rPr>
      </w:pPr>
      <w:bookmarkStart w:id="195" w:name="_Toc366689027"/>
      <w:r w:rsidRPr="00A224C8">
        <w:rPr>
          <w:color w:val="auto"/>
          <w:lang w:val="es-UY"/>
        </w:rPr>
        <w:t xml:space="preserve">Imagen </w:t>
      </w:r>
      <w:r w:rsidR="00C622B8" w:rsidRPr="00A224C8">
        <w:rPr>
          <w:color w:val="auto"/>
          <w:lang w:val="es-UY"/>
        </w:rPr>
        <w:fldChar w:fldCharType="begin"/>
      </w:r>
      <w:r w:rsidRPr="00A224C8">
        <w:rPr>
          <w:color w:val="auto"/>
          <w:lang w:val="es-UY"/>
        </w:rPr>
        <w:instrText xml:space="preserve"> SEQ Imagen \* ARABIC </w:instrText>
      </w:r>
      <w:r w:rsidR="00C622B8" w:rsidRPr="00A224C8">
        <w:rPr>
          <w:color w:val="auto"/>
          <w:lang w:val="es-UY"/>
        </w:rPr>
        <w:fldChar w:fldCharType="separate"/>
      </w:r>
      <w:r w:rsidRPr="00A224C8">
        <w:rPr>
          <w:noProof/>
          <w:color w:val="auto"/>
          <w:lang w:val="es-UY"/>
        </w:rPr>
        <w:t>9</w:t>
      </w:r>
      <w:r w:rsidR="00C622B8" w:rsidRPr="00A224C8">
        <w:rPr>
          <w:color w:val="auto"/>
          <w:lang w:val="es-UY"/>
        </w:rPr>
        <w:fldChar w:fldCharType="end"/>
      </w:r>
      <w:r w:rsidRPr="00A224C8">
        <w:rPr>
          <w:color w:val="auto"/>
          <w:lang w:val="es-UY"/>
        </w:rPr>
        <w:t>: Cuota de mercado por SO Móvil.</w:t>
      </w:r>
      <w:bookmarkEnd w:id="195"/>
    </w:p>
    <w:p w:rsidR="00FE0D50" w:rsidRPr="000D48F6" w:rsidRDefault="00FE0D50" w:rsidP="002079F7">
      <w:pPr>
        <w:jc w:val="both"/>
        <w:rPr>
          <w:sz w:val="24"/>
          <w:szCs w:val="24"/>
        </w:rPr>
      </w:pPr>
      <w:r w:rsidRPr="000D48F6">
        <w:rPr>
          <w:sz w:val="24"/>
          <w:szCs w:val="24"/>
        </w:rPr>
        <w:t>E</w:t>
      </w:r>
      <w:r w:rsidR="00A16AFA" w:rsidRPr="000D48F6">
        <w:rPr>
          <w:sz w:val="24"/>
          <w:szCs w:val="24"/>
        </w:rPr>
        <w:t>s n</w:t>
      </w:r>
      <w:r w:rsidRPr="000D48F6">
        <w:rPr>
          <w:sz w:val="24"/>
          <w:szCs w:val="24"/>
        </w:rPr>
        <w:t>otorio</w:t>
      </w:r>
      <w:r w:rsidR="00A16AFA" w:rsidRPr="000D48F6">
        <w:rPr>
          <w:sz w:val="24"/>
          <w:szCs w:val="24"/>
        </w:rPr>
        <w:t xml:space="preserve"> el</w:t>
      </w:r>
      <w:r w:rsidRPr="000D48F6">
        <w:rPr>
          <w:sz w:val="24"/>
          <w:szCs w:val="24"/>
        </w:rPr>
        <w:t xml:space="preserve"> dominio de Android, pero aquí se aprecia con c</w:t>
      </w:r>
      <w:r w:rsidR="00A16AFA" w:rsidRPr="000D48F6">
        <w:rPr>
          <w:sz w:val="24"/>
          <w:szCs w:val="24"/>
        </w:rPr>
        <w:t>laridad que</w:t>
      </w:r>
      <w:r w:rsidRPr="000D48F6">
        <w:rPr>
          <w:sz w:val="24"/>
          <w:szCs w:val="24"/>
        </w:rPr>
        <w:t xml:space="preserve"> iOS</w:t>
      </w:r>
      <w:r w:rsidR="00A16AFA" w:rsidRPr="000D48F6">
        <w:rPr>
          <w:sz w:val="24"/>
          <w:szCs w:val="24"/>
        </w:rPr>
        <w:t xml:space="preserve"> presenta un leve crecimiento en popularidad </w:t>
      </w:r>
      <w:del w:id="196" w:author="pelo" w:date="2013-12-13T03:23:00Z">
        <w:r w:rsidR="00A16AFA" w:rsidRPr="000D48F6" w:rsidDel="0047304D">
          <w:rPr>
            <w:sz w:val="24"/>
            <w:szCs w:val="24"/>
          </w:rPr>
          <w:delText>minestras</w:delText>
        </w:r>
        <w:r w:rsidRPr="000D48F6" w:rsidDel="0047304D">
          <w:rPr>
            <w:sz w:val="24"/>
            <w:szCs w:val="24"/>
          </w:rPr>
          <w:delText xml:space="preserve"> </w:delText>
        </w:r>
      </w:del>
      <w:ins w:id="197" w:author="pelo" w:date="2013-12-13T03:23:00Z">
        <w:r w:rsidR="0047304D">
          <w:rPr>
            <w:sz w:val="24"/>
            <w:szCs w:val="24"/>
          </w:rPr>
          <w:t>mientras</w:t>
        </w:r>
        <w:r w:rsidR="0047304D" w:rsidRPr="000D48F6">
          <w:rPr>
            <w:sz w:val="24"/>
            <w:szCs w:val="24"/>
          </w:rPr>
          <w:t xml:space="preserve"> </w:t>
        </w:r>
      </w:ins>
      <w:r w:rsidRPr="000D48F6">
        <w:rPr>
          <w:sz w:val="24"/>
          <w:szCs w:val="24"/>
        </w:rPr>
        <w:t>B</w:t>
      </w:r>
      <w:r w:rsidR="00A16AFA" w:rsidRPr="000D48F6">
        <w:rPr>
          <w:sz w:val="24"/>
          <w:szCs w:val="24"/>
        </w:rPr>
        <w:t xml:space="preserve">lack Berry pierde terreno. </w:t>
      </w:r>
      <w:r w:rsidRPr="000D48F6">
        <w:rPr>
          <w:sz w:val="24"/>
          <w:szCs w:val="24"/>
        </w:rPr>
        <w:t>Windows Phone presenta un crecimiento</w:t>
      </w:r>
      <w:r w:rsidR="00A16AFA" w:rsidRPr="000D48F6">
        <w:rPr>
          <w:sz w:val="24"/>
          <w:szCs w:val="24"/>
        </w:rPr>
        <w:t xml:space="preserve"> respecto al pasado año</w:t>
      </w:r>
      <w:r w:rsidRPr="000D48F6">
        <w:rPr>
          <w:sz w:val="24"/>
          <w:szCs w:val="24"/>
        </w:rPr>
        <w:t xml:space="preserve">. Para finalizar el siguiente gráfico presenta el crecimiento real de cada uno de los sistemas operativos  año a año con respecto a sus ventas. </w:t>
      </w:r>
    </w:p>
    <w:p w:rsidR="00FE0D50" w:rsidRPr="00A224C8" w:rsidRDefault="00FE0D50" w:rsidP="00FE0D50">
      <w:pPr>
        <w:keepNext/>
        <w:jc w:val="center"/>
      </w:pPr>
      <w:r w:rsidRPr="00A224C8">
        <w:rPr>
          <w:b/>
          <w:noProof/>
          <w:u w:val="single"/>
          <w:lang w:val="es-ES_tradnl" w:eastAsia="es-ES_tradnl"/>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0D50" w:rsidRPr="00A224C8" w:rsidRDefault="00FE0D50" w:rsidP="00FE0D50">
      <w:pPr>
        <w:pStyle w:val="Epgrafe"/>
        <w:jc w:val="center"/>
        <w:rPr>
          <w:b w:val="0"/>
          <w:color w:val="auto"/>
          <w:u w:val="single"/>
          <w:lang w:val="es-UY"/>
        </w:rPr>
      </w:pPr>
      <w:bookmarkStart w:id="198" w:name="_Toc366689028"/>
      <w:r w:rsidRPr="00A224C8">
        <w:rPr>
          <w:color w:val="auto"/>
          <w:lang w:val="es-UY"/>
        </w:rPr>
        <w:t xml:space="preserve">Imagen </w:t>
      </w:r>
      <w:r w:rsidR="00C622B8" w:rsidRPr="00A224C8">
        <w:rPr>
          <w:color w:val="auto"/>
          <w:lang w:val="es-UY"/>
        </w:rPr>
        <w:fldChar w:fldCharType="begin"/>
      </w:r>
      <w:r w:rsidRPr="00A224C8">
        <w:rPr>
          <w:color w:val="auto"/>
          <w:lang w:val="es-UY"/>
        </w:rPr>
        <w:instrText xml:space="preserve"> SEQ Imagen \* ARABIC </w:instrText>
      </w:r>
      <w:r w:rsidR="00C622B8" w:rsidRPr="00A224C8">
        <w:rPr>
          <w:color w:val="auto"/>
          <w:lang w:val="es-UY"/>
        </w:rPr>
        <w:fldChar w:fldCharType="separate"/>
      </w:r>
      <w:r w:rsidRPr="00A224C8">
        <w:rPr>
          <w:noProof/>
          <w:color w:val="auto"/>
          <w:lang w:val="es-UY"/>
        </w:rPr>
        <w:t>10</w:t>
      </w:r>
      <w:r w:rsidR="00C622B8" w:rsidRPr="00A224C8">
        <w:rPr>
          <w:color w:val="auto"/>
          <w:lang w:val="es-UY"/>
        </w:rPr>
        <w:fldChar w:fldCharType="end"/>
      </w:r>
      <w:r w:rsidRPr="00A224C8">
        <w:rPr>
          <w:color w:val="auto"/>
          <w:lang w:val="es-UY"/>
        </w:rPr>
        <w:t>: Comparación de crecimiento año a año en cuanto a ganancias por SO Móvil.</w:t>
      </w:r>
      <w:bookmarkEnd w:id="198"/>
    </w:p>
    <w:p w:rsidR="00EC1D05" w:rsidRDefault="00EC1D05" w:rsidP="00EC1D05">
      <w:pPr>
        <w:pStyle w:val="Ttulo1"/>
      </w:pPr>
      <w:bookmarkStart w:id="199" w:name="_Toc374659742"/>
      <w:r>
        <w:t>Proceso de desarrollo de la solución</w:t>
      </w:r>
      <w:bookmarkEnd w:id="199"/>
    </w:p>
    <w:p w:rsidR="000E17AA" w:rsidRDefault="000E17AA" w:rsidP="000E17AA"/>
    <w:p w:rsidR="000E17AA" w:rsidRPr="000D48F6" w:rsidRDefault="000E17AA" w:rsidP="00A71AEB">
      <w:pPr>
        <w:jc w:val="both"/>
        <w:rPr>
          <w:sz w:val="24"/>
          <w:szCs w:val="24"/>
        </w:rPr>
      </w:pPr>
      <w:r w:rsidRPr="000D48F6">
        <w:rPr>
          <w:sz w:val="24"/>
          <w:szCs w:val="24"/>
        </w:rPr>
        <w:lastRenderedPageBreak/>
        <w:t>En la presente sección</w:t>
      </w:r>
      <w:r w:rsidR="009D2269" w:rsidRPr="000D48F6">
        <w:rPr>
          <w:sz w:val="24"/>
          <w:szCs w:val="24"/>
        </w:rPr>
        <w:t xml:space="preserve"> se pretende abarcar todos los puntos relativos al proceso de desarrollo de la solución al problema planteado en el marco del Proyecto </w:t>
      </w:r>
      <w:del w:id="200" w:author="pelo" w:date="2013-12-13T03:26:00Z">
        <w:r w:rsidR="009D2269" w:rsidRPr="000D48F6" w:rsidDel="0047304D">
          <w:rPr>
            <w:sz w:val="24"/>
            <w:szCs w:val="24"/>
          </w:rPr>
          <w:delText>final</w:delText>
        </w:r>
      </w:del>
      <w:del w:id="201" w:author="pelo" w:date="2013-12-13T03:25:00Z">
        <w:r w:rsidR="009D2269" w:rsidRPr="000D48F6" w:rsidDel="0047304D">
          <w:rPr>
            <w:sz w:val="24"/>
            <w:szCs w:val="24"/>
          </w:rPr>
          <w:delText xml:space="preserve"> de la carrera del Tecnólogo Informático</w:delText>
        </w:r>
      </w:del>
      <w:r w:rsidR="009D2269" w:rsidRPr="000D48F6">
        <w:rPr>
          <w:sz w:val="24"/>
          <w:szCs w:val="24"/>
        </w:rPr>
        <w:t xml:space="preserve">. Para ello, por cuestiones </w:t>
      </w:r>
      <w:ins w:id="202" w:author="pelo" w:date="2013-12-13T03:26:00Z">
        <w:r w:rsidR="0047304D">
          <w:rPr>
            <w:sz w:val="24"/>
            <w:szCs w:val="24"/>
          </w:rPr>
          <w:t xml:space="preserve">de </w:t>
        </w:r>
      </w:ins>
      <w:r w:rsidR="009D2269" w:rsidRPr="000D48F6">
        <w:rPr>
          <w:sz w:val="24"/>
          <w:szCs w:val="24"/>
        </w:rPr>
        <w:t xml:space="preserve">claridad </w:t>
      </w:r>
      <w:del w:id="203" w:author="pelo" w:date="2013-12-13T03:26:00Z">
        <w:r w:rsidR="009D2269" w:rsidRPr="000D48F6" w:rsidDel="0047304D">
          <w:rPr>
            <w:sz w:val="24"/>
            <w:szCs w:val="24"/>
          </w:rPr>
          <w:delText xml:space="preserve">los </w:delText>
        </w:r>
      </w:del>
      <w:r w:rsidR="009D2269" w:rsidRPr="000D48F6">
        <w:rPr>
          <w:sz w:val="24"/>
          <w:szCs w:val="24"/>
        </w:rPr>
        <w:t xml:space="preserve">se decidió modularizar dicho desarrollo desglosándolo en las cuatro iteraciones correspondientes al proceso de desarrollo del Software, las mismas son </w:t>
      </w:r>
      <w:r w:rsidR="009D2269" w:rsidRPr="000D48F6">
        <w:rPr>
          <w:b/>
          <w:sz w:val="24"/>
          <w:szCs w:val="24"/>
        </w:rPr>
        <w:t>Análisis</w:t>
      </w:r>
      <w:r w:rsidR="009D2269" w:rsidRPr="000D48F6">
        <w:rPr>
          <w:sz w:val="24"/>
          <w:szCs w:val="24"/>
        </w:rPr>
        <w:t xml:space="preserve">, </w:t>
      </w:r>
      <w:r w:rsidR="009D2269" w:rsidRPr="000D48F6">
        <w:rPr>
          <w:b/>
          <w:sz w:val="24"/>
          <w:szCs w:val="24"/>
        </w:rPr>
        <w:t>Desarrollo</w:t>
      </w:r>
      <w:r w:rsidR="009D2269" w:rsidRPr="000D48F6">
        <w:rPr>
          <w:sz w:val="24"/>
          <w:szCs w:val="24"/>
        </w:rPr>
        <w:t xml:space="preserve">, </w:t>
      </w:r>
      <w:r w:rsidR="009D2269" w:rsidRPr="000D48F6">
        <w:rPr>
          <w:b/>
          <w:sz w:val="24"/>
          <w:szCs w:val="24"/>
        </w:rPr>
        <w:t>Implementación</w:t>
      </w:r>
      <w:r w:rsidR="009D2269" w:rsidRPr="000D48F6">
        <w:rPr>
          <w:sz w:val="24"/>
          <w:szCs w:val="24"/>
        </w:rPr>
        <w:t xml:space="preserve"> y </w:t>
      </w:r>
      <w:r w:rsidR="009D2269" w:rsidRPr="000D48F6">
        <w:rPr>
          <w:b/>
          <w:sz w:val="24"/>
          <w:szCs w:val="24"/>
        </w:rPr>
        <w:t>Testeo o Testing</w:t>
      </w:r>
      <w:r w:rsidR="009D2269" w:rsidRPr="000D48F6">
        <w:rPr>
          <w:sz w:val="24"/>
          <w:szCs w:val="24"/>
        </w:rPr>
        <w:t xml:space="preserve"> de la aplicación implementada.</w:t>
      </w:r>
    </w:p>
    <w:p w:rsidR="009D2269" w:rsidRPr="000D48F6" w:rsidRDefault="009D2269" w:rsidP="00A71AEB">
      <w:pPr>
        <w:jc w:val="both"/>
        <w:rPr>
          <w:sz w:val="24"/>
          <w:szCs w:val="24"/>
        </w:rPr>
      </w:pPr>
      <w:r w:rsidRPr="000D48F6">
        <w:rPr>
          <w:sz w:val="24"/>
          <w:szCs w:val="24"/>
        </w:rPr>
        <w:t>En la primera, se brinda a</w:t>
      </w:r>
      <w:r w:rsidR="00992A1C" w:rsidRPr="000D48F6">
        <w:rPr>
          <w:sz w:val="24"/>
          <w:szCs w:val="24"/>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w:t>
      </w:r>
      <w:r w:rsidR="00A16AFA" w:rsidRPr="000D48F6">
        <w:rPr>
          <w:sz w:val="24"/>
          <w:szCs w:val="24"/>
        </w:rPr>
        <w:t>amente dicha contempla una serie</w:t>
      </w:r>
      <w:r w:rsidR="00992A1C" w:rsidRPr="000D48F6">
        <w:rPr>
          <w:sz w:val="24"/>
          <w:szCs w:val="24"/>
        </w:rPr>
        <w:t xml:space="preserve"> más extensa de </w:t>
      </w:r>
      <w:r w:rsidR="00A16AFA" w:rsidRPr="000D48F6">
        <w:rPr>
          <w:sz w:val="24"/>
          <w:szCs w:val="24"/>
        </w:rPr>
        <w:t>actividades</w:t>
      </w:r>
      <w:r w:rsidR="00992A1C" w:rsidRPr="000D48F6">
        <w:rPr>
          <w:sz w:val="24"/>
          <w:szCs w:val="24"/>
        </w:rPr>
        <w:t>, el presente documento s</w:t>
      </w:r>
      <w:r w:rsidR="00A16AFA" w:rsidRPr="000D48F6">
        <w:rPr>
          <w:sz w:val="24"/>
          <w:szCs w:val="24"/>
        </w:rPr>
        <w:t>e limita a desarrollar las previamente mencionada</w:t>
      </w:r>
      <w:r w:rsidR="00992A1C" w:rsidRPr="000D48F6">
        <w:rPr>
          <w:sz w:val="24"/>
          <w:szCs w:val="24"/>
        </w:rPr>
        <w:t>s.</w:t>
      </w:r>
    </w:p>
    <w:p w:rsidR="00A23643" w:rsidRPr="000D48F6" w:rsidRDefault="00A23643" w:rsidP="00A71AEB">
      <w:pPr>
        <w:jc w:val="both"/>
        <w:rPr>
          <w:sz w:val="24"/>
          <w:szCs w:val="24"/>
        </w:rPr>
      </w:pPr>
      <w:r w:rsidRPr="000D48F6">
        <w:rPr>
          <w:sz w:val="24"/>
          <w:szCs w:val="24"/>
        </w:rPr>
        <w:t xml:space="preserve">La </w:t>
      </w:r>
      <w:ins w:id="204" w:author="pelo" w:date="2013-12-13T03:27:00Z">
        <w:r w:rsidR="0047304D">
          <w:rPr>
            <w:sz w:val="24"/>
            <w:szCs w:val="24"/>
          </w:rPr>
          <w:t>etapa</w:t>
        </w:r>
      </w:ins>
      <w:del w:id="205" w:author="pelo" w:date="2013-12-13T03:27:00Z">
        <w:r w:rsidR="00A16AFA" w:rsidRPr="000D48F6" w:rsidDel="0047304D">
          <w:rPr>
            <w:sz w:val="24"/>
            <w:szCs w:val="24"/>
          </w:rPr>
          <w:delText>d</w:delText>
        </w:r>
        <w:r w:rsidRPr="000D48F6" w:rsidDel="0047304D">
          <w:rPr>
            <w:sz w:val="24"/>
            <w:szCs w:val="24"/>
          </w:rPr>
          <w:delText>tap</w:delText>
        </w:r>
      </w:del>
      <w:r w:rsidRPr="000D48F6">
        <w:rPr>
          <w:sz w:val="24"/>
          <w:szCs w:val="24"/>
        </w:rPr>
        <w:t xml:space="preserve">a de </w:t>
      </w:r>
      <w:r w:rsidR="00A16AFA" w:rsidRPr="000D48F6">
        <w:rPr>
          <w:sz w:val="24"/>
          <w:szCs w:val="24"/>
        </w:rPr>
        <w:t>d</w:t>
      </w:r>
      <w:r w:rsidRPr="000D48F6">
        <w:rPr>
          <w:sz w:val="24"/>
          <w:szCs w:val="24"/>
        </w:rPr>
        <w:t xml:space="preserve">iseño por otro lado, busca la definición del sistema con un mayor nivel de detalles, a partir de la formación </w:t>
      </w:r>
      <w:r w:rsidR="00046598" w:rsidRPr="000D48F6">
        <w:rPr>
          <w:sz w:val="24"/>
          <w:szCs w:val="24"/>
        </w:rPr>
        <w:t>recabada</w:t>
      </w:r>
      <w:r w:rsidRPr="000D48F6">
        <w:rPr>
          <w:sz w:val="24"/>
          <w:szCs w:val="24"/>
        </w:rPr>
        <w:t xml:space="preserve"> durante la etapa de análisis, con el fin de permitir su interpretación y realización física. Entre algunas de las actividades de la presente etapa se encuentran el transformar el modelo de dominio en modelo de datos</w:t>
      </w:r>
      <w:ins w:id="206" w:author="pelo" w:date="2013-12-13T03:34:00Z">
        <w:r w:rsidR="0039321C">
          <w:rPr>
            <w:sz w:val="24"/>
            <w:szCs w:val="24"/>
          </w:rPr>
          <w:t>,</w:t>
        </w:r>
      </w:ins>
      <w:r w:rsidRPr="000D48F6">
        <w:rPr>
          <w:sz w:val="24"/>
          <w:szCs w:val="24"/>
        </w:rPr>
        <w:t xml:space="preserve"> necesario para la implementación del software, dise</w:t>
      </w:r>
      <w:r w:rsidR="00A16AFA" w:rsidRPr="000D48F6">
        <w:rPr>
          <w:sz w:val="24"/>
          <w:szCs w:val="24"/>
        </w:rPr>
        <w:t>ño arquitectónico y de interfaz</w:t>
      </w:r>
      <w:r w:rsidRPr="000D48F6">
        <w:rPr>
          <w:sz w:val="24"/>
          <w:szCs w:val="24"/>
        </w:rPr>
        <w:t>.</w:t>
      </w:r>
    </w:p>
    <w:p w:rsidR="00A80D74" w:rsidRPr="000D48F6" w:rsidRDefault="00A23643" w:rsidP="00A71AEB">
      <w:pPr>
        <w:jc w:val="both"/>
        <w:rPr>
          <w:sz w:val="24"/>
          <w:szCs w:val="24"/>
        </w:rPr>
      </w:pPr>
      <w:r w:rsidRPr="000D48F6">
        <w:rPr>
          <w:sz w:val="24"/>
          <w:szCs w:val="24"/>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16AFA" w:rsidRPr="000D48F6">
        <w:rPr>
          <w:sz w:val="24"/>
          <w:szCs w:val="24"/>
        </w:rPr>
        <w:t>)</w:t>
      </w:r>
      <w:r w:rsidRPr="000D48F6">
        <w:rPr>
          <w:sz w:val="24"/>
          <w:szCs w:val="24"/>
        </w:rPr>
        <w:t>.</w:t>
      </w:r>
      <w:r w:rsidR="00A80D74" w:rsidRPr="000D48F6">
        <w:rPr>
          <w:sz w:val="24"/>
          <w:szCs w:val="24"/>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207" w:name="_Toc374014977"/>
      <w:bookmarkStart w:id="208" w:name="_Toc374659743"/>
      <w:r>
        <w:lastRenderedPageBreak/>
        <w:t>Etapa de Análisis</w:t>
      </w:r>
      <w:bookmarkEnd w:id="207"/>
      <w:bookmarkEnd w:id="208"/>
    </w:p>
    <w:p w:rsidR="004415C3" w:rsidRPr="000D48F6" w:rsidRDefault="005B2415" w:rsidP="00A71AEB">
      <w:pPr>
        <w:pStyle w:val="Sinespaciado"/>
        <w:jc w:val="both"/>
        <w:rPr>
          <w:sz w:val="24"/>
          <w:szCs w:val="24"/>
        </w:rPr>
      </w:pPr>
      <w:r w:rsidRPr="000D48F6">
        <w:rPr>
          <w:sz w:val="24"/>
          <w:szCs w:val="24"/>
        </w:rPr>
        <w:t>El paso inicial en</w:t>
      </w:r>
      <w:r w:rsidR="004415C3" w:rsidRPr="000D48F6">
        <w:rPr>
          <w:sz w:val="24"/>
          <w:szCs w:val="24"/>
        </w:rPr>
        <w:t xml:space="preserve"> el proceso de desarrollo de la solución es un análisis de la información </w:t>
      </w:r>
      <w:r w:rsidRPr="000D48F6">
        <w:rPr>
          <w:sz w:val="24"/>
          <w:szCs w:val="24"/>
        </w:rPr>
        <w:t>disponible (relevada a partir de reuniones con el cliente o un documento como el presente caso)</w:t>
      </w:r>
      <w:r w:rsidR="004415C3" w:rsidRPr="000D48F6">
        <w:rPr>
          <w:sz w:val="24"/>
          <w:szCs w:val="24"/>
        </w:rPr>
        <w:t xml:space="preserve">, con la finalidad de aclarar y solucionar de manera temprana los distintos inconvenientes que puedan surgir. Para </w:t>
      </w:r>
      <w:r w:rsidRPr="000D48F6">
        <w:rPr>
          <w:sz w:val="24"/>
          <w:szCs w:val="24"/>
        </w:rPr>
        <w:t>entender mejor el problema se  desglosó</w:t>
      </w:r>
      <w:r w:rsidR="004415C3" w:rsidRPr="000D48F6">
        <w:rPr>
          <w:sz w:val="24"/>
          <w:szCs w:val="24"/>
        </w:rPr>
        <w:t xml:space="preserve"> en partes.</w:t>
      </w:r>
    </w:p>
    <w:p w:rsidR="004415C3" w:rsidRDefault="004415C3" w:rsidP="00A71AEB">
      <w:pPr>
        <w:pStyle w:val="Sinespaciado"/>
        <w:jc w:val="both"/>
      </w:pPr>
    </w:p>
    <w:p w:rsidR="004415C3" w:rsidRPr="005938A2" w:rsidRDefault="004415C3" w:rsidP="00A71AEB">
      <w:pPr>
        <w:pStyle w:val="Ttulo3"/>
        <w:jc w:val="both"/>
      </w:pPr>
      <w:bookmarkStart w:id="209" w:name="_Toc374014979"/>
      <w:bookmarkStart w:id="210" w:name="_Toc374214174"/>
      <w:bookmarkStart w:id="211" w:name="_Toc374659744"/>
      <w:r>
        <w:t>Descripción del problema</w:t>
      </w:r>
      <w:bookmarkEnd w:id="209"/>
      <w:bookmarkEnd w:id="210"/>
      <w:bookmarkEnd w:id="211"/>
    </w:p>
    <w:p w:rsidR="004415C3" w:rsidRPr="000D48F6" w:rsidRDefault="004415C3" w:rsidP="00A71AEB">
      <w:pPr>
        <w:jc w:val="both"/>
        <w:rPr>
          <w:sz w:val="24"/>
          <w:szCs w:val="24"/>
        </w:rPr>
      </w:pPr>
      <w:r w:rsidRPr="000D48F6">
        <w:rPr>
          <w:sz w:val="24"/>
          <w:szCs w:val="24"/>
        </w:rPr>
        <w:t xml:space="preserve">El sistema a construir será una plataforma de distribución digital de </w:t>
      </w:r>
      <w:r w:rsidR="005B2415" w:rsidRPr="000D48F6">
        <w:rPr>
          <w:sz w:val="24"/>
          <w:szCs w:val="24"/>
        </w:rPr>
        <w:t>contenidos</w:t>
      </w:r>
      <w:r w:rsidRPr="000D48F6">
        <w:rPr>
          <w:sz w:val="24"/>
          <w:szCs w:val="24"/>
        </w:rPr>
        <w:t xml:space="preserve"> de</w:t>
      </w:r>
      <w:r w:rsidR="005B2415" w:rsidRPr="000D48F6">
        <w:rPr>
          <w:sz w:val="24"/>
          <w:szCs w:val="24"/>
        </w:rPr>
        <w:t xml:space="preserve"> distintos</w:t>
      </w:r>
      <w:r w:rsidRPr="000D48F6">
        <w:rPr>
          <w:sz w:val="24"/>
          <w:szCs w:val="24"/>
        </w:rPr>
        <w:t xml:space="preserve"> tipo</w:t>
      </w:r>
      <w:r w:rsidR="005B2415" w:rsidRPr="000D48F6">
        <w:rPr>
          <w:sz w:val="24"/>
          <w:szCs w:val="24"/>
        </w:rPr>
        <w:t>s</w:t>
      </w:r>
      <w:r w:rsidRPr="000D48F6">
        <w:rPr>
          <w:sz w:val="24"/>
          <w:szCs w:val="24"/>
        </w:rPr>
        <w:t xml:space="preserve">, como </w:t>
      </w:r>
      <w:r w:rsidR="005B2415" w:rsidRPr="000D48F6">
        <w:rPr>
          <w:sz w:val="24"/>
          <w:szCs w:val="24"/>
        </w:rPr>
        <w:t xml:space="preserve">serán </w:t>
      </w:r>
      <w:r w:rsidRPr="000D48F6">
        <w:rPr>
          <w:sz w:val="24"/>
          <w:szCs w:val="24"/>
        </w:rPr>
        <w:t xml:space="preserve">libros, </w:t>
      </w:r>
      <w:r w:rsidR="005B2415" w:rsidRPr="000D48F6">
        <w:rPr>
          <w:sz w:val="24"/>
          <w:szCs w:val="24"/>
        </w:rPr>
        <w:t>videos</w:t>
      </w:r>
      <w:r w:rsidRPr="000D48F6">
        <w:rPr>
          <w:sz w:val="24"/>
          <w:szCs w:val="24"/>
        </w:rPr>
        <w:t xml:space="preserve">, música, </w:t>
      </w:r>
      <w:r w:rsidR="005B2415" w:rsidRPr="000D48F6">
        <w:rPr>
          <w:sz w:val="24"/>
          <w:szCs w:val="24"/>
        </w:rPr>
        <w:t>y aplicaciones. La aplicación también</w:t>
      </w:r>
      <w:r w:rsidRPr="000D48F6">
        <w:rPr>
          <w:sz w:val="24"/>
          <w:szCs w:val="24"/>
        </w:rPr>
        <w:t xml:space="preserve"> permitirá la venta mediante un sitio web o dispositivos móviles. Los mismos podrán ser pagados con diversos medios como ser</w:t>
      </w:r>
      <w:r w:rsidR="005B2415" w:rsidRPr="000D48F6">
        <w:rPr>
          <w:sz w:val="24"/>
          <w:szCs w:val="24"/>
        </w:rPr>
        <w:t xml:space="preserve"> tarjeta de crédito </w:t>
      </w:r>
      <w:del w:id="212" w:author="pelo" w:date="2013-12-13T03:35:00Z">
        <w:r w:rsidR="005B2415" w:rsidRPr="000D48F6" w:rsidDel="0039321C">
          <w:rPr>
            <w:sz w:val="24"/>
            <w:szCs w:val="24"/>
          </w:rPr>
          <w:delText xml:space="preserve">y </w:delText>
        </w:r>
      </w:del>
      <w:ins w:id="213" w:author="pelo" w:date="2013-12-13T03:35:00Z">
        <w:r w:rsidR="0039321C">
          <w:rPr>
            <w:sz w:val="24"/>
            <w:szCs w:val="24"/>
          </w:rPr>
          <w:t>o</w:t>
        </w:r>
        <w:r w:rsidR="0039321C" w:rsidRPr="000D48F6">
          <w:rPr>
            <w:sz w:val="24"/>
            <w:szCs w:val="24"/>
          </w:rPr>
          <w:t xml:space="preserve"> </w:t>
        </w:r>
      </w:ins>
      <w:r w:rsidR="005B2415" w:rsidRPr="000D48F6">
        <w:rPr>
          <w:sz w:val="24"/>
          <w:szCs w:val="24"/>
        </w:rPr>
        <w:t>PayPal</w:t>
      </w:r>
      <w:r w:rsidRPr="000D48F6">
        <w:rPr>
          <w:sz w:val="24"/>
          <w:szCs w:val="24"/>
        </w:rPr>
        <w:t>.</w:t>
      </w:r>
    </w:p>
    <w:p w:rsidR="004415C3" w:rsidRPr="000D48F6" w:rsidRDefault="004415C3" w:rsidP="00A71AEB">
      <w:pPr>
        <w:jc w:val="both"/>
        <w:rPr>
          <w:sz w:val="24"/>
          <w:szCs w:val="24"/>
        </w:rPr>
      </w:pPr>
      <w:r w:rsidRPr="000D48F6">
        <w:rPr>
          <w:sz w:val="24"/>
          <w:szCs w:val="24"/>
        </w:rPr>
        <w:t>Los clientes podrán evaluar la calidad de los productos y vendedores, así como compartir su experiencia y consejos de uso. Los proveedores podrán ingresar nuevos producto</w:t>
      </w:r>
      <w:r w:rsidR="005B2415" w:rsidRPr="000D48F6">
        <w:rPr>
          <w:sz w:val="24"/>
          <w:szCs w:val="24"/>
        </w:rPr>
        <w:t>s</w:t>
      </w:r>
      <w:r w:rsidRPr="000D48F6">
        <w:rPr>
          <w:sz w:val="24"/>
          <w:szCs w:val="24"/>
        </w:rPr>
        <w:t xml:space="preserve"> en diversas categorías, permitiéndoles publicitarlos y hacer seguimiento de sus ventas.</w:t>
      </w:r>
      <w:r w:rsidRPr="000D48F6">
        <w:rPr>
          <w:sz w:val="24"/>
          <w:szCs w:val="24"/>
        </w:rPr>
        <w:cr/>
        <w:t>Finalmente</w:t>
      </w:r>
      <w:r w:rsidR="005B2415" w:rsidRPr="000D48F6">
        <w:rPr>
          <w:sz w:val="24"/>
          <w:szCs w:val="24"/>
        </w:rPr>
        <w:t xml:space="preserve">, </w:t>
      </w:r>
      <w:r w:rsidRPr="000D48F6">
        <w:rPr>
          <w:sz w:val="24"/>
          <w:szCs w:val="24"/>
        </w:rPr>
        <w:t>una</w:t>
      </w:r>
      <w:r w:rsidR="005B2415" w:rsidRPr="000D48F6">
        <w:rPr>
          <w:sz w:val="24"/>
          <w:szCs w:val="24"/>
        </w:rPr>
        <w:t xml:space="preserve"> </w:t>
      </w:r>
      <w:r w:rsidRPr="000D48F6">
        <w:rPr>
          <w:sz w:val="24"/>
          <w:szCs w:val="24"/>
        </w:rPr>
        <w:t>aplicación Android nativa b</w:t>
      </w:r>
      <w:r w:rsidR="005B2415" w:rsidRPr="000D48F6">
        <w:rPr>
          <w:sz w:val="24"/>
          <w:szCs w:val="24"/>
        </w:rPr>
        <w:t>rindará</w:t>
      </w:r>
      <w:r w:rsidRPr="000D48F6">
        <w:rPr>
          <w:sz w:val="24"/>
          <w:szCs w:val="24"/>
        </w:rPr>
        <w:t xml:space="preserve"> a los usuarios la posibilidad de buscar, obtener información y descargar aplicaciones desarrolladas por 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214" w:name="_Toc374014980"/>
      <w:bookmarkStart w:id="215" w:name="_Toc374214175"/>
      <w:bookmarkStart w:id="216" w:name="_Toc374659745"/>
      <w:r>
        <w:t>Dominio del problema</w:t>
      </w:r>
      <w:bookmarkEnd w:id="214"/>
      <w:bookmarkEnd w:id="215"/>
      <w:bookmarkEnd w:id="216"/>
    </w:p>
    <w:p w:rsidR="004415C3" w:rsidRDefault="004415C3" w:rsidP="004415C3">
      <w:pPr>
        <w:jc w:val="both"/>
        <w:rPr>
          <w:sz w:val="20"/>
          <w:szCs w:val="20"/>
        </w:rPr>
      </w:pPr>
      <w:r w:rsidRPr="00552119">
        <w:rPr>
          <w:noProof/>
          <w:sz w:val="20"/>
          <w:szCs w:val="20"/>
          <w:lang w:val="es-ES_tradnl" w:eastAsia="es-ES_tradnl"/>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Pr="000D48F6" w:rsidRDefault="004415C3" w:rsidP="00A71AEB">
      <w:pPr>
        <w:jc w:val="both"/>
        <w:rPr>
          <w:sz w:val="24"/>
          <w:szCs w:val="24"/>
        </w:rPr>
      </w:pPr>
      <w:r w:rsidRPr="000D48F6">
        <w:rPr>
          <w:sz w:val="24"/>
          <w:szCs w:val="24"/>
        </w:rPr>
        <w:t xml:space="preserve">En ésta sección se presentan los principales conceptos que se identificaron durante la etapa de </w:t>
      </w:r>
      <w:del w:id="217" w:author="pelo" w:date="2013-12-13T03:37:00Z">
        <w:r w:rsidRPr="000D48F6" w:rsidDel="0039321C">
          <w:rPr>
            <w:sz w:val="24"/>
            <w:szCs w:val="24"/>
          </w:rPr>
          <w:delText xml:space="preserve">Análisis </w:delText>
        </w:r>
      </w:del>
      <w:ins w:id="218" w:author="pelo" w:date="2013-12-13T03:37:00Z">
        <w:r w:rsidR="0039321C">
          <w:rPr>
            <w:sz w:val="24"/>
            <w:szCs w:val="24"/>
          </w:rPr>
          <w:t>a</w:t>
        </w:r>
        <w:r w:rsidR="0039321C" w:rsidRPr="000D48F6">
          <w:rPr>
            <w:sz w:val="24"/>
            <w:szCs w:val="24"/>
          </w:rPr>
          <w:t xml:space="preserve">nálisis </w:t>
        </w:r>
      </w:ins>
      <w:r w:rsidRPr="000D48F6">
        <w:rPr>
          <w:sz w:val="24"/>
          <w:szCs w:val="24"/>
        </w:rPr>
        <w:t>así como también las relaciones entre los mismos. El siguiente diagrama representa el Modelo de Dominio en lenguaje UML 2.0.</w:t>
      </w:r>
    </w:p>
    <w:p w:rsidR="00DE25CA" w:rsidRPr="000D48F6" w:rsidRDefault="00DE25CA" w:rsidP="00DE25CA">
      <w:pPr>
        <w:jc w:val="both"/>
        <w:rPr>
          <w:sz w:val="24"/>
          <w:szCs w:val="24"/>
        </w:rPr>
      </w:pPr>
      <w:r w:rsidRPr="000D48F6">
        <w:rPr>
          <w:sz w:val="24"/>
          <w:szCs w:val="24"/>
        </w:rPr>
        <w:t xml:space="preserve">Las restricciones del Sistema se pueden consultar en el anexo </w:t>
      </w:r>
      <w:commentRangeStart w:id="219"/>
      <w:r w:rsidRPr="000D48F6">
        <w:rPr>
          <w:sz w:val="24"/>
          <w:szCs w:val="24"/>
        </w:rPr>
        <w:t>[Ai]Anexo Implementacion1</w:t>
      </w:r>
      <w:commentRangeEnd w:id="219"/>
      <w:r w:rsidR="000D48F6" w:rsidRPr="000D48F6">
        <w:rPr>
          <w:rStyle w:val="Refdecomentario"/>
          <w:sz w:val="24"/>
          <w:szCs w:val="24"/>
          <w:lang w:val="es-ES" w:eastAsia="es-ES"/>
        </w:rPr>
        <w:commentReference w:id="219"/>
      </w:r>
    </w:p>
    <w:p w:rsidR="000D48F6" w:rsidRDefault="000D48F6" w:rsidP="000D48F6">
      <w:pPr>
        <w:pStyle w:val="Ttulo3"/>
        <w:jc w:val="both"/>
      </w:pPr>
      <w:bookmarkStart w:id="220" w:name="_Toc374014982"/>
      <w:bookmarkStart w:id="221" w:name="_Toc374214176"/>
      <w:bookmarkStart w:id="222" w:name="_Toc374659746"/>
      <w:bookmarkStart w:id="223" w:name="_Toc374014981"/>
      <w:r w:rsidRPr="005607F2">
        <w:t>E</w:t>
      </w:r>
      <w:r>
        <w:t>specificación de requerimientos</w:t>
      </w:r>
      <w:bookmarkEnd w:id="220"/>
      <w:bookmarkEnd w:id="221"/>
      <w:bookmarkEnd w:id="222"/>
    </w:p>
    <w:p w:rsidR="000D48F6" w:rsidRPr="000B1B5F" w:rsidRDefault="000D48F6" w:rsidP="000D48F6">
      <w:pPr>
        <w:pStyle w:val="Ttulo5"/>
        <w:jc w:val="both"/>
      </w:pPr>
      <w:r>
        <w:t>Visión general del sistema</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El sistema debe permitir a los clientes descargar (ya sea de forma gratuita como paga) diversos tipos de contenido (Videos, Aplicaciones, Libros y/o Música). Una vez descargado el contenido, el cliente tendrá la posibilidad de puntuar y opinar sobre el mismo.</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También se podrá</w:t>
      </w:r>
      <w:ins w:id="224" w:author="pelo" w:date="2013-12-13T03:37:00Z">
        <w:r w:rsidR="00B73120">
          <w:rPr>
            <w:rFonts w:asciiTheme="minorHAnsi" w:hAnsiTheme="minorHAnsi"/>
            <w:sz w:val="24"/>
          </w:rPr>
          <w:t>podran</w:t>
        </w:r>
      </w:ins>
      <w:r w:rsidRPr="000D48F6">
        <w:rPr>
          <w:rFonts w:asciiTheme="minorHAnsi" w:hAnsiTheme="minorHAnsi"/>
          <w:sz w:val="24"/>
        </w:rPr>
        <w:t xml:space="preserve"> realizar búsquedas por distintos filtros; el usuario tendrá la posibilidad de agregar contenidos a su lista de favoritos para un fácil acceso a los mismos y/o compartirlos a través de Facebook o Twitter.</w:t>
      </w:r>
    </w:p>
    <w:p w:rsidR="000D48F6" w:rsidRPr="008145D0" w:rsidRDefault="000D48F6" w:rsidP="000D48F6">
      <w:pPr>
        <w:pStyle w:val="Ttulo4"/>
        <w:jc w:val="both"/>
        <w:rPr>
          <w:b w:val="0"/>
          <w:i w:val="0"/>
        </w:rPr>
      </w:pPr>
      <w:bookmarkStart w:id="225" w:name="_Toc370234945"/>
      <w:r w:rsidRPr="008145D0">
        <w:rPr>
          <w:b w:val="0"/>
          <w:i w:val="0"/>
        </w:rPr>
        <w:t>Alcance</w:t>
      </w:r>
      <w:bookmarkEnd w:id="225"/>
    </w:p>
    <w:p w:rsidR="000D48F6" w:rsidRPr="000D48F6" w:rsidRDefault="000D48F6" w:rsidP="000D48F6">
      <w:pPr>
        <w:pStyle w:val="MTemaNormal"/>
        <w:ind w:left="0"/>
        <w:jc w:val="both"/>
        <w:rPr>
          <w:sz w:val="24"/>
        </w:rPr>
      </w:pPr>
      <w:r w:rsidRPr="000D48F6">
        <w:rPr>
          <w:rFonts w:asciiTheme="minorHAnsi" w:hAnsiTheme="minorHAnsi"/>
          <w:sz w:val="24"/>
        </w:rPr>
        <w:t>En este punto se presenta el alcance del proyecto, donde se mencionarán las funcionalidades que se incluirán en el sistema.</w:t>
      </w:r>
    </w:p>
    <w:p w:rsidR="000D48F6" w:rsidRPr="008145D0" w:rsidRDefault="000D48F6" w:rsidP="000D48F6">
      <w:pPr>
        <w:pStyle w:val="Ttulo5"/>
        <w:jc w:val="both"/>
      </w:pPr>
      <w:r w:rsidRPr="008145D0">
        <w:lastRenderedPageBreak/>
        <w:t>Modulo Web</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Clientes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Inicio/Cierre Sesión</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Reclamo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Valoración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Administradores.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Registro de acceso al sitio.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Categoría.</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Promociones.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Proveedores.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Aprobar/Rechazar Versión de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Estadísticas.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Integración con PayPal.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https</w:t>
      </w:r>
    </w:p>
    <w:p w:rsidR="000D48F6" w:rsidRPr="008145D0" w:rsidRDefault="000D48F6" w:rsidP="000D48F6">
      <w:pPr>
        <w:pStyle w:val="Ttulo5"/>
        <w:jc w:val="both"/>
      </w:pPr>
      <w:r w:rsidRPr="008145D0">
        <w:t>Modulo Móvil: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Inicio/ Cierre Sesión.</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Buscar contenidos (vos o texto).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Categoría.</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sub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Promociones.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Top Pagas.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Información de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Guardar favoritos.</w:t>
      </w:r>
    </w:p>
    <w:p w:rsidR="000D48F6" w:rsidRPr="008145D0" w:rsidRDefault="00B73120" w:rsidP="000D48F6">
      <w:pPr>
        <w:pStyle w:val="MTemaNormal"/>
        <w:numPr>
          <w:ilvl w:val="0"/>
          <w:numId w:val="9"/>
        </w:numPr>
        <w:suppressAutoHyphens w:val="0"/>
        <w:spacing w:line="240" w:lineRule="auto"/>
        <w:jc w:val="both"/>
        <w:rPr>
          <w:rFonts w:asciiTheme="minorHAnsi" w:hAnsiTheme="minorHAnsi"/>
        </w:rPr>
      </w:pPr>
      <w:ins w:id="226" w:author="pelo" w:date="2013-12-13T03:38:00Z">
        <w:r>
          <w:rPr>
            <w:rFonts w:asciiTheme="minorHAnsi" w:hAnsiTheme="minorHAnsi"/>
            <w:sz w:val="24"/>
          </w:rPr>
          <w:t xml:space="preserve">Numero es distinto </w:t>
        </w:r>
      </w:ins>
      <w:r w:rsidR="000D48F6" w:rsidRPr="000D48F6">
        <w:rPr>
          <w:rFonts w:asciiTheme="minorHAnsi" w:hAnsiTheme="minorHAnsi"/>
          <w:sz w:val="24"/>
        </w:rPr>
        <w:t>Compartir en redes sociales y/o correo.</w:t>
      </w:r>
    </w:p>
    <w:p w:rsidR="000D48F6" w:rsidRDefault="000D48F6" w:rsidP="000D48F6">
      <w:pPr>
        <w:pStyle w:val="MTemaNormal"/>
        <w:ind w:left="0"/>
        <w:jc w:val="both"/>
      </w:pPr>
    </w:p>
    <w:p w:rsidR="000D48F6" w:rsidRPr="00CC642A" w:rsidRDefault="000D48F6" w:rsidP="00CC642A">
      <w:pPr>
        <w:pStyle w:val="Ttulo4"/>
        <w:rPr>
          <w:i w:val="0"/>
        </w:rPr>
      </w:pPr>
      <w:bookmarkStart w:id="227" w:name="_Toc370234956"/>
      <w:r w:rsidRPr="00CC642A">
        <w:rPr>
          <w:i w:val="0"/>
        </w:rPr>
        <w:t>Características de los usuarios</w:t>
      </w:r>
      <w:bookmarkEnd w:id="227"/>
    </w:p>
    <w:p w:rsidR="000D48F6" w:rsidRPr="00CC642A" w:rsidRDefault="000D48F6" w:rsidP="000D48F6">
      <w:pPr>
        <w:autoSpaceDE w:val="0"/>
        <w:autoSpaceDN w:val="0"/>
        <w:adjustRightInd w:val="0"/>
        <w:spacing w:after="0" w:line="240" w:lineRule="auto"/>
        <w:jc w:val="both"/>
        <w:rPr>
          <w:rFonts w:cs="Arial"/>
          <w:sz w:val="24"/>
          <w:szCs w:val="24"/>
          <w:lang w:val="es-ES" w:eastAsia="zh-CN"/>
        </w:rPr>
      </w:pPr>
      <w:r w:rsidRPr="00CC642A">
        <w:rPr>
          <w:rFonts w:cs="Arial"/>
          <w:sz w:val="24"/>
          <w:szCs w:val="24"/>
          <w:lang w:val="es-ES" w:eastAsia="zh-CN"/>
        </w:rPr>
        <w:t>El Marketplace está destinado a personas</w:t>
      </w:r>
      <w:r w:rsidR="00CC642A">
        <w:rPr>
          <w:rFonts w:cs="Arial"/>
          <w:sz w:val="24"/>
          <w:szCs w:val="24"/>
          <w:lang w:val="es-ES" w:eastAsia="zh-CN"/>
        </w:rPr>
        <w:t xml:space="preserve"> de todas las edades (en caso de compras a través de los medios de pago habilitados, solo </w:t>
      </w:r>
      <w:r w:rsidRPr="00CC642A">
        <w:rPr>
          <w:rFonts w:cs="Arial"/>
          <w:sz w:val="24"/>
          <w:szCs w:val="24"/>
          <w:lang w:val="es-ES" w:eastAsia="zh-CN"/>
        </w:rPr>
        <w:t>mayores de 18 años</w:t>
      </w:r>
      <w:r w:rsidR="00CC642A">
        <w:rPr>
          <w:rFonts w:cs="Arial"/>
          <w:sz w:val="24"/>
          <w:szCs w:val="24"/>
          <w:lang w:val="es-ES" w:eastAsia="zh-CN"/>
        </w:rPr>
        <w:t xml:space="preserve"> por cuestiones legales),</w:t>
      </w:r>
      <w:r w:rsidRPr="00CC642A">
        <w:rPr>
          <w:rFonts w:cs="Arial"/>
          <w:sz w:val="24"/>
          <w:szCs w:val="24"/>
          <w:lang w:val="es-ES" w:eastAsia="zh-CN"/>
        </w:rPr>
        <w:t xml:space="preserve"> de ambos sexos, cuyo conocimiento sobre computadoras puede ser muy limitado.</w:t>
      </w:r>
    </w:p>
    <w:p w:rsidR="000D48F6" w:rsidRPr="00CC642A" w:rsidRDefault="000D48F6" w:rsidP="00CC642A">
      <w:pPr>
        <w:pStyle w:val="Ttulo4"/>
        <w:rPr>
          <w:i w:val="0"/>
        </w:rPr>
      </w:pPr>
      <w:bookmarkStart w:id="228" w:name="_Toc370234959"/>
      <w:r w:rsidRPr="00CC642A">
        <w:rPr>
          <w:i w:val="0"/>
        </w:rPr>
        <w:t>Disposiciones Legales</w:t>
      </w:r>
      <w:bookmarkEnd w:id="228"/>
    </w:p>
    <w:p w:rsidR="000D48F6" w:rsidRPr="00CC642A" w:rsidRDefault="000D48F6" w:rsidP="000D48F6">
      <w:pPr>
        <w:pStyle w:val="MNormal"/>
        <w:jc w:val="both"/>
        <w:rPr>
          <w:rFonts w:cs="Verdana"/>
          <w:sz w:val="24"/>
        </w:rPr>
      </w:pPr>
      <w:r w:rsidRPr="00CC642A">
        <w:rPr>
          <w:rFonts w:asciiTheme="minorHAnsi" w:hAnsiTheme="minorHAnsi" w:cs="Verdana"/>
          <w:sz w:val="24"/>
        </w:rPr>
        <w:t>Se deberán respetar y utilizar las mismas políticas de Seguridad y Confidencialidad del sistema de pagos electrónicos PayPal.</w:t>
      </w:r>
    </w:p>
    <w:p w:rsidR="000D48F6" w:rsidRPr="00711378" w:rsidRDefault="000D48F6" w:rsidP="00CC642A">
      <w:pPr>
        <w:pStyle w:val="Ttulo4"/>
      </w:pPr>
      <w:bookmarkStart w:id="229" w:name="_Toc370234961"/>
      <w:r w:rsidRPr="000E5D0F">
        <w:lastRenderedPageBreak/>
        <w:t>Supuestos y dependencias</w:t>
      </w:r>
      <w:bookmarkEnd w:id="229"/>
    </w:p>
    <w:p w:rsidR="000D48F6" w:rsidRDefault="000D48F6" w:rsidP="00CC642A">
      <w:pPr>
        <w:pStyle w:val="MTemaNormal"/>
        <w:ind w:left="0"/>
        <w:jc w:val="both"/>
      </w:pPr>
      <w:r w:rsidRPr="00CC642A">
        <w:rPr>
          <w:rFonts w:asciiTheme="minorHAnsi" w:hAnsiTheme="minorHAnsi"/>
          <w:sz w:val="24"/>
        </w:rPr>
        <w:t>Vencimiento o dada de baja a una tarjeta de crédito asociada a PayPal suspenderá inmediatamente cualquier mensualidad, e imposibilitara al cliente a realizar nuevas transacciones pagas hasta que regularice su situación.</w:t>
      </w:r>
    </w:p>
    <w:p w:rsidR="004415C3" w:rsidRPr="00CC642A" w:rsidRDefault="004415C3" w:rsidP="00CC642A">
      <w:pPr>
        <w:pStyle w:val="Ttulo3"/>
      </w:pPr>
      <w:bookmarkStart w:id="230" w:name="_Toc374659747"/>
      <w:r w:rsidRPr="00CC642A">
        <w:t>Descomposición del problema en casos de uso</w:t>
      </w:r>
      <w:bookmarkEnd w:id="223"/>
      <w:bookmarkEnd w:id="230"/>
    </w:p>
    <w:p w:rsidR="000D48F6" w:rsidRPr="00CC642A" w:rsidRDefault="000D48F6" w:rsidP="00CC642A">
      <w:pPr>
        <w:pStyle w:val="Ttulo4"/>
      </w:pPr>
      <w:bookmarkStart w:id="231" w:name="_Toc370160732"/>
      <w:r w:rsidRPr="00CC642A">
        <w:t>Actores</w:t>
      </w:r>
    </w:p>
    <w:p w:rsidR="004415C3" w:rsidRPr="00CC642A" w:rsidRDefault="004415C3" w:rsidP="00A71AEB">
      <w:pPr>
        <w:pStyle w:val="Sinespaciado"/>
        <w:jc w:val="both"/>
        <w:rPr>
          <w:sz w:val="24"/>
          <w:szCs w:val="24"/>
        </w:rPr>
      </w:pPr>
      <w:r w:rsidRPr="00CC642A">
        <w:rPr>
          <w:sz w:val="24"/>
          <w:szCs w:val="24"/>
        </w:rPr>
        <w:t>El sistema contara con 4 posibles actores.</w:t>
      </w:r>
      <w:bookmarkStart w:id="232" w:name="_Toc370160726"/>
    </w:p>
    <w:p w:rsidR="004415C3" w:rsidRDefault="004415C3" w:rsidP="00A71AEB">
      <w:pPr>
        <w:pStyle w:val="Sinespaciado"/>
        <w:jc w:val="both"/>
      </w:pPr>
      <w:r>
        <w:tab/>
      </w:r>
    </w:p>
    <w:p w:rsidR="004415C3" w:rsidRPr="005938A2" w:rsidRDefault="004415C3" w:rsidP="000D48F6">
      <w:pPr>
        <w:pStyle w:val="Sinespaciado"/>
        <w:jc w:val="both"/>
        <w:rPr>
          <w:rStyle w:val="nfasisintenso"/>
        </w:rPr>
      </w:pPr>
      <w:r w:rsidRPr="005938A2">
        <w:rPr>
          <w:rStyle w:val="nfasisintenso"/>
        </w:rPr>
        <w:t>Usuario Cliente.</w:t>
      </w:r>
      <w:bookmarkEnd w:id="232"/>
    </w:p>
    <w:p w:rsidR="004415C3" w:rsidRPr="00CC642A" w:rsidRDefault="004415C3" w:rsidP="000D48F6">
      <w:pPr>
        <w:pStyle w:val="Sinespaciado"/>
        <w:jc w:val="both"/>
        <w:rPr>
          <w:sz w:val="24"/>
          <w:szCs w:val="24"/>
        </w:rPr>
      </w:pPr>
      <w:r w:rsidRPr="00CC642A">
        <w:rPr>
          <w:sz w:val="24"/>
          <w:szCs w:val="24"/>
        </w:rPr>
        <w:tab/>
        <w:t>Es cualquier usuario que se haya registrado en el sistema.</w:t>
      </w:r>
      <w:bookmarkStart w:id="233" w:name="_Toc370160727"/>
    </w:p>
    <w:p w:rsidR="004415C3" w:rsidRPr="005938A2" w:rsidRDefault="004415C3" w:rsidP="000D48F6">
      <w:pPr>
        <w:pStyle w:val="Sinespaciado"/>
        <w:jc w:val="both"/>
        <w:rPr>
          <w:rStyle w:val="nfasisintenso"/>
        </w:rPr>
      </w:pPr>
      <w:r w:rsidRPr="005938A2">
        <w:rPr>
          <w:rStyle w:val="nfasisintenso"/>
        </w:rPr>
        <w:t>Usuario Proveedor.</w:t>
      </w:r>
      <w:bookmarkEnd w:id="233"/>
    </w:p>
    <w:p w:rsidR="004415C3" w:rsidRPr="00CC642A" w:rsidRDefault="004415C3" w:rsidP="000D48F6">
      <w:pPr>
        <w:pStyle w:val="Sinespaciado"/>
        <w:jc w:val="both"/>
        <w:rPr>
          <w:sz w:val="24"/>
          <w:szCs w:val="24"/>
        </w:rPr>
      </w:pPr>
      <w:r w:rsidRPr="00CC642A">
        <w:rPr>
          <w:sz w:val="24"/>
          <w:szCs w:val="24"/>
        </w:rPr>
        <w:tab/>
        <w:t>Es un usuario que adquirió una cuenta apta para subir contenido al sistema.</w:t>
      </w:r>
      <w:bookmarkStart w:id="234" w:name="_Toc370160728"/>
    </w:p>
    <w:p w:rsidR="004415C3" w:rsidRPr="005938A2" w:rsidRDefault="004415C3" w:rsidP="000D48F6">
      <w:pPr>
        <w:pStyle w:val="Sinespaciado"/>
        <w:jc w:val="both"/>
        <w:rPr>
          <w:rStyle w:val="nfasisintenso"/>
        </w:rPr>
      </w:pPr>
      <w:r w:rsidRPr="005938A2">
        <w:rPr>
          <w:rStyle w:val="nfasisintenso"/>
        </w:rPr>
        <w:t>Usuario Administrador.</w:t>
      </w:r>
      <w:bookmarkEnd w:id="234"/>
    </w:p>
    <w:p w:rsidR="004415C3" w:rsidRPr="00CC642A" w:rsidRDefault="004415C3" w:rsidP="000D48F6">
      <w:pPr>
        <w:pStyle w:val="Sinespaciado"/>
        <w:jc w:val="both"/>
        <w:rPr>
          <w:sz w:val="24"/>
          <w:szCs w:val="24"/>
        </w:rPr>
      </w:pPr>
      <w:r w:rsidRPr="00CC642A">
        <w:rPr>
          <w:sz w:val="24"/>
          <w:szCs w:val="24"/>
        </w:rPr>
        <w:tab/>
        <w:t>Es el usuario encargado de administrar la págin</w:t>
      </w:r>
      <w:r w:rsidR="00CC642A">
        <w:rPr>
          <w:sz w:val="24"/>
          <w:szCs w:val="24"/>
        </w:rPr>
        <w:t xml:space="preserve">a, y de aprobar o desaprobar </w:t>
      </w:r>
      <w:r w:rsidR="00CC642A">
        <w:rPr>
          <w:sz w:val="24"/>
          <w:szCs w:val="24"/>
        </w:rPr>
        <w:tab/>
      </w:r>
      <w:r w:rsidR="00CC642A">
        <w:rPr>
          <w:sz w:val="24"/>
          <w:szCs w:val="24"/>
        </w:rPr>
        <w:tab/>
      </w:r>
      <w:r w:rsidRPr="00CC642A">
        <w:rPr>
          <w:sz w:val="24"/>
          <w:szCs w:val="24"/>
        </w:rPr>
        <w:t>contenidos, comentarios, y demás recursos del sistema.</w:t>
      </w:r>
      <w:bookmarkStart w:id="235" w:name="_Toc370160729"/>
    </w:p>
    <w:p w:rsidR="004415C3" w:rsidRPr="005938A2" w:rsidRDefault="004415C3" w:rsidP="000D48F6">
      <w:pPr>
        <w:spacing w:after="0" w:line="240" w:lineRule="auto"/>
        <w:jc w:val="both"/>
        <w:rPr>
          <w:rStyle w:val="nfasisintenso"/>
        </w:rPr>
      </w:pPr>
      <w:r w:rsidRPr="005938A2">
        <w:rPr>
          <w:rStyle w:val="nfasisintenso"/>
        </w:rPr>
        <w:t>Usuario Anónimo.</w:t>
      </w:r>
      <w:bookmarkEnd w:id="235"/>
    </w:p>
    <w:p w:rsidR="000D48F6" w:rsidRPr="00CC642A" w:rsidRDefault="004415C3" w:rsidP="000D48F6">
      <w:pPr>
        <w:jc w:val="both"/>
        <w:rPr>
          <w:sz w:val="24"/>
          <w:szCs w:val="24"/>
        </w:rPr>
      </w:pPr>
      <w:r w:rsidRPr="00552119">
        <w:rPr>
          <w:sz w:val="20"/>
          <w:szCs w:val="20"/>
        </w:rPr>
        <w:tab/>
      </w:r>
      <w:r w:rsidRPr="00CC642A">
        <w:rPr>
          <w:sz w:val="24"/>
          <w:szCs w:val="24"/>
        </w:rPr>
        <w:t xml:space="preserve">Es cualquier usuario que haya accedido al sistema, sin estar </w:t>
      </w:r>
      <w:r w:rsidR="000D48F6" w:rsidRPr="00CC642A">
        <w:rPr>
          <w:sz w:val="24"/>
          <w:szCs w:val="24"/>
        </w:rPr>
        <w:t>autenticado</w:t>
      </w:r>
      <w:r w:rsidR="00CC642A">
        <w:rPr>
          <w:sz w:val="24"/>
          <w:szCs w:val="24"/>
        </w:rPr>
        <w:t xml:space="preserve">. Este </w:t>
      </w:r>
      <w:r w:rsidR="00CC642A">
        <w:rPr>
          <w:sz w:val="24"/>
          <w:szCs w:val="24"/>
        </w:rPr>
        <w:tab/>
      </w:r>
      <w:r w:rsidR="00CC642A">
        <w:rPr>
          <w:sz w:val="24"/>
          <w:szCs w:val="24"/>
        </w:rPr>
        <w:tab/>
      </w:r>
      <w:r w:rsidRPr="00CC642A">
        <w:rPr>
          <w:sz w:val="24"/>
          <w:szCs w:val="24"/>
        </w:rPr>
        <w:t>usuario solo podrá ver listados de contenidos</w:t>
      </w:r>
      <w:r w:rsidR="00CC642A">
        <w:rPr>
          <w:sz w:val="24"/>
          <w:szCs w:val="24"/>
        </w:rPr>
        <w:t xml:space="preserve">. Sin posibilidad de adquirir, </w:t>
      </w:r>
      <w:r w:rsidRPr="00CC642A">
        <w:rPr>
          <w:sz w:val="24"/>
          <w:szCs w:val="24"/>
        </w:rPr>
        <w:tab/>
      </w:r>
      <w:r w:rsidRPr="00CC642A">
        <w:rPr>
          <w:sz w:val="24"/>
          <w:szCs w:val="24"/>
        </w:rPr>
        <w:tab/>
        <w:t xml:space="preserve">comentar o puntuar contenidos. </w:t>
      </w:r>
    </w:p>
    <w:p w:rsidR="000D48F6" w:rsidRPr="00552119" w:rsidRDefault="000D48F6" w:rsidP="00CC642A">
      <w:pPr>
        <w:pStyle w:val="Ttulo4"/>
      </w:pPr>
      <w:r>
        <w:t>Casos de uso</w:t>
      </w:r>
    </w:p>
    <w:p w:rsidR="004415C3" w:rsidRPr="00CC642A" w:rsidRDefault="004415C3" w:rsidP="00CC642A">
      <w:pPr>
        <w:pStyle w:val="Ttulo5"/>
        <w:rPr>
          <w:rStyle w:val="nfasis"/>
          <w:i w:val="0"/>
          <w:iCs w:val="0"/>
        </w:rPr>
      </w:pPr>
      <w:r w:rsidRPr="00CC642A">
        <w:rPr>
          <w:rStyle w:val="nfasis"/>
          <w:i w:val="0"/>
          <w:iCs w:val="0"/>
        </w:rPr>
        <w:t>Login</w:t>
      </w:r>
      <w:bookmarkEnd w:id="231"/>
    </w:p>
    <w:p w:rsidR="004415C3" w:rsidRPr="000D48F6" w:rsidRDefault="004415C3" w:rsidP="00A71AEB">
      <w:pPr>
        <w:jc w:val="both"/>
        <w:rPr>
          <w:sz w:val="24"/>
          <w:szCs w:val="24"/>
        </w:rPr>
      </w:pPr>
      <w:r w:rsidRPr="000D48F6">
        <w:rPr>
          <w:sz w:val="24"/>
          <w:szCs w:val="24"/>
        </w:rPr>
        <w:t>El usuario del Marketplace ingresa su nombre de usuario y su contraseña en él como resultado final, este termina logueado en el sistema.</w:t>
      </w:r>
      <w:bookmarkStart w:id="236" w:name="_Toc370160733"/>
    </w:p>
    <w:p w:rsidR="004415C3" w:rsidRPr="00FD7E03" w:rsidRDefault="004415C3" w:rsidP="00CC642A">
      <w:pPr>
        <w:pStyle w:val="Ttulo5"/>
        <w:rPr>
          <w:rStyle w:val="nfasis"/>
          <w:i w:val="0"/>
          <w:iCs w:val="0"/>
        </w:rPr>
      </w:pPr>
      <w:bookmarkStart w:id="237" w:name="_Toc373972371"/>
      <w:bookmarkStart w:id="238" w:name="_Toc374011556"/>
      <w:bookmarkStart w:id="239" w:name="_Toc374012102"/>
      <w:bookmarkStart w:id="240" w:name="_Toc374012240"/>
      <w:bookmarkEnd w:id="237"/>
      <w:bookmarkEnd w:id="238"/>
      <w:bookmarkEnd w:id="239"/>
      <w:bookmarkEnd w:id="240"/>
      <w:r w:rsidRPr="00FD7E03">
        <w:rPr>
          <w:rStyle w:val="nfasis"/>
          <w:i w:val="0"/>
          <w:iCs w:val="0"/>
        </w:rPr>
        <w:t>Salir del sistema</w:t>
      </w:r>
      <w:bookmarkEnd w:id="236"/>
    </w:p>
    <w:p w:rsidR="004415C3" w:rsidRPr="000D48F6" w:rsidRDefault="004415C3" w:rsidP="00A71AEB">
      <w:pPr>
        <w:jc w:val="both"/>
        <w:rPr>
          <w:sz w:val="24"/>
          <w:szCs w:val="24"/>
        </w:rPr>
      </w:pPr>
      <w:r w:rsidRPr="000D48F6">
        <w:rPr>
          <w:sz w:val="24"/>
          <w:szCs w:val="24"/>
        </w:rPr>
        <w:t>Este caso de uso permite cerrar la sesión iniciada por el usuario.</w:t>
      </w:r>
    </w:p>
    <w:p w:rsidR="004415C3" w:rsidRPr="00FD7E03" w:rsidRDefault="004415C3" w:rsidP="00A71AEB">
      <w:pPr>
        <w:pStyle w:val="Ttulo6"/>
        <w:jc w:val="both"/>
        <w:rPr>
          <w:rStyle w:val="nfasis"/>
          <w:i/>
          <w:iCs/>
        </w:rPr>
      </w:pPr>
      <w:bookmarkStart w:id="241" w:name="_Toc370160734"/>
      <w:r w:rsidRPr="00FD7E03">
        <w:rPr>
          <w:rStyle w:val="nfasis"/>
          <w:i/>
          <w:iCs/>
        </w:rPr>
        <w:t>Registro de usuario</w:t>
      </w:r>
      <w:bookmarkEnd w:id="241"/>
    </w:p>
    <w:p w:rsidR="004415C3" w:rsidRPr="000D48F6" w:rsidRDefault="004415C3" w:rsidP="00A71AEB">
      <w:pPr>
        <w:jc w:val="both"/>
        <w:rPr>
          <w:sz w:val="24"/>
          <w:szCs w:val="24"/>
        </w:rPr>
      </w:pPr>
      <w:r w:rsidRPr="000D48F6">
        <w:rPr>
          <w:sz w:val="24"/>
          <w:szCs w:val="24"/>
        </w:rPr>
        <w:t>Un nuevo usuario desea registrarse en el sistema, para ello completa en un formulario sus datos y acepta los términos de uso.</w:t>
      </w:r>
    </w:p>
    <w:p w:rsidR="004415C3" w:rsidRDefault="004415C3" w:rsidP="00A71AEB">
      <w:pPr>
        <w:pStyle w:val="Ttulo6"/>
        <w:jc w:val="both"/>
        <w:rPr>
          <w:rStyle w:val="nfasis"/>
          <w:i/>
          <w:iCs/>
        </w:rPr>
      </w:pPr>
      <w:bookmarkStart w:id="242" w:name="_Toc370160737"/>
      <w:r w:rsidRPr="00FD7E03">
        <w:rPr>
          <w:rStyle w:val="nfasis"/>
          <w:i/>
          <w:iCs/>
        </w:rPr>
        <w:t>Buscar contenidos</w:t>
      </w:r>
      <w:bookmarkEnd w:id="242"/>
    </w:p>
    <w:p w:rsidR="004415C3" w:rsidRPr="000D48F6" w:rsidRDefault="004415C3" w:rsidP="00A71AEB">
      <w:pPr>
        <w:spacing w:after="0" w:line="240" w:lineRule="auto"/>
        <w:jc w:val="both"/>
        <w:rPr>
          <w:sz w:val="24"/>
          <w:szCs w:val="24"/>
        </w:rPr>
      </w:pPr>
      <w:r w:rsidRPr="000D48F6">
        <w:rPr>
          <w:sz w:val="24"/>
          <w:szCs w:val="24"/>
        </w:rPr>
        <w:t>El actor ingresa uno o varios criterios de búsqueda y el sistema devuelve todos los contenidos que cumplan todos los criterios ingresados.</w:t>
      </w:r>
    </w:p>
    <w:p w:rsidR="004415C3" w:rsidRPr="000D48F6" w:rsidRDefault="004415C3" w:rsidP="00A71AEB">
      <w:pPr>
        <w:jc w:val="both"/>
        <w:rPr>
          <w:sz w:val="24"/>
          <w:szCs w:val="24"/>
        </w:rPr>
      </w:pPr>
      <w:r w:rsidRPr="000D48F6">
        <w:rPr>
          <w:sz w:val="24"/>
          <w:szCs w:val="24"/>
        </w:rPr>
        <w:t>Entre los criterios se encuentran, “tipo de contenido”, “categoría”, “precio”, “Contiene las palabras...”, entre otros.</w:t>
      </w:r>
    </w:p>
    <w:p w:rsidR="004415C3" w:rsidRPr="00F56F08" w:rsidRDefault="004415C3" w:rsidP="00A71AEB">
      <w:pPr>
        <w:pStyle w:val="Ttulo6"/>
        <w:jc w:val="both"/>
      </w:pPr>
      <w:bookmarkStart w:id="243" w:name="_Toc370160744"/>
      <w:r w:rsidRPr="00F56F08">
        <w:rPr>
          <w:rStyle w:val="nfasis"/>
          <w:i/>
          <w:iCs/>
        </w:rPr>
        <w:t>Subir contenido</w:t>
      </w:r>
      <w:bookmarkEnd w:id="243"/>
    </w:p>
    <w:p w:rsidR="004415C3" w:rsidRPr="000D48F6" w:rsidRDefault="004415C3" w:rsidP="00A71AEB">
      <w:pPr>
        <w:jc w:val="both"/>
        <w:rPr>
          <w:sz w:val="24"/>
          <w:szCs w:val="24"/>
        </w:rPr>
      </w:pPr>
      <w:r w:rsidRPr="000D48F6">
        <w:rPr>
          <w:sz w:val="24"/>
          <w:szCs w:val="24"/>
        </w:rPr>
        <w:t xml:space="preserve">El usuario </w:t>
      </w:r>
      <w:r w:rsidR="000D48F6">
        <w:rPr>
          <w:sz w:val="24"/>
          <w:szCs w:val="24"/>
        </w:rPr>
        <w:t>proveedor podrá</w:t>
      </w:r>
      <w:r w:rsidRPr="000D48F6">
        <w:rPr>
          <w:sz w:val="24"/>
          <w:szCs w:val="24"/>
        </w:rPr>
        <w:t xml:space="preserve"> entre otras cosas subir contenidos. De esta forma podrá elegir el archivo que desea subir</w:t>
      </w:r>
      <w:r w:rsidR="000D48F6">
        <w:rPr>
          <w:sz w:val="24"/>
          <w:szCs w:val="24"/>
        </w:rPr>
        <w:t xml:space="preserve"> junto con las fotos adjuntas que desee</w:t>
      </w:r>
      <w:r w:rsidRPr="000D48F6">
        <w:rPr>
          <w:sz w:val="24"/>
          <w:szCs w:val="24"/>
        </w:rPr>
        <w:t>, completar el formulario de ingreso y subir el contenido.</w:t>
      </w:r>
    </w:p>
    <w:p w:rsidR="004415C3" w:rsidRPr="00125FC1" w:rsidRDefault="004415C3" w:rsidP="00A71AEB">
      <w:pPr>
        <w:pStyle w:val="Ttulo6"/>
        <w:jc w:val="both"/>
      </w:pPr>
      <w:bookmarkStart w:id="244" w:name="_Toc370160746"/>
      <w:r w:rsidRPr="00125FC1">
        <w:rPr>
          <w:rStyle w:val="nfasis"/>
          <w:i/>
          <w:iCs/>
        </w:rPr>
        <w:lastRenderedPageBreak/>
        <w:t>Descargar contenido</w:t>
      </w:r>
      <w:bookmarkEnd w:id="244"/>
    </w:p>
    <w:p w:rsidR="004415C3" w:rsidRPr="000D48F6" w:rsidRDefault="004415C3" w:rsidP="00A71AEB">
      <w:pPr>
        <w:jc w:val="both"/>
        <w:rPr>
          <w:sz w:val="24"/>
          <w:szCs w:val="24"/>
        </w:rPr>
      </w:pPr>
      <w:r w:rsidRPr="000D48F6">
        <w:rPr>
          <w:sz w:val="24"/>
          <w:szCs w:val="24"/>
        </w:rPr>
        <w:t>El caso de uso permite descargar un contenido elegido por el actor.</w:t>
      </w:r>
    </w:p>
    <w:p w:rsidR="00DE25CA" w:rsidRPr="000D48F6" w:rsidRDefault="00DE25CA" w:rsidP="00DE25CA">
      <w:pPr>
        <w:jc w:val="both"/>
        <w:rPr>
          <w:rFonts w:cstheme="minorHAnsi"/>
          <w:i/>
          <w:sz w:val="24"/>
          <w:szCs w:val="24"/>
        </w:rPr>
      </w:pPr>
      <w:commentRangeStart w:id="245"/>
      <w:r w:rsidRPr="000D48F6">
        <w:rPr>
          <w:rFonts w:cstheme="minorHAnsi"/>
          <w:i/>
          <w:sz w:val="24"/>
          <w:szCs w:val="24"/>
        </w:rPr>
        <w:t xml:space="preserve">Los contratos de </w:t>
      </w:r>
      <w:r w:rsidR="00F57452" w:rsidRPr="000D48F6">
        <w:rPr>
          <w:rFonts w:cstheme="minorHAnsi"/>
          <w:i/>
          <w:sz w:val="24"/>
          <w:szCs w:val="24"/>
        </w:rPr>
        <w:t>la totalidad de los ca</w:t>
      </w:r>
      <w:r w:rsidR="00CC642A">
        <w:rPr>
          <w:rFonts w:cstheme="minorHAnsi"/>
          <w:i/>
          <w:sz w:val="24"/>
          <w:szCs w:val="24"/>
        </w:rPr>
        <w:t>s</w:t>
      </w:r>
      <w:r w:rsidR="00F57452" w:rsidRPr="000D48F6">
        <w:rPr>
          <w:rFonts w:cstheme="minorHAnsi"/>
          <w:i/>
          <w:sz w:val="24"/>
          <w:szCs w:val="24"/>
        </w:rPr>
        <w:t>os de uso definidos para el</w:t>
      </w:r>
      <w:r w:rsidRPr="000D48F6">
        <w:rPr>
          <w:rFonts w:cstheme="minorHAnsi"/>
          <w:i/>
          <w:sz w:val="24"/>
          <w:szCs w:val="24"/>
        </w:rPr>
        <w:t xml:space="preserve"> sistema se pueden consultar en el anexo </w:t>
      </w:r>
      <w:r w:rsidRPr="000D48F6">
        <w:rPr>
          <w:rStyle w:val="nfasis"/>
          <w:rFonts w:eastAsia="Times New Roman" w:cstheme="minorHAnsi"/>
          <w:i w:val="0"/>
          <w:sz w:val="24"/>
          <w:szCs w:val="24"/>
          <w:lang w:val="es-ES" w:eastAsia="zh-CN"/>
        </w:rPr>
        <w:t>[Ai] Documento de casos de uso</w:t>
      </w:r>
      <w:commentRangeEnd w:id="245"/>
      <w:r w:rsidR="00F57452" w:rsidRPr="000D48F6">
        <w:rPr>
          <w:rStyle w:val="Refdecomentario"/>
          <w:rFonts w:cstheme="minorHAnsi"/>
          <w:i/>
          <w:sz w:val="24"/>
          <w:szCs w:val="24"/>
          <w:lang w:val="es-ES" w:eastAsia="es-ES"/>
        </w:rPr>
        <w:commentReference w:id="245"/>
      </w:r>
    </w:p>
    <w:p w:rsidR="00977B63" w:rsidRDefault="00977B63" w:rsidP="00CC642A">
      <w:pPr>
        <w:pStyle w:val="Ttulo2"/>
      </w:pPr>
      <w:bookmarkStart w:id="246" w:name="_Toc374025629"/>
      <w:bookmarkStart w:id="247" w:name="_Toc374659748"/>
      <w:r>
        <w:t>Etapa de Diseño</w:t>
      </w:r>
      <w:bookmarkEnd w:id="246"/>
      <w:bookmarkEnd w:id="247"/>
    </w:p>
    <w:p w:rsidR="00977B63" w:rsidRPr="00CC642A" w:rsidRDefault="00977B63" w:rsidP="00CC642A">
      <w:pPr>
        <w:pStyle w:val="Textoindependiente"/>
        <w:jc w:val="both"/>
        <w:rPr>
          <w:sz w:val="24"/>
          <w:szCs w:val="24"/>
          <w:lang w:eastAsia="es-AR"/>
        </w:rPr>
      </w:pPr>
      <w:r w:rsidRPr="00CC642A">
        <w:rPr>
          <w:sz w:val="24"/>
          <w:szCs w:val="24"/>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CC642A" w:rsidRDefault="00977B63" w:rsidP="00CC642A">
      <w:pPr>
        <w:pStyle w:val="Textoindependiente"/>
        <w:jc w:val="both"/>
        <w:rPr>
          <w:sz w:val="24"/>
          <w:szCs w:val="24"/>
          <w:lang w:eastAsia="es-AR"/>
        </w:rPr>
      </w:pPr>
      <w:r w:rsidRPr="00CC642A">
        <w:rPr>
          <w:sz w:val="24"/>
          <w:szCs w:val="24"/>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CC642A" w:rsidRDefault="00977B63" w:rsidP="00CC642A">
      <w:pPr>
        <w:pStyle w:val="Textoindependiente"/>
        <w:jc w:val="both"/>
        <w:rPr>
          <w:sz w:val="24"/>
          <w:szCs w:val="24"/>
          <w:lang w:eastAsia="es-AR"/>
        </w:rPr>
      </w:pPr>
      <w:r w:rsidRPr="00CC642A">
        <w:rPr>
          <w:sz w:val="24"/>
          <w:szCs w:val="24"/>
          <w:lang w:eastAsia="es-AR"/>
        </w:rPr>
        <w:t xml:space="preserve">Tres de los aspectos más importantes de la presente etapa del desarrollo de software (y en particular los que se abarcarán en esta sección) son </w:t>
      </w:r>
      <w:del w:id="248" w:author="pelo" w:date="2013-12-13T03:43:00Z">
        <w:r w:rsidRPr="00CC642A" w:rsidDel="00B73120">
          <w:rPr>
            <w:sz w:val="24"/>
            <w:szCs w:val="24"/>
            <w:lang w:eastAsia="es-AR"/>
          </w:rPr>
          <w:delText>E</w:delText>
        </w:r>
      </w:del>
      <w:r w:rsidRPr="00CC642A">
        <w:rPr>
          <w:sz w:val="24"/>
          <w:szCs w:val="24"/>
          <w:lang w:eastAsia="es-AR"/>
        </w:rPr>
        <w:t xml:space="preserve">l diseño de los datos, </w:t>
      </w:r>
      <w:del w:id="249" w:author="pelo" w:date="2013-12-13T03:43:00Z">
        <w:r w:rsidRPr="00CC642A" w:rsidDel="00B73120">
          <w:rPr>
            <w:sz w:val="24"/>
            <w:szCs w:val="24"/>
            <w:lang w:eastAsia="es-AR"/>
          </w:rPr>
          <w:delText>El</w:delText>
        </w:r>
      </w:del>
      <w:r w:rsidRPr="00CC642A">
        <w:rPr>
          <w:sz w:val="24"/>
          <w:szCs w:val="24"/>
          <w:lang w:eastAsia="es-AR"/>
        </w:rPr>
        <w:t xml:space="preserve"> diseño arquitectónico y </w:t>
      </w:r>
      <w:del w:id="250" w:author="pelo" w:date="2013-12-13T03:44:00Z">
        <w:r w:rsidRPr="00CC642A" w:rsidDel="00B73120">
          <w:rPr>
            <w:sz w:val="24"/>
            <w:szCs w:val="24"/>
            <w:lang w:eastAsia="es-AR"/>
          </w:rPr>
          <w:delText>El</w:delText>
        </w:r>
      </w:del>
      <w:r w:rsidRPr="00CC642A">
        <w:rPr>
          <w:sz w:val="24"/>
          <w:szCs w:val="24"/>
          <w:lang w:eastAsia="es-AR"/>
        </w:rPr>
        <w:t xml:space="preserve"> diseño de interfaz de usuario.</w:t>
      </w:r>
    </w:p>
    <w:p w:rsidR="00977B63" w:rsidRDefault="00977B63" w:rsidP="00977B63">
      <w:pPr>
        <w:pStyle w:val="Ttulo3"/>
        <w:jc w:val="both"/>
      </w:pPr>
      <w:bookmarkStart w:id="251" w:name="_Toc374025630"/>
      <w:bookmarkStart w:id="252" w:name="_Toc374659749"/>
      <w:r>
        <w:t>El diseño de los datos</w:t>
      </w:r>
      <w:bookmarkEnd w:id="251"/>
      <w:bookmarkEnd w:id="252"/>
    </w:p>
    <w:p w:rsidR="00977B63" w:rsidRPr="00CC642A" w:rsidRDefault="00977B63" w:rsidP="00CC642A">
      <w:pPr>
        <w:pStyle w:val="Textoindependiente"/>
        <w:jc w:val="both"/>
        <w:rPr>
          <w:sz w:val="24"/>
          <w:szCs w:val="24"/>
          <w:lang w:eastAsia="es-AR"/>
        </w:rPr>
      </w:pPr>
      <w:r w:rsidRPr="00CC642A">
        <w:rPr>
          <w:sz w:val="24"/>
          <w:szCs w:val="24"/>
          <w:lang w:eastAsia="es-AR"/>
        </w:rPr>
        <w:t>En las siguientes secciones se detallará el Modelo Entidad-Relación</w:t>
      </w:r>
      <w:r w:rsidR="00CC642A">
        <w:rPr>
          <w:sz w:val="24"/>
          <w:szCs w:val="24"/>
          <w:lang w:eastAsia="es-AR"/>
        </w:rPr>
        <w:t xml:space="preserve"> </w:t>
      </w:r>
      <w:r w:rsidRPr="00CC642A">
        <w:rPr>
          <w:sz w:val="24"/>
          <w:szCs w:val="24"/>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CC642A" w:rsidRDefault="00977B63" w:rsidP="00CC642A">
      <w:pPr>
        <w:pStyle w:val="Textoindependiente"/>
        <w:jc w:val="both"/>
        <w:rPr>
          <w:sz w:val="24"/>
          <w:szCs w:val="24"/>
          <w:lang w:eastAsia="es-AR"/>
        </w:rPr>
      </w:pPr>
      <w:r w:rsidRPr="00CC642A">
        <w:rPr>
          <w:sz w:val="24"/>
          <w:szCs w:val="24"/>
          <w:lang w:eastAsia="es-AR"/>
        </w:rPr>
        <w:t>Para cada entidad detectada, se da una breve de</w:t>
      </w:r>
      <w:r w:rsidR="00CC642A">
        <w:rPr>
          <w:sz w:val="24"/>
          <w:szCs w:val="24"/>
          <w:lang w:eastAsia="es-AR"/>
        </w:rPr>
        <w:t xml:space="preserve">scripción </w:t>
      </w:r>
      <w:r w:rsidRPr="00CC642A">
        <w:rPr>
          <w:sz w:val="24"/>
          <w:szCs w:val="24"/>
          <w:lang w:eastAsia="es-AR"/>
        </w:rPr>
        <w:t xml:space="preserve">así como la clase correspondiente (mapeada) a nivel de la aplicación. Para el desarrollo de este apartado se omiten detalles estructurales, de restricciones y asociaciones del modelo de datos para una mayor claridad. </w:t>
      </w:r>
      <w:r w:rsidR="00040FFC">
        <w:rPr>
          <w:sz w:val="24"/>
          <w:szCs w:val="24"/>
          <w:lang w:eastAsia="es-AR"/>
        </w:rPr>
        <w:t>Por mayor detalle sobre el presente tema consultar el anexo</w:t>
      </w:r>
      <w:commentRangeStart w:id="253"/>
      <w:r w:rsidR="00040FFC">
        <w:rPr>
          <w:sz w:val="24"/>
          <w:szCs w:val="24"/>
          <w:lang w:eastAsia="es-AR"/>
        </w:rPr>
        <w:t xml:space="preserve"> A[x] Modelo de datos.</w:t>
      </w:r>
      <w:commentRangeEnd w:id="253"/>
      <w:r w:rsidR="00040FFC">
        <w:rPr>
          <w:rStyle w:val="Refdecomentario"/>
          <w:lang w:val="es-ES" w:eastAsia="es-ES"/>
        </w:rPr>
        <w:commentReference w:id="253"/>
      </w:r>
    </w:p>
    <w:p w:rsidR="00977B63" w:rsidRDefault="00977B63" w:rsidP="00977B63">
      <w:pPr>
        <w:jc w:val="both"/>
        <w:rPr>
          <w:rFonts w:asciiTheme="majorHAnsi" w:eastAsiaTheme="majorEastAsia" w:hAnsiTheme="majorHAnsi" w:cstheme="majorBidi"/>
          <w:b/>
          <w:bCs/>
          <w:i/>
          <w:iCs/>
          <w:color w:val="46464A" w:themeColor="text2"/>
        </w:rPr>
      </w:pPr>
      <w:r>
        <w:br w:type="page"/>
      </w:r>
    </w:p>
    <w:p w:rsidR="00355E23" w:rsidRPr="003E1BE3" w:rsidRDefault="00355E23" w:rsidP="00355E23">
      <w:pPr>
        <w:pStyle w:val="Ttulo4"/>
        <w:rPr>
          <w:rFonts w:cstheme="minorHAnsi"/>
        </w:rPr>
      </w:pPr>
      <w:r>
        <w:lastRenderedPageBreak/>
        <w:t>Modelo Entidad-Relación</w:t>
      </w:r>
    </w:p>
    <w:p w:rsidR="00355E23" w:rsidRDefault="00355E23" w:rsidP="00355E23">
      <w:pPr>
        <w:pStyle w:val="Ttulo3"/>
      </w:pPr>
      <w:bookmarkStart w:id="254" w:name="_Toc374025631"/>
      <w:r>
        <w:rPr>
          <w:noProof/>
          <w:lang w:val="es-ES_tradnl" w:eastAsia="es-ES_tradnl"/>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9"/>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254"/>
    </w:p>
    <w:p w:rsidR="00355E23" w:rsidRDefault="00355E23" w:rsidP="00355E23">
      <w:pPr>
        <w:pStyle w:val="Ttulo3"/>
      </w:pPr>
    </w:p>
    <w:p w:rsidR="00355E23" w:rsidRPr="00355E23" w:rsidRDefault="00355E23" w:rsidP="00355E23">
      <w:pPr>
        <w:pStyle w:val="Ttulo4"/>
      </w:pPr>
      <w:r w:rsidRPr="00355E23">
        <w:t>Modelo de base de datos</w:t>
      </w:r>
    </w:p>
    <w:p w:rsidR="00355E23" w:rsidRDefault="00355E23" w:rsidP="00355E23">
      <w:r>
        <w:rPr>
          <w:noProof/>
          <w:lang w:val="es-ES_tradnl" w:eastAsia="es-ES_tradnl"/>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5A4FCC" w:rsidRDefault="005A4FCC" w:rsidP="00977B63">
      <w:pPr>
        <w:pStyle w:val="Ttulo3"/>
      </w:pPr>
      <w:bookmarkStart w:id="255" w:name="_Toc374025632"/>
    </w:p>
    <w:p w:rsidR="00977B63" w:rsidRDefault="00977B63" w:rsidP="00977B63">
      <w:pPr>
        <w:pStyle w:val="Ttulo3"/>
      </w:pPr>
      <w:bookmarkStart w:id="256" w:name="_Toc374659750"/>
      <w:r>
        <w:t>El diseño arquitectónico</w:t>
      </w:r>
      <w:bookmarkEnd w:id="255"/>
      <w:bookmarkEnd w:id="256"/>
    </w:p>
    <w:p w:rsidR="00977B63" w:rsidRPr="008727AD" w:rsidRDefault="008727AD" w:rsidP="008727AD">
      <w:pPr>
        <w:pStyle w:val="Textoindependiente"/>
        <w:jc w:val="both"/>
        <w:rPr>
          <w:sz w:val="24"/>
          <w:szCs w:val="24"/>
          <w:lang w:val="es-ES" w:eastAsia="es-ES"/>
        </w:rPr>
      </w:pPr>
      <w:r w:rsidRPr="008727AD">
        <w:rPr>
          <w:sz w:val="24"/>
          <w:szCs w:val="24"/>
          <w:lang w:val="es-ES" w:eastAsia="es-ES"/>
        </w:rPr>
        <w:t>La etapa de diseño de</w:t>
      </w:r>
      <w:r w:rsidR="00977B63" w:rsidRPr="008727AD">
        <w:rPr>
          <w:sz w:val="24"/>
          <w:szCs w:val="24"/>
          <w:lang w:val="es-ES" w:eastAsia="es-ES"/>
        </w:rPr>
        <w:t xml:space="preserve"> la arquitectura </w:t>
      </w:r>
      <w:r w:rsidRPr="008727AD">
        <w:rPr>
          <w:sz w:val="24"/>
          <w:szCs w:val="24"/>
          <w:lang w:val="es-ES" w:eastAsia="es-ES"/>
        </w:rPr>
        <w:t>pretende describir el sistema</w:t>
      </w:r>
      <w:r w:rsidR="00977B63" w:rsidRPr="008727AD">
        <w:rPr>
          <w:sz w:val="24"/>
          <w:szCs w:val="24"/>
          <w:lang w:val="es-ES" w:eastAsia="es-ES"/>
        </w:rPr>
        <w:t xml:space="preserve">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8727AD" w:rsidRDefault="00977B63" w:rsidP="008727AD">
      <w:pPr>
        <w:pStyle w:val="Textoindependiente"/>
        <w:jc w:val="both"/>
        <w:rPr>
          <w:sz w:val="24"/>
          <w:szCs w:val="24"/>
          <w:lang w:val="es-ES" w:eastAsia="es-ES"/>
        </w:rPr>
      </w:pPr>
      <w:r w:rsidRPr="008727AD">
        <w:rPr>
          <w:sz w:val="24"/>
          <w:szCs w:val="24"/>
          <w:lang w:val="es-ES" w:eastAsia="es-ES"/>
        </w:rPr>
        <w:lastRenderedPageBreak/>
        <w:t xml:space="preserve">Dado que en el desarrollo de la </w:t>
      </w:r>
      <w:r w:rsidR="005A4FCC">
        <w:rPr>
          <w:sz w:val="24"/>
          <w:szCs w:val="24"/>
          <w:lang w:val="es-ES" w:eastAsia="es-ES"/>
        </w:rPr>
        <w:t>e</w:t>
      </w:r>
      <w:r w:rsidRPr="008727AD">
        <w:rPr>
          <w:sz w:val="24"/>
          <w:szCs w:val="24"/>
          <w:lang w:val="es-ES" w:eastAsia="es-ES"/>
        </w:rPr>
        <w:t xml:space="preserve">tapa de análisis </w:t>
      </w:r>
      <w:ins w:id="257" w:author="pelo" w:date="2013-12-13T03:46:00Z">
        <w:r w:rsidR="00B73120">
          <w:rPr>
            <w:sz w:val="24"/>
            <w:szCs w:val="24"/>
            <w:lang w:val="es-ES" w:eastAsia="es-ES"/>
          </w:rPr>
          <w:t>ya</w:t>
        </w:r>
      </w:ins>
      <w:del w:id="258" w:author="pelo" w:date="2013-12-13T03:45:00Z">
        <w:r w:rsidRPr="008727AD" w:rsidDel="00B73120">
          <w:rPr>
            <w:sz w:val="24"/>
            <w:szCs w:val="24"/>
            <w:lang w:val="es-ES" w:eastAsia="es-ES"/>
          </w:rPr>
          <w:delText xml:space="preserve">en el presente documento </w:delText>
        </w:r>
      </w:del>
      <w:r w:rsidRPr="008727AD">
        <w:rPr>
          <w:sz w:val="24"/>
          <w:szCs w:val="24"/>
          <w:lang w:val="es-ES" w:eastAsia="es-ES"/>
        </w:rPr>
        <w:t xml:space="preserve">se especificó el </w:t>
      </w:r>
      <w:del w:id="259" w:author="pelo" w:date="2013-12-13T03:46:00Z">
        <w:r w:rsidRPr="008727AD" w:rsidDel="00B73120">
          <w:rPr>
            <w:sz w:val="24"/>
            <w:szCs w:val="24"/>
            <w:lang w:val="es-ES" w:eastAsia="es-ES"/>
          </w:rPr>
          <w:delText xml:space="preserve">Modelo </w:delText>
        </w:r>
      </w:del>
      <w:ins w:id="260" w:author="pelo" w:date="2013-12-13T03:46:00Z">
        <w:r w:rsidR="00B73120">
          <w:rPr>
            <w:sz w:val="24"/>
            <w:szCs w:val="24"/>
            <w:lang w:val="es-ES" w:eastAsia="es-ES"/>
          </w:rPr>
          <w:t>modelo</w:t>
        </w:r>
        <w:r w:rsidR="00B73120" w:rsidRPr="008727AD">
          <w:rPr>
            <w:sz w:val="24"/>
            <w:szCs w:val="24"/>
            <w:lang w:val="es-ES" w:eastAsia="es-ES"/>
          </w:rPr>
          <w:t xml:space="preserve"> </w:t>
        </w:r>
      </w:ins>
      <w:r w:rsidRPr="008727AD">
        <w:rPr>
          <w:sz w:val="24"/>
          <w:szCs w:val="24"/>
          <w:lang w:val="es-ES" w:eastAsia="es-ES"/>
        </w:rPr>
        <w:t xml:space="preserve">de dominio de la solución, </w:t>
      </w:r>
      <w:r w:rsidR="005A4FCC">
        <w:rPr>
          <w:sz w:val="24"/>
          <w:szCs w:val="24"/>
          <w:lang w:val="es-ES" w:eastAsia="es-ES"/>
        </w:rPr>
        <w:t>se obviará</w:t>
      </w:r>
      <w:r w:rsidRPr="008727AD">
        <w:rPr>
          <w:sz w:val="24"/>
          <w:szCs w:val="24"/>
          <w:lang w:val="es-ES" w:eastAsia="es-ES"/>
        </w:rPr>
        <w:t xml:space="preserve"> presentarlo nuevamente (</w:t>
      </w:r>
      <w:commentRangeStart w:id="261"/>
      <w:r w:rsidRPr="008727AD">
        <w:rPr>
          <w:sz w:val="24"/>
          <w:szCs w:val="24"/>
          <w:lang w:val="es-ES" w:eastAsia="es-ES"/>
        </w:rPr>
        <w:t>Imagen</w:t>
      </w:r>
      <w:commentRangeEnd w:id="261"/>
      <w:r w:rsidRPr="008727AD">
        <w:rPr>
          <w:sz w:val="24"/>
          <w:szCs w:val="24"/>
        </w:rPr>
        <w:commentReference w:id="261"/>
      </w:r>
      <w:r w:rsidRPr="008727AD">
        <w:rPr>
          <w:sz w:val="24"/>
          <w:szCs w:val="24"/>
          <w:lang w:val="es-ES" w:eastAsia="es-ES"/>
        </w:rPr>
        <w:t>).</w:t>
      </w:r>
    </w:p>
    <w:p w:rsidR="00977B63" w:rsidRPr="000B03AB" w:rsidRDefault="00977B63" w:rsidP="00977B63">
      <w:pPr>
        <w:pStyle w:val="Ttulo4"/>
      </w:pPr>
      <w:bookmarkStart w:id="262" w:name="_Toc373788968"/>
      <w:r>
        <w:t>Vista de C</w:t>
      </w:r>
      <w:r w:rsidRPr="000B03AB">
        <w:t xml:space="preserve">asos de </w:t>
      </w:r>
      <w:r>
        <w:t>U</w:t>
      </w:r>
      <w:r w:rsidRPr="000B03AB">
        <w:t>so</w:t>
      </w:r>
      <w:bookmarkEnd w:id="262"/>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de Casos de uso tiene como objetivo presentar un subconjunto del total de los casos de uso de</w:t>
      </w:r>
      <w:r w:rsidR="005A4FCC" w:rsidRPr="005A4FCC">
        <w:rPr>
          <w:sz w:val="24"/>
          <w:szCs w:val="24"/>
          <w:lang w:val="es-ES" w:eastAsia="es-ES"/>
        </w:rPr>
        <w:t xml:space="preserve">finidos para el sistema a los cuales se llamará </w:t>
      </w:r>
      <w:r w:rsidRPr="005A4FCC">
        <w:rPr>
          <w:sz w:val="24"/>
          <w:szCs w:val="24"/>
          <w:lang w:val="es-ES" w:eastAsia="es-ES"/>
        </w:rPr>
        <w:t>“casos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Los casos de uso críticos para la arquitectura del sistema fueron prototipados en una etapa temprana del desarrollo del sistema con el fin de validar la arquitectura.</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En el caso del servidor web se consideraron como casos de uso críticos los siguientes:</w:t>
      </w:r>
    </w:p>
    <w:p w:rsidR="00977B63" w:rsidRPr="005A4FCC" w:rsidRDefault="00977B63" w:rsidP="005A4FCC">
      <w:pPr>
        <w:pStyle w:val="Prrafodelista"/>
        <w:numPr>
          <w:ilvl w:val="0"/>
          <w:numId w:val="23"/>
        </w:numPr>
        <w:jc w:val="both"/>
        <w:rPr>
          <w:sz w:val="24"/>
          <w:szCs w:val="24"/>
        </w:rPr>
      </w:pPr>
      <w:r w:rsidRPr="005A4FCC">
        <w:rPr>
          <w:sz w:val="24"/>
          <w:szCs w:val="24"/>
        </w:rPr>
        <w:t>Login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Buscar contenidos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Logout de la aplicación web.</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Considerando los criterios para la elección de casos de uso críticos, los mismos para la aplicación móvil fueron:</w:t>
      </w:r>
    </w:p>
    <w:p w:rsidR="00977B63" w:rsidRPr="005A4FCC" w:rsidRDefault="00977B63" w:rsidP="005A4FCC">
      <w:pPr>
        <w:pStyle w:val="Prrafodelista"/>
        <w:numPr>
          <w:ilvl w:val="0"/>
          <w:numId w:val="24"/>
        </w:numPr>
        <w:ind w:left="360"/>
        <w:jc w:val="both"/>
        <w:rPr>
          <w:sz w:val="24"/>
          <w:szCs w:val="24"/>
        </w:rPr>
      </w:pPr>
      <w:r w:rsidRPr="005A4FCC">
        <w:rPr>
          <w:sz w:val="24"/>
          <w:szCs w:val="24"/>
        </w:rPr>
        <w:t>Login mediante la aplicación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Buscar contenidos mediante la interfaz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Logout de la aplicación móvil.</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A modo de complemento, a continuación se presenta el diagrama de casos de uso que se desprende del previo análisis.</w:t>
      </w:r>
    </w:p>
    <w:p w:rsidR="00977B63" w:rsidRPr="00AF22CE" w:rsidRDefault="00977B63" w:rsidP="00977B63">
      <w:pPr>
        <w:jc w:val="center"/>
        <w:rPr>
          <w:sz w:val="20"/>
          <w:szCs w:val="20"/>
        </w:rPr>
      </w:pPr>
      <w:r w:rsidRPr="00AF22CE">
        <w:rPr>
          <w:noProof/>
          <w:sz w:val="20"/>
          <w:szCs w:val="20"/>
          <w:lang w:val="es-ES_tradnl" w:eastAsia="es-ES_tradnl"/>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263" w:name="_Toc373788973"/>
      <w:r w:rsidRPr="000B03AB">
        <w:t>Vista Lógica</w:t>
      </w:r>
      <w:bookmarkEnd w:id="263"/>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eastAsiaTheme="minorEastAsia" w:cstheme="minorBidi"/>
          <w:color w:val="auto"/>
          <w:sz w:val="20"/>
          <w:szCs w:val="20"/>
        </w:rPr>
      </w:pPr>
      <w:bookmarkStart w:id="264" w:name="_Toc373788975"/>
      <w:r w:rsidRPr="00977B63">
        <w:rPr>
          <w:rFonts w:eastAsiaTheme="minorEastAsia" w:cstheme="minorBidi"/>
          <w:color w:val="auto"/>
          <w:sz w:val="20"/>
          <w:szCs w:val="20"/>
        </w:rPr>
        <w:t>Estilo arquitectónico</w:t>
      </w:r>
      <w:bookmarkEnd w:id="264"/>
    </w:p>
    <w:p w:rsidR="00977B63" w:rsidRPr="005A4FCC" w:rsidRDefault="00977B63" w:rsidP="005A4FCC">
      <w:pPr>
        <w:pStyle w:val="Textoindependiente"/>
        <w:jc w:val="both"/>
        <w:rPr>
          <w:sz w:val="24"/>
          <w:szCs w:val="24"/>
          <w:lang w:val="es-ES" w:eastAsia="es-ES"/>
        </w:rPr>
      </w:pPr>
      <w:r w:rsidRPr="005A4FCC">
        <w:rPr>
          <w:sz w:val="24"/>
          <w:szCs w:val="24"/>
          <w:lang w:val="es-ES" w:eastAsia="es-ES"/>
        </w:rPr>
        <w:t>El estilo arquitectónico adoptado para el desarrollo de la solución es el de Capas Estrictas, donde cada capa consume interfaces (tiene visibilidad) de su inmediata inferior. En la siguiente imagen (</w:t>
      </w:r>
      <w:commentRangeStart w:id="265"/>
      <w:r w:rsidRPr="005A4FCC">
        <w:rPr>
          <w:sz w:val="24"/>
          <w:szCs w:val="24"/>
          <w:lang w:val="es-ES" w:eastAsia="es-ES"/>
        </w:rPr>
        <w:t>todo</w:t>
      </w:r>
      <w:commentRangeEnd w:id="265"/>
      <w:r w:rsidRPr="005A4FCC">
        <w:rPr>
          <w:sz w:val="24"/>
          <w:szCs w:val="24"/>
        </w:rPr>
        <w:commentReference w:id="265"/>
      </w:r>
      <w:r w:rsidRPr="005A4FCC">
        <w:rPr>
          <w:sz w:val="24"/>
          <w:szCs w:val="24"/>
          <w:lang w:val="es-ES" w:eastAsia="es-ES"/>
        </w:rPr>
        <w:t xml:space="preserve">) se presenta el diagrama de componentes de la arquitectura previamente mencionada, en la cual se identifican cuatro subsistemas: </w:t>
      </w:r>
      <w:del w:id="266" w:author="pelo" w:date="2013-12-13T03:49:00Z">
        <w:r w:rsidRPr="005A4FCC" w:rsidDel="00EF3D50">
          <w:rPr>
            <w:sz w:val="24"/>
            <w:szCs w:val="24"/>
            <w:lang w:val="es-ES" w:eastAsia="es-ES"/>
          </w:rPr>
          <w:delText>Capa de Persistencia, Capa de Negocio, Capa de Servicios y Capa de Presentación</w:delText>
        </w:r>
      </w:del>
      <w:ins w:id="267" w:author="pelo" w:date="2013-12-13T03:49:00Z">
        <w:r w:rsidR="00EF3D50">
          <w:rPr>
            <w:sz w:val="24"/>
            <w:szCs w:val="24"/>
            <w:lang w:val="es-ES" w:eastAsia="es-ES"/>
          </w:rPr>
          <w:t>mayusculas</w:t>
        </w:r>
      </w:ins>
      <w:r w:rsidRPr="005A4FCC">
        <w:rPr>
          <w:sz w:val="24"/>
          <w:szCs w:val="24"/>
          <w:lang w:val="es-ES" w:eastAsia="es-ES"/>
        </w:rPr>
        <w:t xml:space="preserve"> estando las dos últimas a un mismo nivel ya que ambos dependen de la Capa de negocio y no tienen dependencias entre sí.</w:t>
      </w:r>
    </w:p>
    <w:p w:rsidR="00977B63" w:rsidRPr="00C703C8" w:rsidRDefault="00977B63" w:rsidP="00977B63">
      <w:pPr>
        <w:jc w:val="center"/>
        <w:rPr>
          <w:sz w:val="20"/>
          <w:szCs w:val="20"/>
        </w:rPr>
      </w:pPr>
      <w:r w:rsidRPr="00C703C8">
        <w:rPr>
          <w:noProof/>
          <w:sz w:val="20"/>
          <w:szCs w:val="20"/>
          <w:lang w:val="es-ES_tradnl" w:eastAsia="es-ES_tradnl"/>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0B03AB" w:rsidRDefault="00977B63" w:rsidP="00977B63">
      <w:pPr>
        <w:pStyle w:val="Ttulo5"/>
      </w:pPr>
      <w:bookmarkStart w:id="268" w:name="_Toc373788976"/>
      <w:r w:rsidRPr="000B03AB">
        <w:lastRenderedPageBreak/>
        <w:t>Subsistemas de la arquitectura</w:t>
      </w:r>
      <w:bookmarkEnd w:id="268"/>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esta sección se da</w:t>
      </w:r>
      <w:r w:rsidR="00967B28">
        <w:rPr>
          <w:sz w:val="24"/>
          <w:szCs w:val="24"/>
          <w:lang w:val="es-ES" w:eastAsia="es-ES"/>
        </w:rPr>
        <w:t xml:space="preserve">rá una breve introducción </w:t>
      </w:r>
      <w:ins w:id="269" w:author="pelo" w:date="2013-12-13T03:49:00Z">
        <w:r w:rsidR="00EF3D50">
          <w:rPr>
            <w:sz w:val="24"/>
            <w:szCs w:val="24"/>
            <w:lang w:val="es-ES" w:eastAsia="es-ES"/>
          </w:rPr>
          <w:t xml:space="preserve">a </w:t>
        </w:r>
      </w:ins>
      <w:r w:rsidR="00967B28">
        <w:rPr>
          <w:sz w:val="24"/>
          <w:szCs w:val="24"/>
          <w:lang w:val="es-ES" w:eastAsia="es-ES"/>
        </w:rPr>
        <w:t>cada s</w:t>
      </w:r>
      <w:r w:rsidRPr="00967B28">
        <w:rPr>
          <w:sz w:val="24"/>
          <w:szCs w:val="24"/>
          <w:lang w:val="es-ES" w:eastAsia="es-ES"/>
        </w:rPr>
        <w:t xml:space="preserve">ubsistema identificado para la arquitectura adoptada, así como una reseña de las unidades lógicas y </w:t>
      </w:r>
      <w:del w:id="270" w:author="pelo" w:date="2013-12-13T03:50:00Z">
        <w:r w:rsidRPr="00967B28" w:rsidDel="00EF3D50">
          <w:rPr>
            <w:sz w:val="24"/>
            <w:szCs w:val="24"/>
            <w:lang w:val="es-ES" w:eastAsia="es-ES"/>
          </w:rPr>
          <w:delText xml:space="preserve">funcionalidades </w:delText>
        </w:r>
      </w:del>
      <w:ins w:id="271" w:author="pelo" w:date="2013-12-13T03:50:00Z">
        <w:r w:rsidR="00EF3D50">
          <w:rPr>
            <w:sz w:val="24"/>
            <w:szCs w:val="24"/>
            <w:lang w:val="es-ES" w:eastAsia="es-ES"/>
          </w:rPr>
          <w:t>funcionales</w:t>
        </w:r>
      </w:ins>
      <w:r w:rsidRPr="00967B28">
        <w:rPr>
          <w:sz w:val="24"/>
          <w:szCs w:val="24"/>
          <w:lang w:val="es-ES" w:eastAsia="es-ES"/>
        </w:rPr>
        <w:t>que contienen.</w:t>
      </w:r>
    </w:p>
    <w:p w:rsidR="00977B63" w:rsidRPr="000B03AB" w:rsidRDefault="00977B63" w:rsidP="00977B63">
      <w:pPr>
        <w:pStyle w:val="Ttulo6"/>
      </w:pPr>
      <w:r w:rsidRPr="000B03AB">
        <w:t>Capa de Presentación</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La capa de presentación contiene los componentes de la aplicación que conforman la interfaz de usuario y manejan las interacciones con los mismos.</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 xml:space="preserve">Considerando que la aplicación a desarrollar constará tanto de un modulo web como un modulo móvil, vale destacar algunas particularidades. En el caso de la aplicación web la </w:t>
      </w:r>
      <w:r w:rsidR="00967B28">
        <w:rPr>
          <w:sz w:val="24"/>
          <w:szCs w:val="24"/>
          <w:lang w:val="es-ES" w:eastAsia="es-ES"/>
        </w:rPr>
        <w:t>c</w:t>
      </w:r>
      <w:r w:rsidRPr="00967B28">
        <w:rPr>
          <w:sz w:val="24"/>
          <w:szCs w:val="24"/>
          <w:lang w:val="es-ES" w:eastAsia="es-ES"/>
        </w:rPr>
        <w:t>apa de presentación estará compuesta por paginas</w:t>
      </w:r>
      <w:ins w:id="272" w:author="pelo" w:date="2013-12-13T03:51:00Z">
        <w:r w:rsidR="00EF3D50">
          <w:rPr>
            <w:sz w:val="24"/>
            <w:szCs w:val="24"/>
            <w:lang w:val="es-ES" w:eastAsia="es-ES"/>
          </w:rPr>
          <w:t xml:space="preserve"> tanto </w:t>
        </w:r>
        <w:r w:rsidR="00EF3D50">
          <w:rPr>
            <w:sz w:val="24"/>
            <w:szCs w:val="24"/>
            <w:lang w:val="es-ES" w:eastAsia="es-ES"/>
          </w:rPr>
          <w:t>HTML</w:t>
        </w:r>
        <w:r w:rsidR="00EF3D50">
          <w:rPr>
            <w:sz w:val="24"/>
            <w:szCs w:val="24"/>
            <w:lang w:val="es-ES" w:eastAsia="es-ES"/>
          </w:rPr>
          <w:t xml:space="preserve"> </w:t>
        </w:r>
      </w:ins>
      <w:ins w:id="273" w:author="pelo" w:date="2013-12-13T03:53:00Z">
        <w:r w:rsidR="00EF3D50">
          <w:rPr>
            <w:sz w:val="24"/>
            <w:szCs w:val="24"/>
            <w:lang w:val="es-ES" w:eastAsia="es-ES"/>
          </w:rPr>
          <w:t>como XHTML</w:t>
        </w:r>
      </w:ins>
      <w:r w:rsidRPr="00967B28">
        <w:rPr>
          <w:sz w:val="24"/>
          <w:szCs w:val="24"/>
          <w:lang w:val="es-ES" w:eastAsia="es-ES"/>
        </w:rPr>
        <w:t xml:space="preserve"> html</w:t>
      </w:r>
      <w:del w:id="274" w:author="pelo" w:date="2013-12-13T03:50:00Z">
        <w:r w:rsidRPr="00967B28" w:rsidDel="00EF3D50">
          <w:rPr>
            <w:sz w:val="24"/>
            <w:szCs w:val="24"/>
            <w:lang w:val="es-ES" w:eastAsia="es-ES"/>
          </w:rPr>
          <w:delText>5</w:delText>
        </w:r>
      </w:del>
      <w:r w:rsidRPr="00967B28">
        <w:rPr>
          <w:sz w:val="24"/>
          <w:szCs w:val="24"/>
          <w:lang w:val="es-ES" w:eastAsia="es-ES"/>
        </w:rPr>
        <w:t>, librerías de estilos</w:t>
      </w:r>
      <w:ins w:id="275" w:author="pelo" w:date="2013-12-13T03:51:00Z">
        <w:r w:rsidR="00EF3D50">
          <w:rPr>
            <w:sz w:val="24"/>
            <w:szCs w:val="24"/>
            <w:lang w:val="es-ES" w:eastAsia="es-ES"/>
          </w:rPr>
          <w:t xml:space="preserve"> (CSS)</w:t>
        </w:r>
      </w:ins>
      <w:r w:rsidRPr="00967B28">
        <w:rPr>
          <w:sz w:val="24"/>
          <w:szCs w:val="24"/>
          <w:lang w:val="es-ES" w:eastAsia="es-ES"/>
        </w:rPr>
        <w:t xml:space="preserve"> así como la lógica necesaria para la invocación de los web services</w:t>
      </w:r>
      <w:r w:rsidR="00967B28">
        <w:rPr>
          <w:sz w:val="24"/>
          <w:szCs w:val="24"/>
          <w:lang w:val="es-ES" w:eastAsia="es-ES"/>
        </w:rPr>
        <w:t xml:space="preserve"> </w:t>
      </w:r>
      <w:r w:rsidRPr="00967B28">
        <w:rPr>
          <w:sz w:val="24"/>
          <w:szCs w:val="24"/>
          <w:lang w:val="es-ES" w:eastAsia="es-ES"/>
        </w:rPr>
        <w:t xml:space="preserve">rest expuestos por la capa de servicios (lógica de presentación mayormente conformada por componentes JQuery). </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B449C1" w:rsidRPr="00B449C1" w:rsidRDefault="00B449C1" w:rsidP="00B449C1">
      <w:pPr>
        <w:tabs>
          <w:tab w:val="left" w:pos="1708"/>
        </w:tabs>
        <w:jc w:val="both"/>
        <w:rPr>
          <w:sz w:val="24"/>
          <w:szCs w:val="24"/>
        </w:rPr>
      </w:pPr>
      <w:r w:rsidRPr="00B449C1">
        <w:rPr>
          <w:sz w:val="24"/>
          <w:szCs w:val="24"/>
        </w:rPr>
        <w:t>Para la presentación de los datos en el dispositivo móvil Android incorpora en su arquitectura la capa Libreries. Esta contiene dentro librerías nativas que permiten representar contenido grafico (OpenGL), reproducir distintos formatos multimedia (</w:t>
      </w:r>
      <w:commentRangeStart w:id="276"/>
      <w:r w:rsidRPr="00B449C1">
        <w:rPr>
          <w:sz w:val="24"/>
          <w:szCs w:val="24"/>
        </w:rPr>
        <w:t>Media Framework</w:t>
      </w:r>
      <w:commentRangeEnd w:id="276"/>
      <w:r w:rsidRPr="00B449C1">
        <w:rPr>
          <w:rStyle w:val="Refdecomentario"/>
          <w:sz w:val="24"/>
          <w:szCs w:val="24"/>
          <w:lang w:val="es-ES" w:eastAsia="es-ES"/>
        </w:rPr>
        <w:commentReference w:id="276"/>
      </w:r>
      <w:r w:rsidRPr="00B449C1">
        <w:rPr>
          <w:sz w:val="24"/>
          <w:szCs w:val="24"/>
        </w:rPr>
        <w:t>) y gestionar la composición de las ventanas (</w:t>
      </w:r>
      <w:commentRangeStart w:id="277"/>
      <w:r w:rsidRPr="00B449C1">
        <w:rPr>
          <w:sz w:val="24"/>
          <w:szCs w:val="24"/>
        </w:rPr>
        <w:t>Surface Manager</w:t>
      </w:r>
      <w:commentRangeEnd w:id="277"/>
      <w:r w:rsidRPr="00B449C1">
        <w:rPr>
          <w:rStyle w:val="Refdecomentario"/>
          <w:sz w:val="24"/>
          <w:szCs w:val="24"/>
          <w:lang w:val="es-ES" w:eastAsia="es-ES"/>
        </w:rPr>
        <w:commentReference w:id="277"/>
      </w:r>
      <w:r w:rsidRPr="00B449C1">
        <w:rPr>
          <w:sz w:val="24"/>
          <w:szCs w:val="24"/>
        </w:rPr>
        <w:t xml:space="preserve">). </w:t>
      </w:r>
    </w:p>
    <w:p w:rsidR="00977B63" w:rsidRPr="000B03AB" w:rsidRDefault="00977B63" w:rsidP="00977B63">
      <w:pPr>
        <w:pStyle w:val="Ttulo4"/>
      </w:pPr>
      <w:r w:rsidRPr="000B03AB">
        <w:t>Capa de Servicios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Capa de Servicios tiene como finalidad ofrecer un subconjunto de la lógica de negocio a clientes remotos, como pueden ser pa</w:t>
      </w:r>
      <w:r w:rsidR="001A7558" w:rsidRPr="00040CC5">
        <w:rPr>
          <w:sz w:val="24"/>
          <w:szCs w:val="24"/>
          <w:lang w:val="es-ES" w:eastAsia="es-ES"/>
        </w:rPr>
        <w:t>ginas HTML a través de pedidos A</w:t>
      </w:r>
      <w:r w:rsidRPr="00040CC5">
        <w:rPr>
          <w:sz w:val="24"/>
          <w:szCs w:val="24"/>
          <w:lang w:val="es-ES" w:eastAsia="es-ES"/>
        </w:rPr>
        <w:t>jax o la aplicación móvil para la recarga de contenidos. Dichos servicios serán expuestos a través de Servicios Web REST utilizando las tecnologías JAX-RS (implementación particular: RestEasy).</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 xml:space="preserve">En el caso de la aplicación móvil, la capa de servicios se encarga de consumir los servicios REST expuestos por el servidor principal utilizando </w:t>
      </w:r>
      <w:r w:rsidR="0054268A" w:rsidRPr="00040CC5">
        <w:rPr>
          <w:sz w:val="24"/>
          <w:szCs w:val="24"/>
          <w:lang w:val="es-ES" w:eastAsia="es-ES"/>
        </w:rPr>
        <w:t>el</w:t>
      </w:r>
      <w:r w:rsidRPr="00040CC5">
        <w:rPr>
          <w:sz w:val="24"/>
          <w:szCs w:val="24"/>
          <w:lang w:val="es-ES" w:eastAsia="es-ES"/>
        </w:rPr>
        <w:t xml:space="preserve"> api de Apache para las operaciones sobre http Apache Http Components.</w:t>
      </w:r>
    </w:p>
    <w:p w:rsidR="00977B63" w:rsidRDefault="00977B63" w:rsidP="00977B63">
      <w:pPr>
        <w:jc w:val="center"/>
        <w:rPr>
          <w:sz w:val="20"/>
          <w:szCs w:val="20"/>
        </w:rPr>
      </w:pPr>
      <w:r w:rsidRPr="00620205">
        <w:rPr>
          <w:noProof/>
          <w:sz w:val="20"/>
          <w:szCs w:val="20"/>
          <w:lang w:val="es-ES_tradnl" w:eastAsia="es-ES_tradnl"/>
        </w:rPr>
        <w:lastRenderedPageBreak/>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Pr="000B03AB" w:rsidRDefault="00977B63" w:rsidP="00977B63">
      <w:pPr>
        <w:pStyle w:val="Ttulo4"/>
      </w:pPr>
      <w:r w:rsidRPr="000B03AB">
        <w:t>Capa de Negocio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Este subsistema encapsula los componentes del sistema que realizan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fachada de la aplicación se implementa como un conjunto de clases (como son por ejemplo NegocioUsuarioImpl y NegocioContenidoImpl) que siguen el patrón SessionFacade. Estas clases se implementan como StatlessBeans de java e implementan las operaciones de casos de uso relacionados entre sí.</w:t>
      </w:r>
    </w:p>
    <w:p w:rsidR="00977B63" w:rsidRDefault="00977B63" w:rsidP="00977B63">
      <w:pPr>
        <w:jc w:val="center"/>
        <w:rPr>
          <w:sz w:val="20"/>
          <w:szCs w:val="20"/>
        </w:rPr>
      </w:pPr>
      <w:r w:rsidRPr="00674B64">
        <w:rPr>
          <w:noProof/>
          <w:sz w:val="20"/>
          <w:szCs w:val="20"/>
          <w:lang w:val="es-ES_tradnl" w:eastAsia="es-ES_tradnl"/>
        </w:rPr>
        <w:drawing>
          <wp:inline distT="0" distB="0" distL="0" distR="0">
            <wp:extent cx="3090703" cy="2955341"/>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l="1235" t="2015" r="2116" b="2015"/>
                    <a:stretch>
                      <a:fillRect/>
                    </a:stretch>
                  </pic:blipFill>
                  <pic:spPr bwMode="auto">
                    <a:xfrm>
                      <a:off x="0" y="0"/>
                      <a:ext cx="3096464" cy="2960849"/>
                    </a:xfrm>
                    <a:prstGeom prst="rect">
                      <a:avLst/>
                    </a:prstGeom>
                    <a:noFill/>
                    <a:ln w="9525">
                      <a:noFill/>
                      <a:miter lim="800000"/>
                      <a:headEnd/>
                      <a:tailEnd/>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lastRenderedPageBreak/>
        <w:t xml:space="preserve">Capa de </w:t>
      </w:r>
      <w:r>
        <w:t>Persistencia</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77B63" w:rsidRPr="00674B64" w:rsidRDefault="00977B63" w:rsidP="00977B63">
      <w:pPr>
        <w:jc w:val="center"/>
        <w:rPr>
          <w:sz w:val="20"/>
          <w:szCs w:val="20"/>
        </w:rPr>
      </w:pPr>
      <w:r w:rsidRPr="00AD03CE">
        <w:rPr>
          <w:noProof/>
          <w:sz w:val="20"/>
          <w:szCs w:val="20"/>
          <w:lang w:val="es-ES_tradnl" w:eastAsia="es-ES_tradnl"/>
        </w:rPr>
        <w:drawing>
          <wp:inline distT="0" distB="0" distL="0" distR="0">
            <wp:extent cx="2755398" cy="2947292"/>
            <wp:effectExtent l="19050" t="0" r="6852"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2756713" cy="2948698"/>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278" w:name="_Toc373788977"/>
      <w:r w:rsidRPr="000B03AB">
        <w:t>Diagramas de Interacción</w:t>
      </w:r>
      <w:bookmarkEnd w:id="278"/>
    </w:p>
    <w:p w:rsidR="00977B63" w:rsidRPr="00F6067B" w:rsidRDefault="00977B63" w:rsidP="00F6067B">
      <w:pPr>
        <w:pStyle w:val="Textoindependiente"/>
        <w:jc w:val="both"/>
        <w:rPr>
          <w:sz w:val="24"/>
          <w:szCs w:val="24"/>
          <w:lang w:val="es-ES" w:eastAsia="es-ES"/>
        </w:rPr>
      </w:pPr>
      <w:r w:rsidRPr="00F6067B">
        <w:rPr>
          <w:sz w:val="24"/>
          <w:szCs w:val="24"/>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Por mayor claridad del documento, a continuación se presentan los Diagramas de secuencia del sistema para dos de los casos de uso críticos, en caso de interés referirse al anexo (</w:t>
      </w:r>
      <w:commentRangeStart w:id="279"/>
      <w:r w:rsidR="00F6067B">
        <w:rPr>
          <w:sz w:val="24"/>
          <w:szCs w:val="24"/>
          <w:lang w:val="es-ES" w:eastAsia="es-ES"/>
        </w:rPr>
        <w:t>A[x] Documento de diseño</w:t>
      </w:r>
      <w:commentRangeEnd w:id="279"/>
      <w:r w:rsidR="00F6067B">
        <w:rPr>
          <w:rStyle w:val="Refdecomentario"/>
          <w:lang w:val="es-ES" w:eastAsia="es-ES"/>
        </w:rPr>
        <w:commentReference w:id="279"/>
      </w:r>
      <w:r w:rsidRPr="00F6067B">
        <w:rPr>
          <w:sz w:val="24"/>
          <w:szCs w:val="24"/>
          <w:lang w:val="es-ES" w:eastAsia="es-ES"/>
        </w:rPr>
        <w:t>).</w:t>
      </w:r>
    </w:p>
    <w:p w:rsidR="00977B63" w:rsidRDefault="00977B63" w:rsidP="00977B63">
      <w:pPr>
        <w:rPr>
          <w:sz w:val="20"/>
          <w:szCs w:val="20"/>
        </w:rPr>
      </w:pPr>
    </w:p>
    <w:p w:rsidR="00977B63" w:rsidRDefault="00977B63" w:rsidP="00977B63">
      <w:pPr>
        <w:jc w:val="center"/>
        <w:rPr>
          <w:sz w:val="20"/>
          <w:szCs w:val="20"/>
        </w:rPr>
      </w:pPr>
      <w:r w:rsidRPr="00537E3B">
        <w:rPr>
          <w:noProof/>
          <w:sz w:val="20"/>
          <w:szCs w:val="20"/>
          <w:lang w:val="es-ES_tradnl" w:eastAsia="es-ES_tradnl"/>
        </w:rPr>
        <w:lastRenderedPageBreak/>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_tradnl" w:eastAsia="es-ES_tradnl"/>
        </w:rPr>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_tradnl" w:eastAsia="es-ES_tradnl"/>
        </w:rPr>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280" w:name="_Toc373788978"/>
      <w:r w:rsidRPr="000B03AB">
        <w:t>Vista de Deployment</w:t>
      </w:r>
      <w:bookmarkEnd w:id="280"/>
    </w:p>
    <w:p w:rsidR="00977B63" w:rsidRPr="00F6067B" w:rsidRDefault="00977B63" w:rsidP="00F6067B">
      <w:pPr>
        <w:pStyle w:val="Textoindependiente"/>
        <w:jc w:val="both"/>
        <w:rPr>
          <w:sz w:val="24"/>
          <w:szCs w:val="24"/>
          <w:lang w:val="es-ES" w:eastAsia="es-ES"/>
        </w:rPr>
      </w:pPr>
      <w:r w:rsidRPr="00F6067B">
        <w:rPr>
          <w:sz w:val="24"/>
          <w:szCs w:val="24"/>
          <w:lang w:val="es-ES" w:eastAsia="es-ES"/>
        </w:rPr>
        <w:t>La Vista de Deployment o Vista de Distribución del sistema permite visualizar los posibles escenarios de asignación de componentes lógicos de la aplicación en diferentes nodos físicos o tiers.</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 xml:space="preserve">En el caso del Marketplace a implementar </w:t>
      </w:r>
      <w:r w:rsidR="00F6067B" w:rsidRPr="00F6067B">
        <w:rPr>
          <w:sz w:val="24"/>
          <w:szCs w:val="24"/>
          <w:lang w:val="es-ES" w:eastAsia="es-ES"/>
        </w:rPr>
        <w:t xml:space="preserve">se </w:t>
      </w:r>
      <w:r w:rsidRPr="00F6067B">
        <w:rPr>
          <w:sz w:val="24"/>
          <w:szCs w:val="24"/>
          <w:lang w:val="es-ES" w:eastAsia="es-ES"/>
        </w:rPr>
        <w:t xml:space="preserve"> identificar</w:t>
      </w:r>
      <w:r w:rsidR="00F6067B" w:rsidRPr="00F6067B">
        <w:rPr>
          <w:sz w:val="24"/>
          <w:szCs w:val="24"/>
          <w:lang w:val="es-ES" w:eastAsia="es-ES"/>
        </w:rPr>
        <w:t>on</w:t>
      </w:r>
      <w:r w:rsidRPr="00F6067B">
        <w:rPr>
          <w:sz w:val="24"/>
          <w:szCs w:val="24"/>
          <w:lang w:val="es-ES" w:eastAsia="es-ES"/>
        </w:rPr>
        <w:t xml:space="preserve"> los siguientes nodos físicos que conformarán el diagrama de distribución:</w:t>
      </w:r>
    </w:p>
    <w:p w:rsidR="00977B63" w:rsidRPr="00D92C49" w:rsidRDefault="00977B63" w:rsidP="00977B63">
      <w:pPr>
        <w:pStyle w:val="Prrafodelista"/>
        <w:numPr>
          <w:ilvl w:val="0"/>
          <w:numId w:val="25"/>
        </w:numPr>
        <w:jc w:val="both"/>
        <w:rPr>
          <w:sz w:val="24"/>
          <w:szCs w:val="24"/>
        </w:rPr>
      </w:pPr>
      <w:r w:rsidRPr="00D92C49">
        <w:rPr>
          <w:b/>
          <w:sz w:val="24"/>
          <w:szCs w:val="24"/>
        </w:rPr>
        <w:t>Cliente Web:</w:t>
      </w:r>
      <w:r w:rsidRPr="00D92C49">
        <w:rPr>
          <w:sz w:val="24"/>
          <w:szCs w:val="24"/>
        </w:rPr>
        <w:t xml:space="preserve"> Computador que tiene el navegador que consumirá la interfaz web.</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Browser: </w:t>
      </w:r>
      <w:r w:rsidRPr="00D92C49">
        <w:rPr>
          <w:sz w:val="24"/>
          <w:szCs w:val="24"/>
        </w:rPr>
        <w:t xml:space="preserve">un navegador web estándar instalado en el cliente. Ejemplos de éste tier pueden ser Google Chrome, Mozilla Firefox, </w:t>
      </w:r>
      <w:r w:rsidR="00C13948" w:rsidRPr="00D92C49">
        <w:rPr>
          <w:sz w:val="24"/>
          <w:szCs w:val="24"/>
        </w:rPr>
        <w:t>Internet</w:t>
      </w:r>
      <w:r w:rsidRPr="00D92C49">
        <w:rPr>
          <w:sz w:val="24"/>
          <w:szCs w:val="24"/>
        </w:rPr>
        <w:t xml:space="preserve"> Explorer, entre otros.</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Cliente Móvil: </w:t>
      </w:r>
      <w:r w:rsidRPr="00D92C49">
        <w:rPr>
          <w:sz w:val="24"/>
          <w:szCs w:val="24"/>
        </w:rPr>
        <w:t>dispositivo móvil que tiene instalada la aplicación móvil del Marketplace.</w:t>
      </w:r>
    </w:p>
    <w:p w:rsidR="00977B63" w:rsidRPr="00D92C49" w:rsidRDefault="00977B63" w:rsidP="00977B63">
      <w:pPr>
        <w:pStyle w:val="Prrafodelista"/>
        <w:numPr>
          <w:ilvl w:val="0"/>
          <w:numId w:val="25"/>
        </w:numPr>
        <w:jc w:val="both"/>
        <w:rPr>
          <w:b/>
          <w:sz w:val="24"/>
          <w:szCs w:val="24"/>
        </w:rPr>
      </w:pPr>
      <w:r w:rsidRPr="00D92C49">
        <w:rPr>
          <w:b/>
          <w:sz w:val="24"/>
          <w:szCs w:val="24"/>
        </w:rPr>
        <w:lastRenderedPageBreak/>
        <w:t xml:space="preserve">Aplicación Android: </w:t>
      </w:r>
      <w:r w:rsidRPr="00D92C49">
        <w:rPr>
          <w:sz w:val="24"/>
          <w:szCs w:val="24"/>
        </w:rPr>
        <w:t xml:space="preserve">Aplicación que consume directamente los web </w:t>
      </w:r>
      <w:r w:rsidR="0054268A" w:rsidRPr="00D92C49">
        <w:rPr>
          <w:sz w:val="24"/>
          <w:szCs w:val="24"/>
        </w:rPr>
        <w:t>Services</w:t>
      </w:r>
      <w:r w:rsidRPr="00D92C49">
        <w:rPr>
          <w:sz w:val="24"/>
          <w:szCs w:val="24"/>
        </w:rPr>
        <w:t xml:space="preserve"> expuestos por el sistema para dicha plataforma.</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aplicaciones: </w:t>
      </w:r>
      <w:r w:rsidRPr="00D92C49">
        <w:rPr>
          <w:sz w:val="24"/>
          <w:szCs w:val="24"/>
        </w:rPr>
        <w:t xml:space="preserve">Servidor que contiene el la aplicación Java Enterprise Edition, en este caso </w:t>
      </w:r>
      <w:r w:rsidR="0054268A" w:rsidRPr="00D92C49">
        <w:rPr>
          <w:sz w:val="24"/>
          <w:szCs w:val="24"/>
        </w:rPr>
        <w:t>JBoss</w:t>
      </w:r>
      <w:r w:rsidRPr="00D92C49">
        <w:rPr>
          <w:sz w:val="24"/>
          <w:szCs w:val="24"/>
        </w:rPr>
        <w:t xml:space="preserve"> 7.1.1 Aplication Server.</w:t>
      </w:r>
    </w:p>
    <w:p w:rsidR="00977B63" w:rsidRPr="00D92C49" w:rsidRDefault="0054268A" w:rsidP="00977B63">
      <w:pPr>
        <w:pStyle w:val="Prrafodelista"/>
        <w:numPr>
          <w:ilvl w:val="0"/>
          <w:numId w:val="25"/>
        </w:numPr>
        <w:jc w:val="both"/>
        <w:rPr>
          <w:b/>
          <w:sz w:val="24"/>
          <w:szCs w:val="24"/>
        </w:rPr>
      </w:pPr>
      <w:r w:rsidRPr="00D92C49">
        <w:rPr>
          <w:b/>
          <w:sz w:val="24"/>
          <w:szCs w:val="24"/>
        </w:rPr>
        <w:t>JBoss</w:t>
      </w:r>
      <w:r w:rsidR="00977B63" w:rsidRPr="00D92C49">
        <w:rPr>
          <w:b/>
          <w:sz w:val="24"/>
          <w:szCs w:val="24"/>
        </w:rPr>
        <w:t xml:space="preserve"> 7.1.1 Application Server:</w:t>
      </w:r>
      <w:r w:rsidR="00977B63" w:rsidRPr="00D92C49">
        <w:rPr>
          <w:sz w:val="24"/>
          <w:szCs w:val="24"/>
        </w:rPr>
        <w:t xml:space="preserve"> servidor de aplicaciones para sistemas desarrollados sobre Java Enterprise Edition.</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Base de Datos: </w:t>
      </w:r>
      <w:r w:rsidRPr="00D92C49">
        <w:rPr>
          <w:sz w:val="24"/>
          <w:szCs w:val="24"/>
        </w:rPr>
        <w:t xml:space="preserve">Computador que corre el motor de base de datos para la aplicación. En este caso </w:t>
      </w:r>
      <w:r w:rsidR="0054268A" w:rsidRPr="00D92C49">
        <w:rPr>
          <w:sz w:val="24"/>
          <w:szCs w:val="24"/>
        </w:rPr>
        <w:t>PostgreSql</w:t>
      </w:r>
      <w:r w:rsidRPr="00D92C49">
        <w:rPr>
          <w:sz w:val="24"/>
          <w:szCs w:val="24"/>
        </w:rPr>
        <w:t xml:space="preserve"> 9.2.</w:t>
      </w:r>
    </w:p>
    <w:p w:rsidR="00977B63" w:rsidRPr="00D92C49" w:rsidRDefault="0054268A" w:rsidP="00977B63">
      <w:pPr>
        <w:pStyle w:val="Prrafodelista"/>
        <w:numPr>
          <w:ilvl w:val="0"/>
          <w:numId w:val="25"/>
        </w:numPr>
        <w:jc w:val="both"/>
        <w:rPr>
          <w:b/>
          <w:sz w:val="24"/>
          <w:szCs w:val="24"/>
        </w:rPr>
      </w:pPr>
      <w:r w:rsidRPr="00D92C49">
        <w:rPr>
          <w:b/>
          <w:sz w:val="24"/>
          <w:szCs w:val="24"/>
        </w:rPr>
        <w:t>PostgreSql</w:t>
      </w:r>
      <w:r w:rsidR="00977B63" w:rsidRPr="00D92C49">
        <w:rPr>
          <w:b/>
          <w:sz w:val="24"/>
          <w:szCs w:val="24"/>
        </w:rPr>
        <w:t xml:space="preserve"> 9.2 </w:t>
      </w:r>
      <w:r w:rsidRPr="00D92C49">
        <w:rPr>
          <w:b/>
          <w:sz w:val="24"/>
          <w:szCs w:val="24"/>
        </w:rPr>
        <w:t>Data Base</w:t>
      </w:r>
      <w:r w:rsidR="00977B63" w:rsidRPr="00D92C49">
        <w:rPr>
          <w:b/>
          <w:sz w:val="24"/>
          <w:szCs w:val="24"/>
        </w:rPr>
        <w:t>:</w:t>
      </w:r>
      <w:r w:rsidR="00977B63" w:rsidRPr="00D92C49">
        <w:rPr>
          <w:sz w:val="24"/>
          <w:szCs w:val="24"/>
        </w:rPr>
        <w:t xml:space="preserve"> motor de base de datos elegido para el desarrollo.</w:t>
      </w:r>
    </w:p>
    <w:p w:rsidR="00977B63" w:rsidRPr="000B03AB" w:rsidRDefault="00977B63" w:rsidP="00977B63">
      <w:pPr>
        <w:pStyle w:val="Ttulo5"/>
      </w:pPr>
      <w:bookmarkStart w:id="281" w:name="_Toc373788979"/>
      <w:r w:rsidRPr="000B03AB">
        <w:t>Escenario de deploy para desarrollo</w:t>
      </w:r>
      <w:bookmarkEnd w:id="281"/>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 xml:space="preserve">El escenario para </w:t>
      </w:r>
      <w:ins w:id="282" w:author="pelo" w:date="2013-12-13T04:00:00Z">
        <w:r w:rsidR="00AC5718">
          <w:rPr>
            <w:rFonts w:eastAsia="Times New Roman" w:cstheme="minorHAnsi"/>
            <w:sz w:val="24"/>
            <w:szCs w:val="24"/>
            <w:lang w:val="es-ES" w:eastAsia="zh-CN"/>
          </w:rPr>
          <w:t>la</w:t>
        </w:r>
      </w:ins>
      <w:r w:rsidRPr="00D92C49">
        <w:rPr>
          <w:rFonts w:eastAsia="Times New Roman" w:cstheme="minorHAnsi"/>
          <w:sz w:val="24"/>
          <w:szCs w:val="24"/>
          <w:lang w:val="es-ES" w:eastAsia="zh-CN"/>
        </w:rPr>
        <w:t>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283" w:name="_Toc373788980"/>
      <w:r w:rsidRPr="000B03AB">
        <w:t>Escenario de deploy para producción</w:t>
      </w:r>
      <w:bookmarkEnd w:id="283"/>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w:t>
      </w:r>
      <w:r w:rsidR="00792DF4">
        <w:rPr>
          <w:rFonts w:eastAsia="Times New Roman" w:cstheme="minorHAnsi"/>
          <w:sz w:val="24"/>
          <w:szCs w:val="24"/>
          <w:lang w:val="es-ES" w:eastAsia="zh-CN"/>
        </w:rPr>
        <w:t xml:space="preserve"> los servicios web</w:t>
      </w:r>
      <w:r w:rsidRPr="00D92C49">
        <w:rPr>
          <w:rFonts w:eastAsia="Times New Roman" w:cstheme="minorHAnsi"/>
          <w:sz w:val="24"/>
          <w:szCs w:val="24"/>
          <w:lang w:val="es-ES" w:eastAsia="zh-CN"/>
        </w:rPr>
        <w:t>.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977B63" w:rsidP="00977B63">
      <w:pPr>
        <w:keepNext/>
        <w:jc w:val="center"/>
      </w:pPr>
      <w:r w:rsidRPr="000B03AB">
        <w:rPr>
          <w:noProof/>
          <w:lang w:val="es-ES_tradnl" w:eastAsia="es-ES_tradnl"/>
        </w:rPr>
        <w:lastRenderedPageBreak/>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537E3B" w:rsidRDefault="00977B63" w:rsidP="00977B63">
      <w:pPr>
        <w:keepNext/>
        <w:jc w:val="center"/>
      </w:pPr>
      <w:r w:rsidRPr="000B03AB">
        <w:rPr>
          <w:noProof/>
          <w:lang w:val="es-ES_tradnl" w:eastAsia="es-ES_tradnl"/>
        </w:rPr>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284" w:name="_Toc373788981"/>
      <w:r w:rsidRPr="000B03AB">
        <w:t>Vista de Implementación</w:t>
      </w:r>
      <w:bookmarkEnd w:id="284"/>
    </w:p>
    <w:p w:rsidR="00977B63" w:rsidRPr="00C90B81" w:rsidRDefault="00977B63" w:rsidP="00C90B81">
      <w:pPr>
        <w:pStyle w:val="Textoindependiente"/>
        <w:jc w:val="both"/>
        <w:rPr>
          <w:rFonts w:eastAsia="Times New Roman" w:cstheme="minorHAnsi"/>
          <w:sz w:val="24"/>
          <w:szCs w:val="24"/>
          <w:lang w:val="es-ES" w:eastAsia="zh-CN"/>
        </w:rPr>
      </w:pPr>
      <w:r w:rsidRPr="00C90B81">
        <w:rPr>
          <w:rFonts w:eastAsia="Times New Roman" w:cstheme="minorHAnsi"/>
          <w:sz w:val="24"/>
          <w:szCs w:val="24"/>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77B63" w:rsidRDefault="00977B63" w:rsidP="00977B63">
      <w:pPr>
        <w:keepNext/>
        <w:jc w:val="center"/>
      </w:pPr>
      <w:r w:rsidRPr="000B03AB">
        <w:rPr>
          <w:noProof/>
          <w:lang w:val="es-ES_tradnl" w:eastAsia="es-ES_tradnl"/>
        </w:rPr>
        <w:drawing>
          <wp:inline distT="0" distB="0" distL="0" distR="0">
            <wp:extent cx="2906490" cy="1719617"/>
            <wp:effectExtent l="19050" t="0" r="816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977B63" w:rsidRDefault="00977B63" w:rsidP="00977B63"/>
    <w:p w:rsidR="00B86714" w:rsidRDefault="00B86714" w:rsidP="00B86714">
      <w:pPr>
        <w:pStyle w:val="Ttulo3"/>
        <w:jc w:val="both"/>
      </w:pPr>
      <w:bookmarkStart w:id="285" w:name="_Toc374214177"/>
      <w:bookmarkStart w:id="286" w:name="_Toc374659751"/>
      <w:bookmarkStart w:id="287" w:name="_Toc370249523"/>
      <w:bookmarkStart w:id="288" w:name="_Toc370250486"/>
      <w:bookmarkStart w:id="289" w:name="_Toc370250558"/>
      <w:bookmarkStart w:id="290" w:name="_Toc370251862"/>
      <w:r>
        <w:lastRenderedPageBreak/>
        <w:t xml:space="preserve">Pautas de </w:t>
      </w:r>
      <w:r w:rsidRPr="00CB6F78">
        <w:t>interfaz</w:t>
      </w:r>
      <w:r>
        <w:t xml:space="preserve"> de usuario</w:t>
      </w:r>
      <w:bookmarkEnd w:id="285"/>
      <w:bookmarkEnd w:id="286"/>
    </w:p>
    <w:p w:rsidR="00B86714" w:rsidRPr="00CB6F78" w:rsidRDefault="00B86714" w:rsidP="00B86714">
      <w:pPr>
        <w:pStyle w:val="Ttulo5"/>
        <w:jc w:val="both"/>
      </w:pPr>
      <w:r w:rsidRPr="00CB6F78">
        <w:rPr>
          <w:i/>
        </w:rPr>
        <w:t>Claridad</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 xml:space="preserve">Una interfaz limpia no necesita manuales, no da lugar a confusiones. Con ello </w:t>
      </w:r>
      <w:r w:rsidR="00C90B81">
        <w:rPr>
          <w:rFonts w:eastAsia="Times New Roman" w:cs="Arial"/>
          <w:sz w:val="24"/>
          <w:szCs w:val="24"/>
          <w:lang w:val="es-ES" w:eastAsia="zh-CN"/>
        </w:rPr>
        <w:t>se asegura</w:t>
      </w:r>
      <w:r w:rsidRPr="00C90B81">
        <w:rPr>
          <w:rFonts w:eastAsia="Times New Roman" w:cs="Arial"/>
          <w:sz w:val="24"/>
          <w:szCs w:val="24"/>
          <w:lang w:val="es-ES" w:eastAsia="zh-CN"/>
        </w:rPr>
        <w:t xml:space="preserve"> que los usuarios tengan menos fallos, y se sientan más cómodos al utilizarla.</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Está relacionada con la cualidad anterior. Mientras más sobrecargada esta la interfaz, más difícil le será al usuario encontrar lo que busca. Por lo tanto </w:t>
      </w:r>
      <w:r w:rsidR="00C90B81" w:rsidRPr="00C90B81">
        <w:rPr>
          <w:rFonts w:eastAsia="Times New Roman" w:cs="Arial"/>
          <w:sz w:val="24"/>
          <w:szCs w:val="24"/>
          <w:lang w:val="es-ES" w:eastAsia="zh-CN"/>
        </w:rPr>
        <w:t>se debe</w:t>
      </w:r>
      <w:r w:rsidRPr="00C90B81">
        <w:rPr>
          <w:rFonts w:eastAsia="Times New Roman" w:cs="Arial"/>
          <w:sz w:val="24"/>
          <w:szCs w:val="24"/>
          <w:lang w:val="es-ES" w:eastAsia="zh-CN"/>
        </w:rPr>
        <w:t xml:space="preserve">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t>Familiaridad</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El tiempo es oro y una buena interfaz de usuario debe </w:t>
      </w:r>
      <w:r w:rsidR="00C90B81" w:rsidRPr="00C90B81">
        <w:rPr>
          <w:rFonts w:eastAsia="Times New Roman" w:cs="Arial"/>
          <w:sz w:val="24"/>
          <w:szCs w:val="24"/>
          <w:lang w:val="es-ES" w:eastAsia="zh-CN"/>
        </w:rPr>
        <w:t>ahorrar</w:t>
      </w:r>
      <w:r w:rsidRPr="00C90B81">
        <w:rPr>
          <w:rFonts w:eastAsia="Times New Roman" w:cs="Arial"/>
          <w:sz w:val="24"/>
          <w:szCs w:val="24"/>
          <w:lang w:val="es-ES" w:eastAsia="zh-CN"/>
        </w:rPr>
        <w:t xml:space="preserve">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buena interfaz no debe castigar a los usuarios por sus errores sino que debe proporcionarles a los mismos una posible manera de corregirlos.</w:t>
      </w:r>
    </w:p>
    <w:p w:rsidR="00B86714" w:rsidRPr="00CB6F78" w:rsidRDefault="001D6408" w:rsidP="00B86714">
      <w:pPr>
        <w:pStyle w:val="Ttulo4"/>
        <w:jc w:val="both"/>
        <w:rPr>
          <w:rFonts w:eastAsia="Times New Roman"/>
        </w:rPr>
      </w:pPr>
      <w:bookmarkStart w:id="291" w:name="__RefHeading__6_467412812"/>
      <w:bookmarkEnd w:id="291"/>
      <w:r>
        <w:rPr>
          <w:rStyle w:val="Ttulo6Car"/>
        </w:rPr>
        <w:t>Características de los usuarios</w:t>
      </w:r>
    </w:p>
    <w:p w:rsidR="00B86714" w:rsidRPr="00C90B81" w:rsidRDefault="00B86714" w:rsidP="00C90B81">
      <w:pPr>
        <w:jc w:val="both"/>
        <w:rPr>
          <w:rFonts w:eastAsia="Times New Roman" w:cstheme="minorHAnsi"/>
          <w:sz w:val="24"/>
          <w:szCs w:val="24"/>
          <w:lang w:val="es-ES" w:eastAsia="zh-CN"/>
        </w:rPr>
      </w:pPr>
      <w:r w:rsidRPr="00C90B81">
        <w:rPr>
          <w:rFonts w:eastAsia="Times New Roman" w:cstheme="minorHAnsi"/>
          <w:sz w:val="24"/>
          <w:szCs w:val="24"/>
          <w:lang w:val="es-ES" w:eastAsia="zh-CN"/>
        </w:rPr>
        <w:t xml:space="preserve">El </w:t>
      </w:r>
      <w:del w:id="292" w:author="pelo" w:date="2013-12-13T04:03:00Z">
        <w:r w:rsidRPr="00C90B81" w:rsidDel="00AC5718">
          <w:rPr>
            <w:rFonts w:eastAsia="Times New Roman" w:cstheme="minorHAnsi"/>
            <w:sz w:val="24"/>
            <w:szCs w:val="24"/>
            <w:lang w:val="es-ES" w:eastAsia="zh-CN"/>
          </w:rPr>
          <w:delText xml:space="preserve">Sistema </w:delText>
        </w:r>
      </w:del>
      <w:ins w:id="293" w:author="pelo" w:date="2013-12-13T04:03:00Z">
        <w:r w:rsidR="00AC5718">
          <w:rPr>
            <w:rFonts w:eastAsia="Times New Roman" w:cstheme="minorHAnsi"/>
            <w:sz w:val="24"/>
            <w:szCs w:val="24"/>
            <w:lang w:val="es-ES" w:eastAsia="zh-CN"/>
          </w:rPr>
          <w:t>s</w:t>
        </w:r>
        <w:r w:rsidR="00AC5718" w:rsidRPr="00C90B81">
          <w:rPr>
            <w:rFonts w:eastAsia="Times New Roman" w:cstheme="minorHAnsi"/>
            <w:sz w:val="24"/>
            <w:szCs w:val="24"/>
            <w:lang w:val="es-ES" w:eastAsia="zh-CN"/>
          </w:rPr>
          <w:t xml:space="preserve">istema </w:t>
        </w:r>
      </w:ins>
      <w:r w:rsidRPr="00C90B81">
        <w:rPr>
          <w:rFonts w:eastAsia="Times New Roman" w:cstheme="minorHAnsi"/>
          <w:sz w:val="24"/>
          <w:szCs w:val="24"/>
          <w:lang w:val="es-ES" w:eastAsia="zh-CN"/>
        </w:rPr>
        <w:t>está destinado a personas de ambos sexos, cuyo conocimiento sobre computadoras puede ser muy limitado.</w:t>
      </w:r>
    </w:p>
    <w:p w:rsidR="00977B63" w:rsidRPr="00B86714" w:rsidRDefault="00977B63" w:rsidP="00B86714">
      <w:pPr>
        <w:pStyle w:val="Ttulo5"/>
        <w:rPr>
          <w:rStyle w:val="Ttulo6Car"/>
          <w:b/>
          <w:bCs/>
        </w:rPr>
      </w:pPr>
      <w:bookmarkStart w:id="294" w:name="_Toc370249526"/>
      <w:bookmarkStart w:id="295" w:name="_Toc370250495"/>
      <w:bookmarkStart w:id="296" w:name="_Toc370250567"/>
      <w:bookmarkStart w:id="297" w:name="_Toc370251871"/>
      <w:bookmarkEnd w:id="287"/>
      <w:bookmarkEnd w:id="288"/>
      <w:bookmarkEnd w:id="289"/>
      <w:bookmarkEnd w:id="290"/>
      <w:r w:rsidRPr="00B86714">
        <w:rPr>
          <w:rStyle w:val="Ttulo6Car"/>
          <w:b/>
          <w:bCs/>
        </w:rPr>
        <w:t>Interfaz de Usuario según requerimientos</w:t>
      </w:r>
      <w:bookmarkEnd w:id="294"/>
      <w:bookmarkEnd w:id="295"/>
      <w:bookmarkEnd w:id="296"/>
      <w:bookmarkEnd w:id="297"/>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ABM:</w:t>
      </w:r>
      <w:r w:rsidRPr="00926743">
        <w:rPr>
          <w:rFonts w:asciiTheme="minorHAnsi" w:hAnsiTheme="minorHAnsi" w:cstheme="minorHAnsi"/>
          <w:sz w:val="24"/>
        </w:rPr>
        <w:t xml:space="preserve"> Estas interfaces serán para ingreso, modificación y eliminación de datos (proveedores, contenidos y</w:t>
      </w:r>
      <w:r w:rsidR="00B86714" w:rsidRPr="00926743">
        <w:rPr>
          <w:rFonts w:asciiTheme="minorHAnsi" w:hAnsiTheme="minorHAnsi" w:cstheme="minorHAnsi"/>
          <w:sz w:val="24"/>
        </w:rPr>
        <w:t xml:space="preserve"> demás), en general se mantiene</w:t>
      </w:r>
      <w:r w:rsidRPr="00926743">
        <w:rPr>
          <w:rFonts w:asciiTheme="minorHAnsi" w:hAnsiTheme="minorHAnsi" w:cstheme="minorHAnsi"/>
          <w:sz w:val="24"/>
        </w:rPr>
        <w:t xml:space="preserve"> el estándar de manejar los botones de acción sobre el lado derecho de la pantalla, identificados con un icono para cada caso.</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del Sistema:</w:t>
      </w:r>
      <w:r w:rsidRPr="00926743">
        <w:rPr>
          <w:rFonts w:asciiTheme="minorHAnsi" w:hAnsiTheme="minorHAnsi" w:cstheme="minorHAnsi"/>
          <w:sz w:val="24"/>
        </w:rPr>
        <w:t xml:space="preserve"> Tanto para el registro, login o demás acciones que necesiten confirmación; se despliegan paneles en forma modal para la inserción de datos.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Listado:</w:t>
      </w:r>
      <w:r w:rsidRPr="00926743">
        <w:rPr>
          <w:rFonts w:asciiTheme="minorHAnsi" w:hAnsiTheme="minorHAnsi" w:cstheme="minorHAnsi"/>
          <w:sz w:val="24"/>
        </w:rPr>
        <w:t xml:space="preserve"> La pantallas de listados ofrecen la posibilidad de elegir el tipo de listado; si será simple o con múltiples filtros.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sz w:val="24"/>
        </w:rPr>
        <w:t>Los errores se muestran de forma clara y concisa en todas las pantallas.</w:t>
      </w:r>
    </w:p>
    <w:p w:rsidR="00EC1D05" w:rsidRDefault="00EC1D05" w:rsidP="00977B63">
      <w:pPr>
        <w:pStyle w:val="Ttulo2"/>
      </w:pPr>
      <w:bookmarkStart w:id="298" w:name="_Toc374659752"/>
      <w:r>
        <w:lastRenderedPageBreak/>
        <w:t xml:space="preserve">Etapa de </w:t>
      </w:r>
      <w:r w:rsidRPr="00977B63">
        <w:t>Implementación</w:t>
      </w:r>
      <w:bookmarkEnd w:id="298"/>
    </w:p>
    <w:p w:rsidR="001D6408" w:rsidRPr="001D6408" w:rsidRDefault="001D6408" w:rsidP="001D6408"/>
    <w:p w:rsidR="00F33A53" w:rsidRPr="00926743" w:rsidRDefault="00F33A53" w:rsidP="00F33A53">
      <w:pPr>
        <w:pStyle w:val="Textoindependiente"/>
        <w:jc w:val="both"/>
        <w:rPr>
          <w:sz w:val="24"/>
          <w:szCs w:val="24"/>
        </w:rPr>
      </w:pPr>
      <w:r w:rsidRPr="00926743">
        <w:rPr>
          <w:sz w:val="24"/>
          <w:szCs w:val="24"/>
        </w:rPr>
        <w:t>Una vez estén disponibles las especificaciones de los módulos a desarrollar en las etapas de Análisis y Diseño, comienza la etapa de Implementación o Generación de código de la solución.</w:t>
      </w:r>
    </w:p>
    <w:p w:rsidR="00F33A53" w:rsidRPr="00926743" w:rsidRDefault="00F33A53" w:rsidP="00F33A53">
      <w:pPr>
        <w:pStyle w:val="Textoindependiente"/>
        <w:jc w:val="both"/>
        <w:rPr>
          <w:sz w:val="24"/>
          <w:szCs w:val="24"/>
        </w:rPr>
      </w:pPr>
      <w:r w:rsidRPr="00926743">
        <w:rPr>
          <w:sz w:val="24"/>
          <w:szCs w:val="24"/>
        </w:rPr>
        <w:t>El objetivo principal de la etapa de implementación es desarrollar la arquitectura y el sistema como un todo. De forma más específica, los propósitos de la Implementación son:</w:t>
      </w:r>
    </w:p>
    <w:p w:rsidR="00F33A53" w:rsidRPr="00926743" w:rsidRDefault="00F33A53" w:rsidP="00F33A53">
      <w:pPr>
        <w:pStyle w:val="Prrafodelista"/>
        <w:numPr>
          <w:ilvl w:val="0"/>
          <w:numId w:val="16"/>
        </w:numPr>
        <w:jc w:val="both"/>
        <w:rPr>
          <w:sz w:val="24"/>
          <w:szCs w:val="24"/>
        </w:rPr>
      </w:pPr>
      <w:r w:rsidRPr="00926743">
        <w:rPr>
          <w:sz w:val="24"/>
          <w:szCs w:val="24"/>
        </w:rPr>
        <w:t>Definir la organización del código en términos de subsistemas estructurados en capas.</w:t>
      </w:r>
    </w:p>
    <w:p w:rsidR="00F33A53" w:rsidRPr="00926743" w:rsidRDefault="00F33A53" w:rsidP="00F33A53">
      <w:pPr>
        <w:pStyle w:val="Prrafodelista"/>
        <w:numPr>
          <w:ilvl w:val="0"/>
          <w:numId w:val="16"/>
        </w:numPr>
        <w:jc w:val="both"/>
        <w:rPr>
          <w:sz w:val="24"/>
          <w:szCs w:val="24"/>
        </w:rPr>
      </w:pPr>
      <w:r w:rsidRPr="00926743">
        <w:rPr>
          <w:sz w:val="24"/>
          <w:szCs w:val="24"/>
        </w:rPr>
        <w:t>Implementar (codificar u estructurar) clases y objetivos en términos de componentes (éstos son código fuente, archivos ejecutables, bases de datos, entre otros)</w:t>
      </w:r>
    </w:p>
    <w:p w:rsidR="00F33A53" w:rsidRPr="00926743" w:rsidRDefault="00F33A53" w:rsidP="00F33A53">
      <w:pPr>
        <w:pStyle w:val="Prrafodelista"/>
        <w:numPr>
          <w:ilvl w:val="0"/>
          <w:numId w:val="16"/>
        </w:numPr>
        <w:jc w:val="both"/>
        <w:rPr>
          <w:sz w:val="24"/>
          <w:szCs w:val="24"/>
        </w:rPr>
      </w:pPr>
      <w:r w:rsidRPr="00926743">
        <w:rPr>
          <w:sz w:val="24"/>
          <w:szCs w:val="24"/>
        </w:rPr>
        <w:t>Ejecutar pruebas de los componentes como unidades</w:t>
      </w:r>
    </w:p>
    <w:p w:rsidR="00F33A53" w:rsidRPr="00926743" w:rsidRDefault="00F33A53" w:rsidP="00F33A53">
      <w:pPr>
        <w:pStyle w:val="Prrafodelista"/>
        <w:numPr>
          <w:ilvl w:val="0"/>
          <w:numId w:val="16"/>
        </w:numPr>
        <w:jc w:val="both"/>
        <w:rPr>
          <w:sz w:val="24"/>
          <w:szCs w:val="24"/>
        </w:rPr>
      </w:pPr>
      <w:r w:rsidRPr="00926743">
        <w:rPr>
          <w:sz w:val="24"/>
          <w:szCs w:val="24"/>
        </w:rPr>
        <w:t>Integración de los resultados producidos por los desarrolladores individuales del equipo de desarrollo para llegar a un sistema ejecutable.</w:t>
      </w:r>
    </w:p>
    <w:p w:rsidR="00F33A53" w:rsidRDefault="00F33A53" w:rsidP="00F33A53">
      <w:pPr>
        <w:pStyle w:val="Ttulo3"/>
      </w:pPr>
      <w:bookmarkStart w:id="299" w:name="_Toc374659753"/>
      <w:r>
        <w:t>Metodologías individuales</w:t>
      </w:r>
      <w:bookmarkEnd w:id="299"/>
    </w:p>
    <w:p w:rsidR="00F33A53" w:rsidRPr="00926743" w:rsidRDefault="00F33A53" w:rsidP="00926743">
      <w:pPr>
        <w:jc w:val="both"/>
        <w:rPr>
          <w:sz w:val="24"/>
          <w:szCs w:val="24"/>
          <w:lang w:eastAsia="es-UY"/>
        </w:rPr>
      </w:pPr>
      <w:r w:rsidRPr="00926743">
        <w:rPr>
          <w:sz w:val="24"/>
          <w:szCs w:val="24"/>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926743">
        <w:rPr>
          <w:sz w:val="24"/>
          <w:szCs w:val="24"/>
          <w:lang w:eastAsia="es-UY"/>
        </w:rPr>
        <w:t>así</w:t>
      </w:r>
      <w:r w:rsidRPr="00926743">
        <w:rPr>
          <w:sz w:val="24"/>
          <w:szCs w:val="24"/>
          <w:lang w:eastAsia="es-UY"/>
        </w:rPr>
        <w:t xml:space="preserve"> como el entendimiento  del código y adopción de buenas </w:t>
      </w:r>
      <w:r w:rsidR="00227416" w:rsidRPr="00926743">
        <w:rPr>
          <w:sz w:val="24"/>
          <w:szCs w:val="24"/>
          <w:lang w:eastAsia="es-UY"/>
        </w:rPr>
        <w:t>prácticas</w:t>
      </w:r>
      <w:r w:rsidRPr="00926743">
        <w:rPr>
          <w:sz w:val="24"/>
          <w:szCs w:val="24"/>
          <w:lang w:eastAsia="es-UY"/>
        </w:rPr>
        <w:t xml:space="preserve"> por parte todos los miembros del equipo.</w:t>
      </w:r>
    </w:p>
    <w:p w:rsidR="00F33A53" w:rsidRPr="00926743" w:rsidRDefault="00F33A53" w:rsidP="00926743">
      <w:pPr>
        <w:jc w:val="both"/>
        <w:rPr>
          <w:sz w:val="24"/>
          <w:szCs w:val="24"/>
          <w:lang w:eastAsia="es-UY"/>
        </w:rPr>
      </w:pPr>
      <w:r w:rsidRPr="00926743">
        <w:rPr>
          <w:sz w:val="24"/>
          <w:szCs w:val="24"/>
          <w:lang w:eastAsia="es-UY"/>
        </w:rPr>
        <w:t xml:space="preserve">Durante el desarrollo de la solución en cuestión, el equipo acordó la utilización de la Java </w:t>
      </w:r>
      <w:r w:rsidRPr="00926743">
        <w:rPr>
          <w:i/>
          <w:sz w:val="24"/>
          <w:szCs w:val="24"/>
          <w:lang w:eastAsia="es-UY"/>
        </w:rPr>
        <w:t>Code</w:t>
      </w:r>
      <w:r w:rsidR="00926743" w:rsidRPr="00926743">
        <w:rPr>
          <w:i/>
          <w:sz w:val="24"/>
          <w:szCs w:val="24"/>
          <w:lang w:eastAsia="es-UY"/>
        </w:rPr>
        <w:t xml:space="preserve"> </w:t>
      </w:r>
      <w:r w:rsidRPr="00926743">
        <w:rPr>
          <w:i/>
          <w:sz w:val="24"/>
          <w:szCs w:val="24"/>
          <w:lang w:eastAsia="es-UY"/>
        </w:rPr>
        <w:t>Convention</w:t>
      </w:r>
      <w:r w:rsidRPr="00926743">
        <w:rPr>
          <w:sz w:val="24"/>
          <w:szCs w:val="24"/>
          <w:lang w:eastAsia="es-UY"/>
        </w:rPr>
        <w:t xml:space="preserve"> de manera de estandarizar nombres de funciones, variables, objetos, entre otros. La documentación de funciones (ya sea encabezados de funciones, y clases como comentarios </w:t>
      </w:r>
      <w:r w:rsidRPr="00926743">
        <w:rPr>
          <w:i/>
          <w:sz w:val="24"/>
          <w:szCs w:val="24"/>
          <w:lang w:eastAsia="es-UY"/>
        </w:rPr>
        <w:t>in-line</w:t>
      </w:r>
      <w:r w:rsidRPr="00926743">
        <w:rPr>
          <w:sz w:val="24"/>
          <w:szCs w:val="24"/>
          <w:lang w:eastAsia="es-UY"/>
        </w:rPr>
        <w:t>) fueron determinantes para el correcto funcionamiento del equipo considerando la distribución de responsabilidades abordada.</w:t>
      </w:r>
    </w:p>
    <w:p w:rsidR="00F33A53" w:rsidRDefault="00F33A53" w:rsidP="00F33A53">
      <w:pPr>
        <w:pStyle w:val="Ttulo3"/>
      </w:pPr>
      <w:bookmarkStart w:id="300" w:name="_Toc374659754"/>
      <w:r>
        <w:t>Metodologías de equipo</w:t>
      </w:r>
      <w:bookmarkEnd w:id="300"/>
    </w:p>
    <w:p w:rsidR="00F33A53" w:rsidRPr="00926743" w:rsidRDefault="00F33A53" w:rsidP="00926743">
      <w:pPr>
        <w:pStyle w:val="Textoindependiente"/>
        <w:jc w:val="both"/>
        <w:rPr>
          <w:sz w:val="24"/>
          <w:szCs w:val="24"/>
        </w:rPr>
      </w:pPr>
      <w:r w:rsidRPr="00926743">
        <w:rPr>
          <w:sz w:val="24"/>
          <w:szCs w:val="24"/>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926743" w:rsidRDefault="00F33A53" w:rsidP="00926743">
      <w:pPr>
        <w:pStyle w:val="Textoindependiente"/>
        <w:jc w:val="both"/>
        <w:rPr>
          <w:sz w:val="24"/>
          <w:szCs w:val="24"/>
        </w:rPr>
      </w:pPr>
      <w:r w:rsidRPr="00926743">
        <w:rPr>
          <w:sz w:val="24"/>
          <w:szCs w:val="24"/>
        </w:rPr>
        <w:t xml:space="preserve">En cuanto a la distribución de responsabilidades, se deicidio dividir el desarrollo por módulos detectados durante la etapa de Diseño, estos son Modulo Servidor, Modulo </w:t>
      </w:r>
      <w:r w:rsidRPr="00926743">
        <w:rPr>
          <w:sz w:val="24"/>
          <w:szCs w:val="24"/>
        </w:rPr>
        <w:lastRenderedPageBreak/>
        <w:t xml:space="preserve">Presentación web y </w:t>
      </w:r>
      <w:r w:rsidR="00926743">
        <w:rPr>
          <w:sz w:val="24"/>
          <w:szCs w:val="24"/>
        </w:rPr>
        <w:t>A</w:t>
      </w:r>
      <w:r w:rsidRPr="00926743">
        <w:rPr>
          <w:sz w:val="24"/>
          <w:szCs w:val="24"/>
        </w:rPr>
        <w:t>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Del="00672E37" w:rsidRDefault="00F33A53" w:rsidP="00926743">
      <w:pPr>
        <w:jc w:val="both"/>
        <w:rPr>
          <w:del w:id="301" w:author="pelo" w:date="2013-12-13T04:12:00Z"/>
          <w:sz w:val="24"/>
          <w:szCs w:val="24"/>
        </w:rPr>
      </w:pPr>
      <w:r w:rsidRPr="00926743">
        <w:rPr>
          <w:sz w:val="24"/>
          <w:szCs w:val="24"/>
        </w:rPr>
        <w:t xml:space="preserve">En cuanto a versionado de código refiere, se utilizó el protocolo de versionado </w:t>
      </w:r>
      <w:commentRangeStart w:id="302"/>
      <w:r w:rsidR="00227416" w:rsidRPr="00926743">
        <w:rPr>
          <w:sz w:val="24"/>
          <w:szCs w:val="24"/>
        </w:rPr>
        <w:t>GIT</w:t>
      </w:r>
      <w:commentRangeEnd w:id="302"/>
      <w:r w:rsidR="00227416" w:rsidRPr="00926743">
        <w:rPr>
          <w:rStyle w:val="Refdecomentario"/>
          <w:sz w:val="24"/>
          <w:szCs w:val="24"/>
          <w:lang w:val="es-ES" w:eastAsia="es-ES"/>
        </w:rPr>
        <w:commentReference w:id="302"/>
      </w:r>
      <w:r w:rsidR="00227416" w:rsidRPr="00926743">
        <w:rPr>
          <w:sz w:val="24"/>
          <w:szCs w:val="24"/>
        </w:rPr>
        <w:t>,</w:t>
      </w:r>
      <w:r w:rsidR="00926743">
        <w:rPr>
          <w:sz w:val="24"/>
          <w:szCs w:val="24"/>
        </w:rPr>
        <w:t xml:space="preserve"> </w:t>
      </w:r>
      <w:r w:rsidR="00227416" w:rsidRPr="00926743">
        <w:rPr>
          <w:sz w:val="24"/>
          <w:szCs w:val="24"/>
        </w:rPr>
        <w:t>en</w:t>
      </w:r>
      <w:r w:rsidRPr="00926743">
        <w:rPr>
          <w:sz w:val="24"/>
          <w:szCs w:val="24"/>
        </w:rPr>
        <w:t xml:space="preserve"> particular el repositorio gratuito ofrecido por GitHub, que brinda la posibilidad de almacenar un proyecto de hasta 1gb.</w:t>
      </w:r>
      <w:del w:id="303" w:author="pelo" w:date="2013-12-13T04:12:00Z">
        <w:r w:rsidRPr="00926743" w:rsidDel="00672E37">
          <w:rPr>
            <w:sz w:val="24"/>
            <w:szCs w:val="24"/>
          </w:rPr>
          <w:delText xml:space="preserve"> Los clientes instalados en los equipos (</w:delText>
        </w:r>
        <w:r w:rsidR="00227416" w:rsidRPr="00926743" w:rsidDel="00672E37">
          <w:rPr>
            <w:sz w:val="24"/>
            <w:szCs w:val="24"/>
          </w:rPr>
          <w:delText>pc’s</w:delText>
        </w:r>
        <w:r w:rsidRPr="00926743" w:rsidDel="00672E37">
          <w:rPr>
            <w:sz w:val="24"/>
            <w:szCs w:val="24"/>
          </w:rPr>
          <w:delText>) de desarrollo contaban tanto con un cliente integrado al IDE de desarrollo como un cliente externo ofrecido por la misma plataforma (</w:delText>
        </w:r>
        <w:r w:rsidR="00227416" w:rsidRPr="00926743" w:rsidDel="00672E37">
          <w:rPr>
            <w:sz w:val="24"/>
            <w:szCs w:val="24"/>
          </w:rPr>
          <w:delText>GitClient</w:delText>
        </w:r>
        <w:r w:rsidRPr="00926743" w:rsidDel="00672E37">
          <w:rPr>
            <w:sz w:val="24"/>
            <w:szCs w:val="24"/>
          </w:rPr>
          <w:delText xml:space="preserve"> v1.8).</w:delText>
        </w:r>
      </w:del>
    </w:p>
    <w:p w:rsidR="00672E37" w:rsidRDefault="00672E37" w:rsidP="00672E37">
      <w:pPr>
        <w:jc w:val="both"/>
        <w:rPr>
          <w:ins w:id="304" w:author="pelo" w:date="2013-12-13T04:12:00Z"/>
          <w:sz w:val="24"/>
          <w:szCs w:val="24"/>
        </w:rPr>
        <w:pPrChange w:id="305" w:author="pelo" w:date="2013-12-13T04:12:00Z">
          <w:pPr>
            <w:jc w:val="center"/>
          </w:pPr>
        </w:pPrChange>
      </w:pPr>
    </w:p>
    <w:p w:rsidR="00E0767E" w:rsidRPr="00926743" w:rsidRDefault="00672E37" w:rsidP="00672E37">
      <w:pPr>
        <w:jc w:val="both"/>
        <w:rPr>
          <w:sz w:val="24"/>
          <w:szCs w:val="24"/>
        </w:rPr>
        <w:pPrChange w:id="306" w:author="pelo" w:date="2013-12-13T04:12:00Z">
          <w:pPr>
            <w:jc w:val="center"/>
          </w:pPr>
        </w:pPrChange>
      </w:pPr>
      <w:ins w:id="307" w:author="pelo" w:date="2013-12-13T04:12:00Z">
        <w:r>
          <w:rPr>
            <w:sz w:val="24"/>
            <w:szCs w:val="24"/>
          </w:rPr>
          <w:t>pensar</w:t>
        </w:r>
      </w:ins>
      <w:r w:rsidR="00E0767E">
        <w:rPr>
          <w:noProof/>
          <w:lang w:val="es-ES_tradnl" w:eastAsia="es-ES_tradnl"/>
        </w:rPr>
        <w:drawing>
          <wp:inline distT="0" distB="0" distL="0" distR="0">
            <wp:extent cx="4808982" cy="2700385"/>
            <wp:effectExtent l="19050" t="0" r="0" b="0"/>
            <wp:docPr id="4"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42"/>
                    <a:srcRect/>
                    <a:stretch>
                      <a:fillRect/>
                    </a:stretch>
                  </pic:blipFill>
                  <pic:spPr bwMode="auto">
                    <a:xfrm>
                      <a:off x="0" y="0"/>
                      <a:ext cx="4810204" cy="2701071"/>
                    </a:xfrm>
                    <a:prstGeom prst="rect">
                      <a:avLst/>
                    </a:prstGeom>
                    <a:noFill/>
                    <a:ln w="9525">
                      <a:noFill/>
                      <a:miter lim="800000"/>
                      <a:headEnd/>
                      <a:tailEnd/>
                    </a:ln>
                  </pic:spPr>
                </pic:pic>
              </a:graphicData>
            </a:graphic>
          </wp:inline>
        </w:drawing>
      </w:r>
    </w:p>
    <w:p w:rsidR="00F33A53" w:rsidRPr="00926743" w:rsidRDefault="00F33A53" w:rsidP="00926743">
      <w:pPr>
        <w:jc w:val="both"/>
        <w:rPr>
          <w:sz w:val="24"/>
          <w:szCs w:val="24"/>
        </w:rPr>
      </w:pPr>
      <w:r w:rsidRPr="00926743">
        <w:rPr>
          <w:sz w:val="24"/>
          <w:szCs w:val="24"/>
        </w:rPr>
        <w:t xml:space="preserve">El seguimiento de incidencias en el transcurso del desarrollo se realizó mediante el módulo de seguimiento de incidencias facilitado por la plataforma GitHub. En el mismo se llevó a cabo el reporte y seguimiento de </w:t>
      </w:r>
      <w:r w:rsidR="00227416" w:rsidRPr="00926743">
        <w:rPr>
          <w:sz w:val="24"/>
          <w:szCs w:val="24"/>
        </w:rPr>
        <w:t>incidencias, así</w:t>
      </w:r>
      <w:r w:rsidRPr="00926743">
        <w:rPr>
          <w:sz w:val="24"/>
          <w:szCs w:val="24"/>
        </w:rPr>
        <w:t xml:space="preserve"> como </w:t>
      </w:r>
      <w:r w:rsidR="00227416" w:rsidRPr="00926743">
        <w:rPr>
          <w:sz w:val="24"/>
          <w:szCs w:val="24"/>
        </w:rPr>
        <w:t>la planificación</w:t>
      </w:r>
      <w:r w:rsidRPr="00926743">
        <w:rPr>
          <w:sz w:val="24"/>
          <w:szCs w:val="24"/>
        </w:rPr>
        <w:t xml:space="preserve"> de </w:t>
      </w:r>
      <w:r w:rsidRPr="00926743">
        <w:rPr>
          <w:i/>
          <w:sz w:val="24"/>
          <w:szCs w:val="24"/>
        </w:rPr>
        <w:t>Millestones</w:t>
      </w:r>
      <w:r w:rsidRPr="00926743">
        <w:rPr>
          <w:sz w:val="24"/>
          <w:szCs w:val="24"/>
        </w:rPr>
        <w:t xml:space="preserve"> o metas.</w:t>
      </w:r>
    </w:p>
    <w:p w:rsidR="00F33A53" w:rsidRPr="00F31EE7" w:rsidRDefault="00F33A53" w:rsidP="00926743">
      <w:pPr>
        <w:jc w:val="both"/>
        <w:rPr>
          <w:rFonts w:asciiTheme="majorHAnsi" w:eastAsiaTheme="majorEastAsia" w:hAnsiTheme="majorHAnsi" w:cstheme="majorBidi"/>
          <w:b/>
          <w:bCs/>
          <w:color w:val="46464A" w:themeColor="text2"/>
          <w:sz w:val="24"/>
        </w:rPr>
      </w:pPr>
      <w:r w:rsidRPr="00926743">
        <w:rPr>
          <w:sz w:val="24"/>
          <w:szCs w:val="24"/>
        </w:rPr>
        <w:t xml:space="preserve">Para las liberaciones de versiones parciales estables, se consideró en un comienzo, la posibilidad de implantar la aplicación en un servidor de hosting (como pueden ser </w:t>
      </w:r>
      <w:commentRangeStart w:id="308"/>
      <w:r w:rsidRPr="00926743">
        <w:rPr>
          <w:sz w:val="24"/>
          <w:szCs w:val="24"/>
        </w:rPr>
        <w:t xml:space="preserve">JVMHost </w:t>
      </w:r>
      <w:commentRangeEnd w:id="308"/>
      <w:r w:rsidR="00E0767E">
        <w:rPr>
          <w:rStyle w:val="Refdecomentario"/>
          <w:lang w:val="es-ES" w:eastAsia="es-ES"/>
        </w:rPr>
        <w:commentReference w:id="308"/>
      </w:r>
      <w:r w:rsidRPr="00926743">
        <w:rPr>
          <w:sz w:val="24"/>
          <w:szCs w:val="24"/>
        </w:rPr>
        <w:t xml:space="preserve">o </w:t>
      </w:r>
      <w:commentRangeStart w:id="309"/>
      <w:r w:rsidRPr="00926743">
        <w:rPr>
          <w:sz w:val="24"/>
          <w:szCs w:val="24"/>
        </w:rPr>
        <w:t>Amazon Web Hosting</w:t>
      </w:r>
      <w:commentRangeEnd w:id="309"/>
      <w:r w:rsidR="00E0767E">
        <w:rPr>
          <w:rStyle w:val="Refdecomentario"/>
          <w:lang w:val="es-ES" w:eastAsia="es-ES"/>
        </w:rPr>
        <w:commentReference w:id="309"/>
      </w:r>
      <w:r w:rsidRPr="00926743">
        <w:rPr>
          <w:sz w:val="24"/>
          <w:szCs w:val="24"/>
        </w:rPr>
        <w:t>). Por cuestiones económicas, se decidió no hacerlo dado que dichos servicios fluctúan entre los 20 y 27 dólares mensuales (considerando los recursos</w:t>
      </w:r>
      <w:r w:rsidR="00E0767E">
        <w:rPr>
          <w:sz w:val="24"/>
          <w:szCs w:val="24"/>
        </w:rPr>
        <w:t xml:space="preserve"> de procesamiento y almacenamiento</w:t>
      </w:r>
      <w:r w:rsidRPr="00926743">
        <w:rPr>
          <w:sz w:val="24"/>
          <w:szCs w:val="24"/>
        </w:rPr>
        <w:t xml:space="preserve"> requeridos para dicha implantación). Como alternativa, se utilizaron tags en el repositorio GitHub para cada liberación realizada, y correspondientes </w:t>
      </w:r>
      <w:r w:rsidRPr="00926743">
        <w:rPr>
          <w:i/>
          <w:sz w:val="24"/>
          <w:szCs w:val="24"/>
        </w:rPr>
        <w:t>merges</w:t>
      </w:r>
      <w:r w:rsidRPr="00926743">
        <w:rPr>
          <w:sz w:val="24"/>
          <w:szCs w:val="24"/>
        </w:rPr>
        <w:t xml:space="preserve"> contra la rama </w:t>
      </w:r>
      <w:r w:rsidR="001D6408" w:rsidRPr="00926743">
        <w:rPr>
          <w:i/>
          <w:sz w:val="24"/>
          <w:szCs w:val="24"/>
        </w:rPr>
        <w:t>master</w:t>
      </w:r>
      <w:r w:rsidRPr="00926743">
        <w:rPr>
          <w:sz w:val="24"/>
          <w:szCs w:val="24"/>
        </w:rPr>
        <w:t xml:space="preserve">. </w:t>
      </w:r>
    </w:p>
    <w:p w:rsidR="00672E37" w:rsidRDefault="00672E37">
      <w:pPr>
        <w:rPr>
          <w:ins w:id="310" w:author="pelo" w:date="2013-12-13T04:15:00Z"/>
          <w:rFonts w:eastAsiaTheme="majorEastAsia" w:cstheme="majorBidi"/>
          <w:b/>
          <w:bCs/>
          <w:color w:val="46464A" w:themeColor="text2"/>
          <w:sz w:val="24"/>
        </w:rPr>
      </w:pPr>
      <w:bookmarkStart w:id="311" w:name="_Toc374659755"/>
      <w:ins w:id="312" w:author="pelo" w:date="2013-12-13T04:15:00Z">
        <w:r>
          <w:br w:type="page"/>
        </w:r>
      </w:ins>
    </w:p>
    <w:p w:rsidR="00F33A53" w:rsidRDefault="00F33A53" w:rsidP="00F33A53">
      <w:pPr>
        <w:pStyle w:val="Ttulo3"/>
      </w:pPr>
      <w:r>
        <w:t>Entorno de desarrollo</w:t>
      </w:r>
      <w:bookmarkEnd w:id="311"/>
    </w:p>
    <w:p w:rsidR="00F33A53" w:rsidRPr="00E0767E" w:rsidRDefault="00F33A53" w:rsidP="00F33A53">
      <w:pPr>
        <w:jc w:val="both"/>
        <w:rPr>
          <w:sz w:val="24"/>
          <w:szCs w:val="24"/>
        </w:rPr>
      </w:pPr>
      <w:r w:rsidRPr="00E0767E">
        <w:rPr>
          <w:sz w:val="24"/>
          <w:szCs w:val="24"/>
        </w:rPr>
        <w:t>Al momento de preparar el ambiente de desarrollo, se optó por:</w:t>
      </w:r>
    </w:p>
    <w:p w:rsidR="00F33A53" w:rsidRPr="00E0767E" w:rsidRDefault="00F33A53" w:rsidP="00F33A53">
      <w:pPr>
        <w:pStyle w:val="Prrafodelista"/>
        <w:numPr>
          <w:ilvl w:val="0"/>
          <w:numId w:val="18"/>
        </w:numPr>
        <w:jc w:val="both"/>
        <w:rPr>
          <w:sz w:val="24"/>
          <w:szCs w:val="24"/>
        </w:rPr>
      </w:pPr>
      <w:r w:rsidRPr="00E0767E">
        <w:rPr>
          <w:sz w:val="24"/>
          <w:szCs w:val="24"/>
        </w:rPr>
        <w:lastRenderedPageBreak/>
        <w:t>Eclipse Kepler 4.3 como Entorno integrado de desarrollo. Si bien demostró demandar demasiados recursos, lo compensa con la fácil integración con todas las tecnologías aplicadas, repositorios GIT, entre otros.</w:t>
      </w:r>
    </w:p>
    <w:p w:rsidR="00F33A53" w:rsidRPr="00E0767E" w:rsidRDefault="00F33A53" w:rsidP="00F33A53">
      <w:pPr>
        <w:pStyle w:val="Prrafodelista"/>
        <w:numPr>
          <w:ilvl w:val="0"/>
          <w:numId w:val="18"/>
        </w:numPr>
        <w:jc w:val="both"/>
        <w:rPr>
          <w:sz w:val="24"/>
          <w:szCs w:val="24"/>
        </w:rPr>
      </w:pPr>
      <w:r w:rsidRPr="00E0767E">
        <w:rPr>
          <w:sz w:val="24"/>
          <w:szCs w:val="24"/>
        </w:rPr>
        <w:t>ADT (</w:t>
      </w:r>
      <w:r w:rsidR="00227416" w:rsidRPr="00E0767E">
        <w:rPr>
          <w:sz w:val="24"/>
          <w:szCs w:val="24"/>
        </w:rPr>
        <w:t>Androiddeveloper</w:t>
      </w:r>
      <w:r w:rsidRPr="00E0767E">
        <w:rPr>
          <w:sz w:val="24"/>
          <w:szCs w:val="24"/>
        </w:rPr>
        <w:t xml:space="preserve"> Tools) plugin para eclipse en el caso del desarrollo de la aplicación móvil.</w:t>
      </w:r>
    </w:p>
    <w:p w:rsidR="00F33A53" w:rsidRPr="00E0767E" w:rsidRDefault="00F33A53" w:rsidP="00F33A53">
      <w:pPr>
        <w:pStyle w:val="Prrafodelista"/>
        <w:numPr>
          <w:ilvl w:val="0"/>
          <w:numId w:val="18"/>
        </w:numPr>
        <w:jc w:val="both"/>
        <w:rPr>
          <w:sz w:val="24"/>
          <w:szCs w:val="24"/>
        </w:rPr>
      </w:pPr>
      <w:r w:rsidRPr="00E0767E">
        <w:rPr>
          <w:sz w:val="24"/>
          <w:szCs w:val="24"/>
        </w:rPr>
        <w:t xml:space="preserve">Sublime text v3 para el desarrollo del frontend. Esta elección se debe a los bajos recursos consumidos por el mismo y a la no necesidad de compilación (paginas </w:t>
      </w:r>
      <w:r w:rsidR="00227416" w:rsidRPr="00E0767E">
        <w:rPr>
          <w:sz w:val="24"/>
          <w:szCs w:val="24"/>
        </w:rPr>
        <w:t>HTML</w:t>
      </w:r>
      <w:r w:rsidRPr="00E0767E">
        <w:rPr>
          <w:sz w:val="24"/>
          <w:szCs w:val="24"/>
        </w:rPr>
        <w:t xml:space="preserve"> y código </w:t>
      </w:r>
      <w:r w:rsidR="00227416" w:rsidRPr="00E0767E">
        <w:rPr>
          <w:sz w:val="24"/>
          <w:szCs w:val="24"/>
        </w:rPr>
        <w:t>java script</w:t>
      </w:r>
      <w:r w:rsidRPr="00E0767E">
        <w:rPr>
          <w:sz w:val="24"/>
          <w:szCs w:val="24"/>
        </w:rPr>
        <w:t xml:space="preserve"> conforman al frontend).</w:t>
      </w:r>
    </w:p>
    <w:p w:rsidR="00F33A53" w:rsidRPr="00E0767E" w:rsidRDefault="00F33A53" w:rsidP="00F33A53">
      <w:pPr>
        <w:pStyle w:val="Prrafodelista"/>
        <w:numPr>
          <w:ilvl w:val="0"/>
          <w:numId w:val="18"/>
        </w:numPr>
        <w:jc w:val="both"/>
        <w:rPr>
          <w:sz w:val="24"/>
          <w:szCs w:val="24"/>
        </w:rPr>
      </w:pPr>
      <w:r w:rsidRPr="00E0767E">
        <w:rPr>
          <w:sz w:val="24"/>
          <w:szCs w:val="24"/>
        </w:rPr>
        <w:t>Git Cliente 1.8 como cliente de versionado. El repositorio utilizado fue GitHub (cuenta gratuita para desarrolladores, un proyecto hasta 1gb).</w:t>
      </w:r>
    </w:p>
    <w:p w:rsidR="00F33A53" w:rsidRPr="00E0767E" w:rsidRDefault="00F33A53" w:rsidP="00F33A53">
      <w:pPr>
        <w:pStyle w:val="Prrafodelista"/>
        <w:numPr>
          <w:ilvl w:val="0"/>
          <w:numId w:val="18"/>
        </w:numPr>
        <w:jc w:val="both"/>
        <w:rPr>
          <w:sz w:val="24"/>
          <w:szCs w:val="24"/>
        </w:rPr>
      </w:pPr>
      <w:r w:rsidRPr="00E0767E">
        <w:rPr>
          <w:sz w:val="24"/>
          <w:szCs w:val="24"/>
        </w:rPr>
        <w:t xml:space="preserve">PgAdmin v1.16 como cliente </w:t>
      </w:r>
      <w:r w:rsidR="00227416" w:rsidRPr="00E0767E">
        <w:rPr>
          <w:sz w:val="24"/>
          <w:szCs w:val="24"/>
        </w:rPr>
        <w:t>SQL</w:t>
      </w:r>
      <w:r w:rsidRPr="00E0767E">
        <w:rPr>
          <w:sz w:val="24"/>
          <w:szCs w:val="24"/>
        </w:rPr>
        <w:t>.</w:t>
      </w:r>
    </w:p>
    <w:p w:rsidR="00F33A53" w:rsidRPr="00E0767E" w:rsidRDefault="00F33A53" w:rsidP="00F33A53">
      <w:pPr>
        <w:pStyle w:val="Prrafodelista"/>
        <w:numPr>
          <w:ilvl w:val="0"/>
          <w:numId w:val="18"/>
        </w:numPr>
        <w:jc w:val="both"/>
        <w:rPr>
          <w:sz w:val="24"/>
          <w:szCs w:val="24"/>
        </w:rPr>
      </w:pPr>
      <w:r w:rsidRPr="00E0767E">
        <w:rPr>
          <w:sz w:val="24"/>
          <w:szCs w:val="24"/>
        </w:rPr>
        <w:t>Google Chrome (</w:t>
      </w:r>
      <w:r w:rsidR="00227416" w:rsidRPr="00E0767E">
        <w:rPr>
          <w:sz w:val="24"/>
          <w:szCs w:val="24"/>
        </w:rPr>
        <w:t>ChromeDeveloper</w:t>
      </w:r>
      <w:r w:rsidRPr="00E0767E">
        <w:rPr>
          <w:sz w:val="24"/>
          <w:szCs w:val="24"/>
        </w:rPr>
        <w:t xml:space="preserve"> Tools) como explorador para testeo de interfaz y lógica de presentación.</w:t>
      </w:r>
    </w:p>
    <w:p w:rsidR="00F33A53" w:rsidRPr="00E0767E" w:rsidRDefault="00F33A53" w:rsidP="00F33A53">
      <w:pPr>
        <w:pStyle w:val="Prrafodelista"/>
        <w:numPr>
          <w:ilvl w:val="0"/>
          <w:numId w:val="18"/>
        </w:numPr>
        <w:jc w:val="both"/>
        <w:rPr>
          <w:sz w:val="24"/>
          <w:szCs w:val="24"/>
        </w:rPr>
      </w:pPr>
      <w:r w:rsidRPr="00E0767E">
        <w:rPr>
          <w:sz w:val="24"/>
          <w:szCs w:val="24"/>
        </w:rPr>
        <w:t>Smart Sheet para diagramas de Gantt de planificación.</w:t>
      </w:r>
    </w:p>
    <w:p w:rsidR="00F33A53" w:rsidRPr="00E0767E" w:rsidRDefault="00F33A53" w:rsidP="00F33A53">
      <w:pPr>
        <w:pStyle w:val="Prrafodelista"/>
        <w:numPr>
          <w:ilvl w:val="0"/>
          <w:numId w:val="18"/>
        </w:numPr>
        <w:jc w:val="both"/>
        <w:rPr>
          <w:sz w:val="24"/>
          <w:szCs w:val="24"/>
        </w:rPr>
      </w:pPr>
      <w:r w:rsidRPr="00E0767E">
        <w:rPr>
          <w:sz w:val="24"/>
          <w:szCs w:val="24"/>
        </w:rPr>
        <w:t>DIA (diseño UML), entre otros.</w:t>
      </w:r>
    </w:p>
    <w:p w:rsidR="00F33A53" w:rsidRDefault="00F33A53" w:rsidP="00F33A53">
      <w:pPr>
        <w:pStyle w:val="Prrafodelista"/>
        <w:numPr>
          <w:ilvl w:val="0"/>
          <w:numId w:val="18"/>
        </w:numPr>
        <w:jc w:val="both"/>
        <w:rPr>
          <w:ins w:id="313" w:author="pelo" w:date="2013-12-13T04:15:00Z"/>
          <w:sz w:val="24"/>
          <w:szCs w:val="24"/>
        </w:rPr>
      </w:pPr>
      <w:r w:rsidRPr="00E0767E">
        <w:rPr>
          <w:sz w:val="24"/>
          <w:szCs w:val="24"/>
        </w:rPr>
        <w:t>Visual Paradigm (diseño UML,  Diagrama Entidad – Relación, Diagramas de comunicación).</w:t>
      </w:r>
    </w:p>
    <w:p w:rsidR="00672E37" w:rsidRDefault="00672E37" w:rsidP="00F33A53">
      <w:pPr>
        <w:pStyle w:val="Prrafodelista"/>
        <w:numPr>
          <w:ilvl w:val="0"/>
          <w:numId w:val="18"/>
        </w:numPr>
        <w:jc w:val="both"/>
        <w:rPr>
          <w:ins w:id="314" w:author="pelo" w:date="2013-12-13T04:16:00Z"/>
          <w:sz w:val="24"/>
          <w:szCs w:val="24"/>
        </w:rPr>
      </w:pPr>
      <w:ins w:id="315" w:author="pelo" w:date="2013-12-13T04:15:00Z">
        <w:r>
          <w:rPr>
            <w:sz w:val="24"/>
            <w:szCs w:val="24"/>
          </w:rPr>
          <w:t xml:space="preserve">Sitema Operativo: Ubuntu 13.04 </w:t>
        </w:r>
      </w:ins>
      <w:ins w:id="316" w:author="pelo" w:date="2013-12-13T04:16:00Z">
        <w:r>
          <w:rPr>
            <w:sz w:val="24"/>
            <w:szCs w:val="24"/>
          </w:rPr>
          <w:t xml:space="preserve">utilizado </w:t>
        </w:r>
      </w:ins>
      <w:ins w:id="317" w:author="pelo" w:date="2013-12-13T04:15:00Z">
        <w:r>
          <w:rPr>
            <w:sz w:val="24"/>
            <w:szCs w:val="24"/>
          </w:rPr>
          <w:t>para el servidor,</w:t>
        </w:r>
      </w:ins>
      <w:ins w:id="318" w:author="pelo" w:date="2013-12-13T04:16:00Z">
        <w:r>
          <w:rPr>
            <w:sz w:val="24"/>
            <w:szCs w:val="24"/>
          </w:rPr>
          <w:t xml:space="preserve"> y frontend.</w:t>
        </w:r>
      </w:ins>
    </w:p>
    <w:p w:rsidR="00672E37" w:rsidRPr="00E0767E" w:rsidRDefault="00672E37" w:rsidP="00F33A53">
      <w:pPr>
        <w:pStyle w:val="Prrafodelista"/>
        <w:numPr>
          <w:ilvl w:val="0"/>
          <w:numId w:val="18"/>
        </w:numPr>
        <w:jc w:val="both"/>
        <w:rPr>
          <w:sz w:val="24"/>
          <w:szCs w:val="24"/>
        </w:rPr>
      </w:pPr>
      <w:ins w:id="319" w:author="pelo" w:date="2013-12-13T04:17:00Z">
        <w:r>
          <w:rPr>
            <w:sz w:val="24"/>
            <w:szCs w:val="24"/>
          </w:rPr>
          <w:t xml:space="preserve">Windows 7 64bits para desarrollo de </w:t>
        </w:r>
        <w:r>
          <w:rPr>
            <w:sz w:val="24"/>
            <w:szCs w:val="24"/>
          </w:rPr>
          <w:t>aplicación</w:t>
        </w:r>
        <w:r>
          <w:rPr>
            <w:sz w:val="24"/>
            <w:szCs w:val="24"/>
          </w:rPr>
          <w:t xml:space="preserve"> </w:t>
        </w:r>
        <w:r>
          <w:rPr>
            <w:sz w:val="24"/>
            <w:szCs w:val="24"/>
          </w:rPr>
          <w:t>Android</w:t>
        </w:r>
        <w:r>
          <w:rPr>
            <w:sz w:val="24"/>
            <w:szCs w:val="24"/>
          </w:rPr>
          <w:t>.</w:t>
        </w:r>
      </w:ins>
      <w:ins w:id="320" w:author="pelo" w:date="2013-12-13T04:15:00Z">
        <w:r>
          <w:rPr>
            <w:sz w:val="24"/>
            <w:szCs w:val="24"/>
          </w:rPr>
          <w:t xml:space="preserve"> </w:t>
        </w:r>
      </w:ins>
    </w:p>
    <w:p w:rsidR="00F33A53" w:rsidRPr="00E0767E" w:rsidRDefault="00F33A53" w:rsidP="00F33A53">
      <w:pPr>
        <w:jc w:val="both"/>
        <w:rPr>
          <w:sz w:val="24"/>
          <w:szCs w:val="24"/>
        </w:rPr>
      </w:pPr>
      <w:r w:rsidRPr="00E0767E">
        <w:rPr>
          <w:sz w:val="24"/>
          <w:szCs w:val="24"/>
        </w:rPr>
        <w:t xml:space="preserve">Se destacó el software relevante para el proceso de desarrollo, si bien se utilizaron otras herramientas. </w:t>
      </w:r>
    </w:p>
    <w:p w:rsidR="00F33A53" w:rsidRDefault="00F33A53" w:rsidP="00F33A53">
      <w:pPr>
        <w:pStyle w:val="Ttulo3"/>
      </w:pPr>
      <w:bookmarkStart w:id="321" w:name="_Toc374659756"/>
      <w:r>
        <w:t>Entorno de ejecución</w:t>
      </w:r>
      <w:bookmarkEnd w:id="321"/>
    </w:p>
    <w:p w:rsidR="00F33A53" w:rsidRPr="00E0767E" w:rsidRDefault="00F33A53" w:rsidP="00F33A53">
      <w:pPr>
        <w:jc w:val="both"/>
        <w:rPr>
          <w:sz w:val="24"/>
          <w:szCs w:val="24"/>
        </w:rPr>
      </w:pPr>
      <w:r w:rsidRPr="00E0767E">
        <w:rPr>
          <w:sz w:val="24"/>
          <w:szCs w:val="24"/>
        </w:rPr>
        <w:t>Para la construcción y ejecución de la solución implementada fueron necesarios:</w:t>
      </w:r>
    </w:p>
    <w:p w:rsidR="00F33A53" w:rsidRPr="00E0767E" w:rsidRDefault="00F33A53" w:rsidP="00F33A53">
      <w:pPr>
        <w:pStyle w:val="Prrafodelista"/>
        <w:numPr>
          <w:ilvl w:val="0"/>
          <w:numId w:val="19"/>
        </w:numPr>
        <w:jc w:val="both"/>
        <w:rPr>
          <w:i/>
          <w:sz w:val="24"/>
          <w:szCs w:val="24"/>
        </w:rPr>
      </w:pPr>
      <w:r w:rsidRPr="00E0767E">
        <w:rPr>
          <w:sz w:val="24"/>
          <w:szCs w:val="24"/>
        </w:rPr>
        <w:t xml:space="preserve">La </w:t>
      </w:r>
      <w:r w:rsidRPr="00E0767E">
        <w:rPr>
          <w:i/>
          <w:sz w:val="24"/>
          <w:szCs w:val="24"/>
        </w:rPr>
        <w:t xml:space="preserve">Java </w:t>
      </w:r>
      <w:r w:rsidR="00227416" w:rsidRPr="00E0767E">
        <w:rPr>
          <w:i/>
          <w:sz w:val="24"/>
          <w:szCs w:val="24"/>
        </w:rPr>
        <w:t>Development</w:t>
      </w:r>
      <w:r w:rsidRPr="00E0767E">
        <w:rPr>
          <w:i/>
          <w:sz w:val="24"/>
          <w:szCs w:val="24"/>
        </w:rPr>
        <w:t xml:space="preserve"> Kit</w:t>
      </w:r>
      <w:r w:rsidRPr="00E0767E">
        <w:rPr>
          <w:sz w:val="24"/>
          <w:szCs w:val="24"/>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E0767E" w:rsidRDefault="00227416" w:rsidP="00F33A53">
      <w:pPr>
        <w:pStyle w:val="Prrafodelista"/>
        <w:numPr>
          <w:ilvl w:val="0"/>
          <w:numId w:val="19"/>
        </w:numPr>
        <w:jc w:val="both"/>
        <w:rPr>
          <w:i/>
          <w:sz w:val="24"/>
          <w:szCs w:val="24"/>
        </w:rPr>
      </w:pPr>
      <w:r w:rsidRPr="00E0767E">
        <w:rPr>
          <w:sz w:val="24"/>
          <w:szCs w:val="24"/>
        </w:rPr>
        <w:t>JBossAplication</w:t>
      </w:r>
      <w:r w:rsidR="00F33A53" w:rsidRPr="00E0767E">
        <w:rPr>
          <w:sz w:val="24"/>
          <w:szCs w:val="24"/>
        </w:rPr>
        <w:t xml:space="preserve"> Server 7.1.1 como </w:t>
      </w:r>
      <w:r w:rsidR="00F33A53" w:rsidRPr="00E0767E">
        <w:rPr>
          <w:i/>
          <w:sz w:val="24"/>
          <w:szCs w:val="24"/>
        </w:rPr>
        <w:t>EJB Container</w:t>
      </w:r>
      <w:r w:rsidR="00F33A53" w:rsidRPr="00E0767E">
        <w:rPr>
          <w:sz w:val="24"/>
          <w:szCs w:val="24"/>
        </w:rPr>
        <w:t xml:space="preserve">: requerimiento no funcional, servidor de aplicaciones altamente robusto que implementa </w:t>
      </w:r>
      <w:r w:rsidR="00F33A53" w:rsidRPr="00E0767E">
        <w:rPr>
          <w:i/>
          <w:sz w:val="24"/>
          <w:szCs w:val="24"/>
        </w:rPr>
        <w:t>Enterprise Java Beans 3.0</w:t>
      </w:r>
      <w:r w:rsidR="00F33A53" w:rsidRPr="00E0767E">
        <w:rPr>
          <w:sz w:val="24"/>
          <w:szCs w:val="24"/>
        </w:rPr>
        <w:t xml:space="preserve"> y </w:t>
      </w:r>
      <w:r w:rsidR="00F33A53" w:rsidRPr="00E0767E">
        <w:rPr>
          <w:i/>
          <w:sz w:val="24"/>
          <w:szCs w:val="24"/>
        </w:rPr>
        <w:t>Servlets 2.1</w:t>
      </w:r>
      <w:r w:rsidR="00F33A53" w:rsidRPr="00E0767E">
        <w:rPr>
          <w:sz w:val="24"/>
          <w:szCs w:val="24"/>
        </w:rPr>
        <w:t xml:space="preserve">. </w:t>
      </w:r>
    </w:p>
    <w:p w:rsidR="00F33A53" w:rsidRPr="00E0767E" w:rsidRDefault="00227416" w:rsidP="00F33A53">
      <w:pPr>
        <w:pStyle w:val="Prrafodelista"/>
        <w:numPr>
          <w:ilvl w:val="0"/>
          <w:numId w:val="19"/>
        </w:numPr>
        <w:jc w:val="both"/>
        <w:rPr>
          <w:i/>
          <w:sz w:val="24"/>
          <w:szCs w:val="24"/>
        </w:rPr>
      </w:pPr>
      <w:r w:rsidRPr="00E0767E">
        <w:rPr>
          <w:sz w:val="24"/>
          <w:szCs w:val="24"/>
        </w:rPr>
        <w:t>PostgreSql</w:t>
      </w:r>
      <w:r w:rsidR="00F33A53" w:rsidRPr="00E0767E">
        <w:rPr>
          <w:sz w:val="24"/>
          <w:szCs w:val="24"/>
        </w:rPr>
        <w:t xml:space="preserve">  9.2 como Manejador de base de datos: no forma parte de </w:t>
      </w:r>
      <w:r w:rsidRPr="00E0767E">
        <w:rPr>
          <w:sz w:val="24"/>
          <w:szCs w:val="24"/>
        </w:rPr>
        <w:t>los</w:t>
      </w:r>
      <w:r w:rsidR="00F33A53" w:rsidRPr="00E0767E">
        <w:rPr>
          <w:sz w:val="24"/>
          <w:szCs w:val="24"/>
        </w:rPr>
        <w:t xml:space="preserve"> requerimient</w:t>
      </w:r>
      <w:r w:rsidR="00E0767E">
        <w:rPr>
          <w:sz w:val="24"/>
          <w:szCs w:val="24"/>
        </w:rPr>
        <w:t>os no funcionales. Se optó por é</w:t>
      </w:r>
      <w:r w:rsidR="00F33A53" w:rsidRPr="00E0767E">
        <w:rPr>
          <w:sz w:val="24"/>
          <w:szCs w:val="24"/>
        </w:rPr>
        <w:t xml:space="preserve">ste manejador por ser gratuito y altamente fiable. Entre algunas de sus características se encuentran el control de concurrencia, programación de backups, posibilidad de restauración a puntos marcados, entre otros. Otro motivo es el amplio soporte en la </w:t>
      </w:r>
      <w:r w:rsidR="00E0767E">
        <w:rPr>
          <w:sz w:val="24"/>
          <w:szCs w:val="24"/>
        </w:rPr>
        <w:t>web</w:t>
      </w:r>
      <w:r w:rsidR="00F33A53" w:rsidRPr="00E0767E">
        <w:rPr>
          <w:sz w:val="24"/>
          <w:szCs w:val="24"/>
        </w:rPr>
        <w:t>.</w:t>
      </w:r>
    </w:p>
    <w:p w:rsidR="00F33A53" w:rsidRPr="00E0767E" w:rsidRDefault="00F33A53" w:rsidP="00F33A53">
      <w:pPr>
        <w:pStyle w:val="Prrafodelista"/>
        <w:numPr>
          <w:ilvl w:val="0"/>
          <w:numId w:val="19"/>
        </w:numPr>
        <w:jc w:val="both"/>
        <w:rPr>
          <w:i/>
          <w:sz w:val="24"/>
          <w:szCs w:val="24"/>
        </w:rPr>
      </w:pPr>
      <w:r w:rsidRPr="00E0767E">
        <w:rPr>
          <w:sz w:val="24"/>
          <w:szCs w:val="24"/>
        </w:rPr>
        <w:t>ADT Plugin para la compilación y generación de ejecutable en el caso de la aplicación móvil.</w:t>
      </w:r>
    </w:p>
    <w:p w:rsidR="00F33A53" w:rsidRPr="00E0767E" w:rsidRDefault="00F33A53" w:rsidP="00F33A53">
      <w:pPr>
        <w:pStyle w:val="Prrafodelista"/>
        <w:numPr>
          <w:ilvl w:val="0"/>
          <w:numId w:val="19"/>
        </w:numPr>
        <w:jc w:val="both"/>
        <w:rPr>
          <w:i/>
          <w:sz w:val="24"/>
          <w:szCs w:val="24"/>
        </w:rPr>
      </w:pPr>
      <w:r w:rsidRPr="00E0767E">
        <w:rPr>
          <w:sz w:val="24"/>
          <w:szCs w:val="24"/>
        </w:rPr>
        <w:t>SQLite como manejador de base de datos para dispositivos móviles.</w:t>
      </w:r>
      <w:r w:rsidR="00E0767E">
        <w:rPr>
          <w:sz w:val="24"/>
          <w:szCs w:val="24"/>
        </w:rPr>
        <w:t xml:space="preserve"> El principal motivo de dicha elección fue la fa</w:t>
      </w:r>
      <w:del w:id="322" w:author="pelo" w:date="2013-12-13T04:17:00Z">
        <w:r w:rsidR="00E0767E" w:rsidDel="00EC35B5">
          <w:rPr>
            <w:sz w:val="24"/>
            <w:szCs w:val="24"/>
          </w:rPr>
          <w:delText>s</w:delText>
        </w:r>
      </w:del>
      <w:ins w:id="323" w:author="pelo" w:date="2013-12-13T04:18:00Z">
        <w:r w:rsidR="00EC35B5">
          <w:rPr>
            <w:sz w:val="24"/>
            <w:szCs w:val="24"/>
          </w:rPr>
          <w:t>facil</w:t>
        </w:r>
      </w:ins>
      <w:r w:rsidR="00E0767E">
        <w:rPr>
          <w:sz w:val="24"/>
          <w:szCs w:val="24"/>
        </w:rPr>
        <w:t xml:space="preserve">il integración con el sistema operativo Android. </w:t>
      </w:r>
      <w:del w:id="324" w:author="pelo" w:date="2013-12-13T04:18:00Z">
        <w:r w:rsidR="00E0767E" w:rsidDel="00EC35B5">
          <w:rPr>
            <w:sz w:val="24"/>
            <w:szCs w:val="24"/>
          </w:rPr>
          <w:delText>T</w:delText>
        </w:r>
        <w:r w:rsidRPr="00E0767E" w:rsidDel="00EC35B5">
          <w:rPr>
            <w:sz w:val="24"/>
            <w:szCs w:val="24"/>
          </w:rPr>
          <w:delText xml:space="preserve">ambién </w:delText>
        </w:r>
      </w:del>
      <w:ins w:id="325" w:author="pelo" w:date="2013-12-13T04:18:00Z">
        <w:r w:rsidR="00EC35B5">
          <w:rPr>
            <w:sz w:val="24"/>
            <w:szCs w:val="24"/>
          </w:rPr>
          <w:t>t</w:t>
        </w:r>
        <w:r w:rsidR="00EC35B5" w:rsidRPr="00E0767E">
          <w:rPr>
            <w:sz w:val="24"/>
            <w:szCs w:val="24"/>
          </w:rPr>
          <w:t xml:space="preserve">ambién </w:t>
        </w:r>
      </w:ins>
      <w:r w:rsidRPr="00E0767E">
        <w:rPr>
          <w:sz w:val="24"/>
          <w:szCs w:val="24"/>
        </w:rPr>
        <w:t>existe un buen  nivel de  documentación online.</w:t>
      </w:r>
    </w:p>
    <w:p w:rsidR="00EA63AD" w:rsidRPr="00E0767E" w:rsidRDefault="00EA63AD" w:rsidP="00EA63AD">
      <w:pPr>
        <w:pStyle w:val="Prrafodelista"/>
        <w:numPr>
          <w:ilvl w:val="0"/>
          <w:numId w:val="19"/>
        </w:numPr>
        <w:jc w:val="both"/>
        <w:rPr>
          <w:i/>
          <w:sz w:val="24"/>
          <w:szCs w:val="24"/>
        </w:rPr>
      </w:pPr>
      <w:r w:rsidRPr="00E0767E">
        <w:rPr>
          <w:sz w:val="24"/>
          <w:szCs w:val="24"/>
        </w:rPr>
        <w:lastRenderedPageBreak/>
        <w:t>Twitter4J para la integración de la aplicación móvil con la red social Twitter.</w:t>
      </w:r>
    </w:p>
    <w:p w:rsidR="00EA63AD" w:rsidRPr="00E0767E" w:rsidRDefault="00EA63AD" w:rsidP="00EA63AD">
      <w:pPr>
        <w:pStyle w:val="Prrafodelista"/>
        <w:numPr>
          <w:ilvl w:val="0"/>
          <w:numId w:val="19"/>
        </w:numPr>
        <w:jc w:val="both"/>
        <w:rPr>
          <w:i/>
          <w:sz w:val="24"/>
          <w:szCs w:val="24"/>
        </w:rPr>
      </w:pPr>
      <w:r w:rsidRPr="00E0767E">
        <w:rPr>
          <w:sz w:val="24"/>
          <w:szCs w:val="24"/>
        </w:rPr>
        <w:t>Google api, android.speech para el reconocimiento de voz con la aplicación móvil.</w:t>
      </w:r>
    </w:p>
    <w:p w:rsidR="00F33A53" w:rsidRPr="00C31845" w:rsidRDefault="00F33A53" w:rsidP="00F33A53">
      <w:pPr>
        <w:pStyle w:val="Ttulo3"/>
      </w:pPr>
      <w:bookmarkStart w:id="326" w:name="_Toc374659757"/>
      <w:r>
        <w:t>Tecnologías aplicadas</w:t>
      </w:r>
      <w:bookmarkEnd w:id="326"/>
    </w:p>
    <w:p w:rsidR="00F33A53" w:rsidRPr="00E0767E" w:rsidRDefault="00F33A53" w:rsidP="00F33A53">
      <w:pPr>
        <w:pStyle w:val="Textoindependiente"/>
        <w:jc w:val="both"/>
        <w:rPr>
          <w:sz w:val="24"/>
          <w:szCs w:val="24"/>
        </w:rPr>
      </w:pPr>
      <w:r w:rsidRPr="00E0767E">
        <w:rPr>
          <w:sz w:val="24"/>
          <w:szCs w:val="24"/>
        </w:rPr>
        <w:t xml:space="preserve">En esta sección se detallarán las tecnologías aplicadas para la resolución de los distintos desafíos que se plantearon en el transcurso de la etapa de implementación, desafíos correspondientes a requisitos no funcionales relevados </w:t>
      </w:r>
      <w:r w:rsidR="00E0767E">
        <w:rPr>
          <w:sz w:val="24"/>
          <w:szCs w:val="24"/>
        </w:rPr>
        <w:t>durante</w:t>
      </w:r>
      <w:r w:rsidRPr="00E0767E">
        <w:rPr>
          <w:sz w:val="24"/>
          <w:szCs w:val="24"/>
        </w:rPr>
        <w:t xml:space="preserve"> la etapa de Análisis.</w:t>
      </w:r>
    </w:p>
    <w:p w:rsidR="00F33A53" w:rsidRPr="00505081" w:rsidRDefault="00F33A53" w:rsidP="00F33A53">
      <w:pPr>
        <w:pStyle w:val="Textoindependiente"/>
        <w:jc w:val="both"/>
        <w:rPr>
          <w:sz w:val="20"/>
          <w:szCs w:val="20"/>
        </w:rPr>
      </w:pPr>
      <w:r w:rsidRPr="00E0767E">
        <w:rPr>
          <w:sz w:val="24"/>
          <w:szCs w:val="24"/>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E0767E">
        <w:rPr>
          <w:i/>
          <w:sz w:val="24"/>
          <w:szCs w:val="24"/>
        </w:rPr>
        <w:t>top-down</w:t>
      </w:r>
      <w:r w:rsidRPr="00E0767E">
        <w:rPr>
          <w:sz w:val="24"/>
          <w:szCs w:val="24"/>
        </w:rPr>
        <w:t>).</w:t>
      </w:r>
    </w:p>
    <w:p w:rsidR="00F33A53" w:rsidRPr="00505081" w:rsidRDefault="00F33A53" w:rsidP="00F33A53">
      <w:pPr>
        <w:pStyle w:val="Ttulo4"/>
        <w:jc w:val="both"/>
        <w:rPr>
          <w:sz w:val="20"/>
          <w:szCs w:val="20"/>
        </w:rPr>
      </w:pPr>
      <w:r w:rsidRPr="00505081">
        <w:rPr>
          <w:sz w:val="20"/>
          <w:szCs w:val="20"/>
        </w:rPr>
        <w:t>Capa de Persistencia</w:t>
      </w:r>
    </w:p>
    <w:p w:rsidR="00F33A53" w:rsidRPr="00E216B3" w:rsidRDefault="00F33A53" w:rsidP="00F33A53">
      <w:pPr>
        <w:pStyle w:val="Textoindependiente"/>
        <w:jc w:val="both"/>
        <w:rPr>
          <w:sz w:val="24"/>
          <w:szCs w:val="24"/>
        </w:rPr>
      </w:pPr>
      <w:r w:rsidRPr="00E216B3">
        <w:rPr>
          <w:sz w:val="24"/>
          <w:szCs w:val="24"/>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E216B3">
        <w:rPr>
          <w:i/>
          <w:sz w:val="24"/>
          <w:szCs w:val="24"/>
        </w:rPr>
        <w:t>Java Persistence Api en su versión 2.0</w:t>
      </w:r>
      <w:r w:rsidRPr="00E216B3">
        <w:rPr>
          <w:sz w:val="24"/>
          <w:szCs w:val="24"/>
        </w:rPr>
        <w:t xml:space="preserve">, en particular la implementación utilizada fue Hibernate 4.2.8, </w:t>
      </w:r>
      <w:r w:rsidR="00E216B3">
        <w:rPr>
          <w:sz w:val="24"/>
          <w:szCs w:val="24"/>
        </w:rPr>
        <w:t>última versión estable</w:t>
      </w:r>
      <w:r w:rsidRPr="00E216B3">
        <w:rPr>
          <w:sz w:val="24"/>
          <w:szCs w:val="24"/>
        </w:rPr>
        <w:t xml:space="preserve">. Hibernate agiliza drásticamente el proceso de desarrollo de la aplicación gracias a las características de autogeneración y actualización de tablas de base de datos a partir de clases Java (POJOs) anotadas como </w:t>
      </w:r>
      <w:r w:rsidRPr="00E216B3">
        <w:rPr>
          <w:i/>
          <w:sz w:val="24"/>
          <w:szCs w:val="24"/>
        </w:rPr>
        <w:t xml:space="preserve">Entities o </w:t>
      </w:r>
      <w:r w:rsidRPr="00E216B3">
        <w:rPr>
          <w:sz w:val="24"/>
          <w:szCs w:val="24"/>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Pr="000718C3" w:rsidRDefault="00E216B3" w:rsidP="000718C3">
      <w:pPr>
        <w:pStyle w:val="Textoindependiente"/>
        <w:jc w:val="both"/>
        <w:rPr>
          <w:sz w:val="24"/>
          <w:szCs w:val="24"/>
        </w:rPr>
      </w:pPr>
      <w:r>
        <w:rPr>
          <w:sz w:val="24"/>
          <w:szCs w:val="24"/>
        </w:rPr>
        <w:t xml:space="preserve">El desarrollo del modelo de base de datos para el caso de la aplicación móvil fue </w:t>
      </w:r>
      <w:r w:rsidR="006615BE">
        <w:rPr>
          <w:sz w:val="24"/>
          <w:szCs w:val="24"/>
        </w:rPr>
        <w:t>minimal</w:t>
      </w:r>
      <w:r>
        <w:rPr>
          <w:sz w:val="24"/>
          <w:szCs w:val="24"/>
        </w:rPr>
        <w:t xml:space="preserve"> para satisfacer las fun</w:t>
      </w:r>
      <w:r w:rsidR="006615BE">
        <w:rPr>
          <w:sz w:val="24"/>
          <w:szCs w:val="24"/>
        </w:rPr>
        <w:t>cionalidades especificadas (cacheado de contenidos previamente visitados, cacheo de autenticación y guardado de favoritos).</w:t>
      </w:r>
      <w:r w:rsidR="00F33A53" w:rsidRPr="00E216B3">
        <w:rPr>
          <w:sz w:val="24"/>
          <w:szCs w:val="24"/>
        </w:rPr>
        <w:t xml:space="preserve"> Para realizar </w:t>
      </w:r>
      <w:r w:rsidR="006615BE">
        <w:rPr>
          <w:sz w:val="24"/>
          <w:szCs w:val="24"/>
        </w:rPr>
        <w:t>e</w:t>
      </w:r>
      <w:r w:rsidR="00F33A53" w:rsidRPr="00E216B3">
        <w:rPr>
          <w:sz w:val="24"/>
          <w:szCs w:val="24"/>
        </w:rPr>
        <w:t xml:space="preserve">sto se utilizó una librería que provee </w:t>
      </w:r>
      <w:r w:rsidR="00227416" w:rsidRPr="00E216B3">
        <w:rPr>
          <w:sz w:val="24"/>
          <w:szCs w:val="24"/>
        </w:rPr>
        <w:t>Android (android.database.sqlite)</w:t>
      </w:r>
      <w:r w:rsidR="006615BE">
        <w:rPr>
          <w:sz w:val="24"/>
          <w:szCs w:val="24"/>
        </w:rPr>
        <w:t xml:space="preserve"> la cual </w:t>
      </w:r>
      <w:r w:rsidR="00F33A53" w:rsidRPr="00E216B3">
        <w:rPr>
          <w:sz w:val="24"/>
          <w:szCs w:val="24"/>
        </w:rPr>
        <w:t xml:space="preserve">brinda los métodos necesarios para crear la base de datos, insertar, seleccionar y eliminar registros </w:t>
      </w:r>
      <w:r w:rsidR="00227416" w:rsidRPr="00E216B3">
        <w:rPr>
          <w:sz w:val="24"/>
          <w:szCs w:val="24"/>
        </w:rPr>
        <w:t>SQLite</w:t>
      </w:r>
      <w:r w:rsidR="00F33A53" w:rsidRPr="00E216B3">
        <w:rPr>
          <w:sz w:val="24"/>
          <w:szCs w:val="24"/>
        </w:rPr>
        <w:t>.</w:t>
      </w:r>
    </w:p>
    <w:p w:rsidR="00F33A53" w:rsidRDefault="00F33A53" w:rsidP="00F33A53">
      <w:pPr>
        <w:pStyle w:val="Ttulo4"/>
      </w:pPr>
      <w:r>
        <w:t>Capa de Negocio</w:t>
      </w:r>
    </w:p>
    <w:p w:rsidR="00F33A53" w:rsidRPr="00156D00" w:rsidRDefault="00F33A53" w:rsidP="00F33A53">
      <w:pPr>
        <w:jc w:val="both"/>
        <w:rPr>
          <w:sz w:val="24"/>
          <w:szCs w:val="24"/>
        </w:rPr>
      </w:pPr>
      <w:r w:rsidRPr="00156D00">
        <w:rPr>
          <w:sz w:val="24"/>
          <w:szCs w:val="24"/>
        </w:rPr>
        <w:t xml:space="preserve">Como requisito no funcional, se planteó la utilización de </w:t>
      </w:r>
      <w:r w:rsidR="00227416" w:rsidRPr="00156D00">
        <w:rPr>
          <w:sz w:val="24"/>
          <w:szCs w:val="24"/>
        </w:rPr>
        <w:t>JBoss</w:t>
      </w:r>
      <w:r w:rsidR="00156D00">
        <w:rPr>
          <w:sz w:val="24"/>
          <w:szCs w:val="24"/>
        </w:rPr>
        <w:t xml:space="preserve"> </w:t>
      </w:r>
      <w:r w:rsidR="00227416" w:rsidRPr="00156D00">
        <w:rPr>
          <w:sz w:val="24"/>
          <w:szCs w:val="24"/>
        </w:rPr>
        <w:t>Aplication</w:t>
      </w:r>
      <w:r w:rsidRPr="00156D00">
        <w:rPr>
          <w:sz w:val="24"/>
          <w:szCs w:val="24"/>
        </w:rPr>
        <w:t xml:space="preserve"> Server 7.1.1 como servidor de aplicaciones para la solución, el cual tiene soporte para la tecnología EJB (o </w:t>
      </w:r>
      <w:r w:rsidRPr="00156D00">
        <w:rPr>
          <w:i/>
          <w:sz w:val="24"/>
          <w:szCs w:val="24"/>
        </w:rPr>
        <w:t>Enterprise Java Beans</w:t>
      </w:r>
      <w:r w:rsidRPr="00156D00">
        <w:rPr>
          <w:sz w:val="24"/>
          <w:szCs w:val="24"/>
        </w:rPr>
        <w:t>) para el desarrollo de aplicación empresarial sobre JavaEE. EJB provee soporte para:</w:t>
      </w:r>
    </w:p>
    <w:p w:rsidR="00F33A53" w:rsidRPr="00156D00" w:rsidRDefault="00F33A53" w:rsidP="00F33A53">
      <w:pPr>
        <w:pStyle w:val="Prrafodelista"/>
        <w:numPr>
          <w:ilvl w:val="0"/>
          <w:numId w:val="17"/>
        </w:numPr>
        <w:jc w:val="both"/>
        <w:rPr>
          <w:sz w:val="24"/>
          <w:szCs w:val="24"/>
        </w:rPr>
      </w:pPr>
      <w:r w:rsidRPr="00156D00">
        <w:rPr>
          <w:sz w:val="24"/>
          <w:szCs w:val="24"/>
        </w:rPr>
        <w:t>Comunicación remota</w:t>
      </w:r>
    </w:p>
    <w:p w:rsidR="00F33A53" w:rsidRPr="00156D00" w:rsidRDefault="00F33A53" w:rsidP="00F33A53">
      <w:pPr>
        <w:pStyle w:val="Prrafodelista"/>
        <w:numPr>
          <w:ilvl w:val="0"/>
          <w:numId w:val="17"/>
        </w:numPr>
        <w:jc w:val="both"/>
        <w:rPr>
          <w:sz w:val="24"/>
          <w:szCs w:val="24"/>
        </w:rPr>
      </w:pPr>
      <w:r w:rsidRPr="00156D00">
        <w:rPr>
          <w:sz w:val="24"/>
          <w:szCs w:val="24"/>
        </w:rPr>
        <w:t>Manejo de transacciones</w:t>
      </w:r>
    </w:p>
    <w:p w:rsidR="00F33A53" w:rsidRPr="00156D00" w:rsidRDefault="00F33A53" w:rsidP="00F33A53">
      <w:pPr>
        <w:pStyle w:val="Prrafodelista"/>
        <w:numPr>
          <w:ilvl w:val="0"/>
          <w:numId w:val="17"/>
        </w:numPr>
        <w:jc w:val="both"/>
        <w:rPr>
          <w:sz w:val="24"/>
          <w:szCs w:val="24"/>
        </w:rPr>
      </w:pPr>
      <w:r w:rsidRPr="00156D00">
        <w:rPr>
          <w:sz w:val="24"/>
          <w:szCs w:val="24"/>
        </w:rPr>
        <w:lastRenderedPageBreak/>
        <w:t>Control de concurrencia</w:t>
      </w:r>
    </w:p>
    <w:p w:rsidR="00F33A53" w:rsidRPr="00156D00" w:rsidRDefault="00F33A53" w:rsidP="00F33A53">
      <w:pPr>
        <w:pStyle w:val="Prrafodelista"/>
        <w:numPr>
          <w:ilvl w:val="0"/>
          <w:numId w:val="17"/>
        </w:numPr>
        <w:jc w:val="both"/>
        <w:rPr>
          <w:sz w:val="24"/>
          <w:szCs w:val="24"/>
        </w:rPr>
      </w:pPr>
      <w:r w:rsidRPr="00156D00">
        <w:rPr>
          <w:sz w:val="24"/>
          <w:szCs w:val="24"/>
        </w:rPr>
        <w:t>Java Messaging</w:t>
      </w:r>
      <w:r w:rsidR="00156D00">
        <w:rPr>
          <w:sz w:val="24"/>
          <w:szCs w:val="24"/>
        </w:rPr>
        <w:t xml:space="preserve"> </w:t>
      </w:r>
      <w:r w:rsidRPr="00156D00">
        <w:rPr>
          <w:sz w:val="24"/>
          <w:szCs w:val="24"/>
        </w:rPr>
        <w:t>Sevices</w:t>
      </w:r>
    </w:p>
    <w:p w:rsidR="00F33A53" w:rsidRPr="00156D00" w:rsidRDefault="00F33A53" w:rsidP="00F33A53">
      <w:pPr>
        <w:pStyle w:val="Prrafodelista"/>
        <w:numPr>
          <w:ilvl w:val="0"/>
          <w:numId w:val="17"/>
        </w:numPr>
        <w:jc w:val="both"/>
        <w:rPr>
          <w:sz w:val="24"/>
          <w:szCs w:val="24"/>
        </w:rPr>
      </w:pPr>
      <w:r w:rsidRPr="00156D00">
        <w:rPr>
          <w:sz w:val="24"/>
          <w:szCs w:val="24"/>
        </w:rPr>
        <w:t>Servicio de Nombres de Directorio (o JNDI)</w:t>
      </w:r>
    </w:p>
    <w:p w:rsidR="00F33A53" w:rsidRPr="00156D00" w:rsidRDefault="00F33A53" w:rsidP="00F33A53">
      <w:pPr>
        <w:pStyle w:val="Prrafodelista"/>
        <w:numPr>
          <w:ilvl w:val="0"/>
          <w:numId w:val="17"/>
        </w:numPr>
        <w:jc w:val="both"/>
        <w:rPr>
          <w:sz w:val="24"/>
          <w:szCs w:val="24"/>
        </w:rPr>
      </w:pPr>
      <w:r w:rsidRPr="00156D00">
        <w:rPr>
          <w:sz w:val="24"/>
          <w:szCs w:val="24"/>
        </w:rPr>
        <w:t>Seguridad</w:t>
      </w:r>
    </w:p>
    <w:p w:rsidR="00F33A53" w:rsidRPr="00156D00" w:rsidRDefault="00F33A53" w:rsidP="00F33A53">
      <w:pPr>
        <w:tabs>
          <w:tab w:val="left" w:pos="1708"/>
        </w:tabs>
        <w:jc w:val="both"/>
        <w:rPr>
          <w:sz w:val="24"/>
          <w:szCs w:val="24"/>
        </w:rPr>
      </w:pPr>
      <w:r w:rsidRPr="00156D00">
        <w:rPr>
          <w:sz w:val="24"/>
          <w:szCs w:val="24"/>
        </w:rPr>
        <w:t>Entre otros.</w:t>
      </w:r>
    </w:p>
    <w:p w:rsidR="00F33A53" w:rsidRDefault="00F33A53" w:rsidP="00F33A53">
      <w:pPr>
        <w:pStyle w:val="Ttulo4"/>
      </w:pPr>
      <w:r>
        <w:t>Capa de Servicios</w:t>
      </w:r>
    </w:p>
    <w:p w:rsidR="00F33A53" w:rsidRPr="009B4D41" w:rsidRDefault="00F33A53" w:rsidP="009B4D41">
      <w:pPr>
        <w:jc w:val="both"/>
        <w:rPr>
          <w:rFonts w:cstheme="minorHAnsi"/>
          <w:sz w:val="24"/>
          <w:szCs w:val="24"/>
        </w:rPr>
      </w:pPr>
      <w:r w:rsidRPr="009B4D41">
        <w:rPr>
          <w:rFonts w:cstheme="minorHAnsi"/>
          <w:sz w:val="24"/>
          <w:szCs w:val="24"/>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9B4D41">
        <w:rPr>
          <w:rFonts w:cstheme="minorHAnsi"/>
          <w:i/>
          <w:sz w:val="24"/>
          <w:szCs w:val="24"/>
        </w:rPr>
        <w:t>Representational</w:t>
      </w:r>
      <w:r w:rsidR="005833C6">
        <w:rPr>
          <w:rFonts w:cstheme="minorHAnsi"/>
          <w:i/>
          <w:sz w:val="24"/>
          <w:szCs w:val="24"/>
        </w:rPr>
        <w:t xml:space="preserve"> </w:t>
      </w:r>
      <w:r w:rsidRPr="009B4D41">
        <w:rPr>
          <w:rFonts w:cstheme="minorHAnsi"/>
          <w:i/>
          <w:sz w:val="24"/>
          <w:szCs w:val="24"/>
        </w:rPr>
        <w:t>State Transfer</w:t>
      </w:r>
      <w:r w:rsidRPr="009B4D41">
        <w:rPr>
          <w:rFonts w:cstheme="minorHAnsi"/>
          <w:sz w:val="24"/>
          <w:szCs w:val="24"/>
        </w:rPr>
        <w:t>) para la trans</w:t>
      </w:r>
      <w:r w:rsidR="005833C6">
        <w:rPr>
          <w:rFonts w:cstheme="minorHAnsi"/>
          <w:sz w:val="24"/>
          <w:szCs w:val="24"/>
        </w:rPr>
        <w:t xml:space="preserve">ferencia de mensajes. </w:t>
      </w:r>
      <w:r w:rsidRPr="009B4D41">
        <w:rPr>
          <w:rFonts w:cstheme="minorHAnsi"/>
          <w:sz w:val="24"/>
          <w:szCs w:val="24"/>
        </w:rPr>
        <w:t>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Pr="009B4D41" w:rsidRDefault="00F33A53" w:rsidP="009B4D41">
      <w:pPr>
        <w:jc w:val="both"/>
        <w:rPr>
          <w:rFonts w:cstheme="minorHAnsi"/>
          <w:sz w:val="24"/>
          <w:szCs w:val="24"/>
        </w:rPr>
      </w:pPr>
      <w:r w:rsidRPr="009B4D41">
        <w:rPr>
          <w:rFonts w:cstheme="minorHAnsi"/>
          <w:sz w:val="24"/>
          <w:szCs w:val="24"/>
        </w:rPr>
        <w:t>Para el manejo de la información</w:t>
      </w:r>
      <w:r w:rsidR="005833C6">
        <w:rPr>
          <w:rFonts w:cstheme="minorHAnsi"/>
          <w:sz w:val="24"/>
          <w:szCs w:val="24"/>
        </w:rPr>
        <w:t xml:space="preserve"> generada/consumida</w:t>
      </w:r>
      <w:r w:rsidRPr="009B4D41">
        <w:rPr>
          <w:rFonts w:cstheme="minorHAnsi"/>
          <w:sz w:val="24"/>
          <w:szCs w:val="24"/>
        </w:rPr>
        <w:t xml:space="preserve"> por los webservices en formato </w:t>
      </w:r>
      <w:r w:rsidR="0054268A" w:rsidRPr="009B4D41">
        <w:rPr>
          <w:rFonts w:cstheme="minorHAnsi"/>
          <w:sz w:val="24"/>
          <w:szCs w:val="24"/>
        </w:rPr>
        <w:t>JSon</w:t>
      </w:r>
      <w:r w:rsidRPr="009B4D41">
        <w:rPr>
          <w:rFonts w:cstheme="minorHAnsi"/>
          <w:sz w:val="24"/>
          <w:szCs w:val="24"/>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Pr="009B4D41" w:rsidRDefault="00F33A53" w:rsidP="009B4D41">
      <w:pPr>
        <w:jc w:val="both"/>
        <w:rPr>
          <w:rFonts w:cstheme="minorHAnsi"/>
          <w:sz w:val="24"/>
          <w:szCs w:val="24"/>
        </w:rPr>
      </w:pPr>
      <w:r w:rsidRPr="009B4D41">
        <w:rPr>
          <w:rFonts w:cstheme="minorHAnsi"/>
          <w:sz w:val="24"/>
          <w:szCs w:val="24"/>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 xml:space="preserve">org.apache: Proporciona los métodos necesarios para invocar la ejecución del </w:t>
      </w:r>
      <w:r w:rsidR="005833C6">
        <w:rPr>
          <w:rFonts w:cstheme="minorHAnsi"/>
          <w:sz w:val="24"/>
          <w:szCs w:val="24"/>
        </w:rPr>
        <w:t>W</w:t>
      </w:r>
      <w:r w:rsidR="00227416" w:rsidRPr="009B4D41">
        <w:rPr>
          <w:rFonts w:cstheme="minorHAnsi"/>
          <w:sz w:val="24"/>
          <w:szCs w:val="24"/>
        </w:rPr>
        <w:t>eb</w:t>
      </w:r>
      <w:r w:rsidR="005833C6">
        <w:rPr>
          <w:rFonts w:cstheme="minorHAnsi"/>
          <w:sz w:val="24"/>
          <w:szCs w:val="24"/>
        </w:rPr>
        <w:t xml:space="preserve"> </w:t>
      </w:r>
      <w:r w:rsidR="001D5AB9">
        <w:rPr>
          <w:rFonts w:cstheme="minorHAnsi"/>
          <w:sz w:val="24"/>
          <w:szCs w:val="24"/>
        </w:rPr>
        <w:t>S</w:t>
      </w:r>
      <w:r w:rsidR="00227416" w:rsidRPr="009B4D41">
        <w:rPr>
          <w:rFonts w:cstheme="minorHAnsi"/>
          <w:sz w:val="24"/>
          <w:szCs w:val="24"/>
        </w:rPr>
        <w:t>ervice</w:t>
      </w:r>
      <w:r w:rsidR="001D5AB9">
        <w:rPr>
          <w:rFonts w:cstheme="minorHAnsi"/>
          <w:sz w:val="24"/>
          <w:szCs w:val="24"/>
        </w:rPr>
        <w:t xml:space="preserve"> </w:t>
      </w:r>
      <w:r w:rsidR="0054268A" w:rsidRPr="009B4D41">
        <w:rPr>
          <w:rFonts w:cstheme="minorHAnsi"/>
          <w:sz w:val="24"/>
          <w:szCs w:val="24"/>
        </w:rPr>
        <w:t>Rest</w:t>
      </w:r>
      <w:r w:rsidRPr="009B4D41">
        <w:rPr>
          <w:rFonts w:cstheme="minorHAnsi"/>
          <w:sz w:val="24"/>
          <w:szCs w:val="24"/>
        </w:rPr>
        <w:t>.</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org.json: Proporciona los m</w:t>
      </w:r>
      <w:r w:rsidR="001D5AB9">
        <w:rPr>
          <w:rFonts w:cstheme="minorHAnsi"/>
          <w:sz w:val="24"/>
          <w:szCs w:val="24"/>
        </w:rPr>
        <w:t xml:space="preserve">étodos necesarios para parsear </w:t>
      </w:r>
      <w:r w:rsidRPr="009B4D41">
        <w:rPr>
          <w:rFonts w:cstheme="minorHAnsi"/>
          <w:sz w:val="24"/>
          <w:szCs w:val="24"/>
        </w:rPr>
        <w:t xml:space="preserve">la respuesta string a objetos </w:t>
      </w:r>
      <w:r w:rsidR="001D5AB9">
        <w:rPr>
          <w:rFonts w:cstheme="minorHAnsi"/>
          <w:sz w:val="24"/>
          <w:szCs w:val="24"/>
        </w:rPr>
        <w:t>JSo</w:t>
      </w:r>
      <w:ins w:id="327" w:author="pelo" w:date="2013-12-13T04:21:00Z">
        <w:r w:rsidR="00EC35B5">
          <w:rPr>
            <w:rFonts w:cstheme="minorHAnsi"/>
            <w:sz w:val="24"/>
            <w:szCs w:val="24"/>
          </w:rPr>
          <w:t>JSon</w:t>
        </w:r>
      </w:ins>
      <w:r w:rsidR="001D5AB9">
        <w:rPr>
          <w:rFonts w:cstheme="minorHAnsi"/>
          <w:sz w:val="24"/>
          <w:szCs w:val="24"/>
        </w:rPr>
        <w:t>”</w:t>
      </w:r>
      <w:r w:rsidR="00227416" w:rsidRPr="009B4D41">
        <w:rPr>
          <w:rFonts w:cstheme="minorHAnsi"/>
          <w:sz w:val="24"/>
          <w:szCs w:val="24"/>
        </w:rPr>
        <w:t>.</w:t>
      </w:r>
    </w:p>
    <w:p w:rsidR="00EA63AD" w:rsidRPr="00384E1B" w:rsidRDefault="001D5AB9" w:rsidP="00384E1B">
      <w:pPr>
        <w:spacing w:line="219" w:lineRule="atLeast"/>
        <w:jc w:val="both"/>
        <w:rPr>
          <w:rFonts w:ascii="Arial" w:hAnsi="Arial" w:cs="Arial"/>
          <w:color w:val="222222"/>
          <w:sz w:val="15"/>
          <w:szCs w:val="15"/>
        </w:rPr>
      </w:pPr>
      <w:r>
        <w:rPr>
          <w:rFonts w:cstheme="minorHAnsi"/>
          <w:sz w:val="24"/>
          <w:szCs w:val="24"/>
        </w:rPr>
        <w:t>Para el caso de la aplicación Android se realizan</w:t>
      </w:r>
      <w:r w:rsidR="00EA63AD" w:rsidRPr="009B4D41">
        <w:rPr>
          <w:rFonts w:cstheme="minorHAnsi"/>
          <w:sz w:val="24"/>
          <w:szCs w:val="24"/>
        </w:rPr>
        <w:t xml:space="preserve"> petici</w:t>
      </w:r>
      <w:r>
        <w:rPr>
          <w:rFonts w:cstheme="minorHAnsi"/>
          <w:sz w:val="24"/>
          <w:szCs w:val="24"/>
        </w:rPr>
        <w:t>ones http</w:t>
      </w:r>
      <w:r w:rsidR="00EA63AD" w:rsidRPr="009B4D41">
        <w:rPr>
          <w:rFonts w:cstheme="minorHAnsi"/>
          <w:sz w:val="24"/>
          <w:szCs w:val="24"/>
        </w:rPr>
        <w:t xml:space="preserve"> en una tarea asincrónica</w:t>
      </w:r>
      <w:r>
        <w:rPr>
          <w:rFonts w:cstheme="minorHAnsi"/>
          <w:sz w:val="24"/>
          <w:szCs w:val="24"/>
        </w:rPr>
        <w:t>.</w:t>
      </w:r>
      <w:r w:rsidR="00EA63AD" w:rsidRPr="009B4D41">
        <w:rPr>
          <w:rFonts w:cstheme="minorHAnsi"/>
          <w:sz w:val="24"/>
          <w:szCs w:val="24"/>
        </w:rPr>
        <w:t xml:space="preserve"> </w:t>
      </w:r>
      <w:r>
        <w:rPr>
          <w:rFonts w:cstheme="minorHAnsi"/>
          <w:sz w:val="24"/>
          <w:szCs w:val="24"/>
        </w:rPr>
        <w:t>P</w:t>
      </w:r>
      <w:r w:rsidR="00EA63AD" w:rsidRPr="009B4D41">
        <w:rPr>
          <w:rFonts w:cstheme="minorHAnsi"/>
          <w:sz w:val="24"/>
          <w:szCs w:val="24"/>
        </w:rPr>
        <w:t>ara esto se debe crear una clase java que extiende el objeto</w:t>
      </w:r>
      <w:r w:rsidR="00384E1B">
        <w:rPr>
          <w:rFonts w:cstheme="minorHAnsi"/>
          <w:sz w:val="24"/>
          <w:szCs w:val="24"/>
        </w:rPr>
        <w:t xml:space="preserve"> </w:t>
      </w:r>
      <w:r w:rsidR="00EA63AD" w:rsidRPr="009B4D41">
        <w:rPr>
          <w:rFonts w:cstheme="minorHAnsi"/>
          <w:color w:val="000000"/>
          <w:sz w:val="24"/>
          <w:szCs w:val="24"/>
          <w:lang w:eastAsia="es-UY"/>
        </w:rPr>
        <w:t>AsyncTask</w:t>
      </w:r>
      <w:r w:rsidR="00384E1B">
        <w:rPr>
          <w:rFonts w:cstheme="minorHAnsi"/>
          <w:color w:val="000000"/>
          <w:sz w:val="24"/>
          <w:szCs w:val="24"/>
          <w:lang w:eastAsia="es-UY"/>
        </w:rPr>
        <w:t xml:space="preserve"> </w:t>
      </w:r>
      <w:r w:rsidR="00384E1B" w:rsidRPr="00384E1B">
        <w:rPr>
          <w:rFonts w:cstheme="minorHAnsi"/>
          <w:sz w:val="24"/>
          <w:szCs w:val="24"/>
        </w:rPr>
        <w:t>(</w:t>
      </w:r>
      <w:hyperlink r:id="rId43" w:history="1">
        <w:r w:rsidR="00384E1B" w:rsidRPr="00384E1B">
          <w:rPr>
            <w:rFonts w:cstheme="minorHAnsi"/>
            <w:sz w:val="24"/>
            <w:szCs w:val="24"/>
          </w:rPr>
          <w:t>java.lang.Object</w:t>
        </w:r>
      </w:hyperlink>
      <w:r w:rsidR="00384E1B" w:rsidRPr="00384E1B">
        <w:rPr>
          <w:rFonts w:cstheme="minorHAnsi"/>
          <w:sz w:val="24"/>
          <w:szCs w:val="24"/>
        </w:rPr>
        <w:t>)</w:t>
      </w:r>
      <w:r w:rsidR="00EA63AD" w:rsidRPr="00384E1B">
        <w:rPr>
          <w:rFonts w:cstheme="minorHAnsi"/>
          <w:sz w:val="24"/>
          <w:szCs w:val="24"/>
        </w:rPr>
        <w:t xml:space="preserve"> y</w:t>
      </w:r>
      <w:r w:rsidR="00EA63AD" w:rsidRPr="009B4D41">
        <w:rPr>
          <w:rFonts w:cstheme="minorHAnsi"/>
          <w:color w:val="000000"/>
          <w:sz w:val="24"/>
          <w:szCs w:val="24"/>
          <w:lang w:eastAsia="es-UY"/>
        </w:rPr>
        <w:t xml:space="preserve"> ejecutar</w:t>
      </w:r>
      <w:r>
        <w:rPr>
          <w:rFonts w:cstheme="minorHAnsi"/>
          <w:color w:val="000000"/>
          <w:sz w:val="24"/>
          <w:szCs w:val="24"/>
          <w:lang w:eastAsia="es-UY"/>
        </w:rPr>
        <w:t xml:space="preserve"> </w:t>
      </w:r>
      <w:r w:rsidR="00EA63AD" w:rsidRPr="009B4D41">
        <w:rPr>
          <w:rFonts w:cstheme="minorHAnsi"/>
          <w:color w:val="000000"/>
          <w:sz w:val="24"/>
          <w:szCs w:val="24"/>
          <w:lang w:eastAsia="es-UY"/>
        </w:rPr>
        <w:t xml:space="preserve">el pedido http </w:t>
      </w:r>
      <w:r>
        <w:rPr>
          <w:rFonts w:cstheme="minorHAnsi"/>
          <w:color w:val="000000"/>
          <w:sz w:val="24"/>
          <w:szCs w:val="24"/>
          <w:lang w:eastAsia="es-UY"/>
        </w:rPr>
        <w:t>necesario para consumir el</w:t>
      </w:r>
      <w:r w:rsidR="00EA63AD" w:rsidRPr="009B4D41">
        <w:rPr>
          <w:rFonts w:cstheme="minorHAnsi"/>
          <w:color w:val="000000"/>
          <w:sz w:val="24"/>
          <w:szCs w:val="24"/>
          <w:lang w:eastAsia="es-UY"/>
        </w:rPr>
        <w:t xml:space="preserve"> web service </w:t>
      </w:r>
      <w:r>
        <w:rPr>
          <w:rFonts w:cstheme="minorHAnsi"/>
          <w:color w:val="000000"/>
          <w:sz w:val="24"/>
          <w:szCs w:val="24"/>
          <w:lang w:eastAsia="es-UY"/>
        </w:rPr>
        <w:t>en segundo plano</w:t>
      </w:r>
      <w:r w:rsidR="00EA63AD" w:rsidRPr="009B4D41">
        <w:rPr>
          <w:rFonts w:cstheme="minorHAnsi"/>
          <w:color w:val="000000"/>
          <w:sz w:val="24"/>
          <w:szCs w:val="24"/>
          <w:lang w:eastAsia="es-UY"/>
        </w:rPr>
        <w:t>.</w:t>
      </w:r>
    </w:p>
    <w:p w:rsidR="000702F1" w:rsidRDefault="000702F1" w:rsidP="000702F1">
      <w:pPr>
        <w:pStyle w:val="Encabezado4"/>
      </w:pPr>
      <w:r>
        <w:t>Capa de Presentaci</w:t>
      </w:r>
      <w:r>
        <w:t>ó</w:t>
      </w:r>
      <w:r>
        <w:t>n</w:t>
      </w:r>
    </w:p>
    <w:p w:rsidR="000702F1" w:rsidRPr="00A75403" w:rsidRDefault="000702F1" w:rsidP="00A75403">
      <w:pPr>
        <w:pStyle w:val="Estilopredeterminado"/>
        <w:jc w:val="both"/>
        <w:rPr>
          <w:rFonts w:cstheme="minorBidi"/>
          <w:sz w:val="24"/>
          <w:szCs w:val="24"/>
        </w:rPr>
      </w:pPr>
      <w:r w:rsidRPr="00A75403">
        <w:rPr>
          <w:rFonts w:cstheme="minorBidi"/>
          <w:sz w:val="24"/>
          <w:szCs w:val="24"/>
        </w:rPr>
        <w:t xml:space="preserve">Dado el abordaje tomado para la implementación de la presentación, esta sección se divide según el Modulo de la aplicación que se trate; los mismos son Backend o Módulo de administración y </w:t>
      </w:r>
      <w:r w:rsidR="00227416" w:rsidRPr="00A75403">
        <w:rPr>
          <w:rFonts w:cstheme="minorBidi"/>
          <w:sz w:val="24"/>
          <w:szCs w:val="24"/>
        </w:rPr>
        <w:t>Frontend</w:t>
      </w:r>
      <w:r w:rsidRPr="00A75403">
        <w:rPr>
          <w:rFonts w:cstheme="minorBidi"/>
          <w:sz w:val="24"/>
          <w:szCs w:val="24"/>
        </w:rPr>
        <w:t>. A modo de aclaración, dicho criterio se tomo por las diferentes tecnologías aplicadas para la resolución de cada caso.</w:t>
      </w:r>
    </w:p>
    <w:p w:rsidR="00F33A53" w:rsidRDefault="000702F1" w:rsidP="000702F1">
      <w:pPr>
        <w:pStyle w:val="Estilopredeterminado"/>
        <w:jc w:val="both"/>
        <w:rPr>
          <w:rFonts w:cstheme="minorBidi"/>
          <w:szCs w:val="24"/>
        </w:rPr>
      </w:pPr>
      <w:r w:rsidRPr="00A75403">
        <w:rPr>
          <w:rFonts w:cstheme="minorBidi"/>
          <w:sz w:val="24"/>
          <w:szCs w:val="24"/>
        </w:rPr>
        <w:lastRenderedPageBreak/>
        <w:t xml:space="preserve">La presentación del modulo de Backend (o Modulo de Administración) fue implementada mayoritariamente con paginas xhtml y ManagedBeans, componentes facilitados por la librería JSF (o </w:t>
      </w:r>
      <w:r w:rsidRPr="00A75403">
        <w:rPr>
          <w:rFonts w:cstheme="minorBidi"/>
          <w:i/>
          <w:sz w:val="24"/>
          <w:szCs w:val="24"/>
        </w:rPr>
        <w:t>Java Server Faces</w:t>
      </w:r>
      <w:r w:rsidRPr="00A75403">
        <w:rPr>
          <w:rFonts w:cstheme="minorBidi"/>
          <w:sz w:val="24"/>
          <w:szCs w:val="24"/>
        </w:rPr>
        <w:t>) en su versión 2.1. Dicha librería, se caracteriza por agilizar poderosamente el proceso de desarrollo de las vistas de la aplicación, tarea que por lo general insume más tiempo que el desarrollo de la lógica de negocio propiamente dicha.</w:t>
      </w:r>
    </w:p>
    <w:p w:rsidR="000702F1" w:rsidRPr="00A75403" w:rsidRDefault="000702F1" w:rsidP="000702F1">
      <w:pPr>
        <w:pStyle w:val="Estilopredeterminado"/>
        <w:jc w:val="both"/>
        <w:rPr>
          <w:rFonts w:cstheme="minorBidi"/>
          <w:sz w:val="24"/>
          <w:szCs w:val="24"/>
        </w:rPr>
      </w:pPr>
      <w:r w:rsidRPr="00A75403">
        <w:rPr>
          <w:rFonts w:cstheme="minorBidi"/>
          <w:sz w:val="24"/>
          <w:szCs w:val="24"/>
        </w:rPr>
        <w:t xml:space="preserve">El </w:t>
      </w:r>
      <w:r w:rsidR="00227416" w:rsidRPr="00A75403">
        <w:rPr>
          <w:rFonts w:cstheme="minorBidi"/>
          <w:sz w:val="24"/>
          <w:szCs w:val="24"/>
        </w:rPr>
        <w:t>Frontend</w:t>
      </w:r>
      <w:r w:rsidRPr="00A75403">
        <w:rPr>
          <w:rFonts w:cstheme="minorBidi"/>
          <w:sz w:val="24"/>
          <w:szCs w:val="24"/>
        </w:rPr>
        <w:t xml:space="preserve"> en contrapartida, se conforma por páginas </w:t>
      </w:r>
      <w:r w:rsidR="00227416" w:rsidRPr="00A75403">
        <w:rPr>
          <w:rFonts w:cstheme="minorBidi"/>
          <w:sz w:val="24"/>
          <w:szCs w:val="24"/>
        </w:rPr>
        <w:t>HTML</w:t>
      </w:r>
      <w:r w:rsidRPr="00A75403">
        <w:rPr>
          <w:rFonts w:cstheme="minorBidi"/>
          <w:sz w:val="24"/>
          <w:szCs w:val="24"/>
        </w:rPr>
        <w:t xml:space="preserve"> y lógica de presentación implementada con </w:t>
      </w:r>
      <w:r w:rsidR="00227416" w:rsidRPr="00A75403">
        <w:rPr>
          <w:rFonts w:cstheme="minorBidi"/>
          <w:sz w:val="24"/>
          <w:szCs w:val="24"/>
        </w:rPr>
        <w:t>java script</w:t>
      </w:r>
      <w:r w:rsidRPr="00A75403">
        <w:rPr>
          <w:rFonts w:cstheme="minorBidi"/>
          <w:sz w:val="24"/>
          <w:szCs w:val="24"/>
        </w:rPr>
        <w:t xml:space="preserve"> (utilizando tanto el lenguaje nativo como </w:t>
      </w:r>
      <w:r w:rsidR="00C00594" w:rsidRPr="00A75403">
        <w:rPr>
          <w:rFonts w:cstheme="minorBidi"/>
          <w:sz w:val="24"/>
          <w:szCs w:val="24"/>
        </w:rPr>
        <w:t xml:space="preserve">la librería </w:t>
      </w:r>
      <w:r w:rsidRPr="00A75403">
        <w:rPr>
          <w:rFonts w:cstheme="minorBidi"/>
          <w:sz w:val="24"/>
          <w:szCs w:val="24"/>
        </w:rPr>
        <w:t>JQuery en su versión 1.10.2)</w:t>
      </w:r>
      <w:r w:rsidR="007E4829" w:rsidRPr="00A75403">
        <w:rPr>
          <w:rFonts w:cstheme="minorBidi"/>
          <w:sz w:val="24"/>
          <w:szCs w:val="24"/>
        </w:rPr>
        <w:t>, para</w:t>
      </w:r>
      <w:r w:rsidR="00A75403">
        <w:rPr>
          <w:rFonts w:cstheme="minorBidi"/>
          <w:sz w:val="24"/>
          <w:szCs w:val="24"/>
        </w:rPr>
        <w:t xml:space="preserve"> </w:t>
      </w:r>
      <w:r w:rsidR="007E4829" w:rsidRPr="00A75403">
        <w:rPr>
          <w:rFonts w:cstheme="minorBidi"/>
          <w:sz w:val="24"/>
          <w:szCs w:val="24"/>
        </w:rPr>
        <w:t>el manejo de estilos y características responsivas se utilizo</w:t>
      </w:r>
      <w:r w:rsidRPr="00A75403">
        <w:rPr>
          <w:rFonts w:cstheme="minorBidi"/>
          <w:sz w:val="24"/>
          <w:szCs w:val="24"/>
        </w:rPr>
        <w:t xml:space="preserve"> la librería</w:t>
      </w:r>
      <w:r w:rsidR="00A75403">
        <w:rPr>
          <w:rFonts w:cstheme="minorBidi"/>
          <w:sz w:val="24"/>
          <w:szCs w:val="24"/>
        </w:rPr>
        <w:t xml:space="preserve"> </w:t>
      </w:r>
      <w:r w:rsidRPr="00A75403">
        <w:rPr>
          <w:rFonts w:cstheme="minorBidi"/>
          <w:sz w:val="24"/>
          <w:szCs w:val="24"/>
        </w:rPr>
        <w:t xml:space="preserve">Bootstrap 3.0 </w:t>
      </w:r>
      <w:r w:rsidR="007E4829" w:rsidRPr="00A75403">
        <w:rPr>
          <w:rFonts w:cstheme="minorBidi"/>
          <w:sz w:val="24"/>
          <w:szCs w:val="24"/>
        </w:rPr>
        <w:t>siendo la misma complementada con CSS3</w:t>
      </w:r>
      <w:r w:rsidRPr="00A75403">
        <w:rPr>
          <w:rFonts w:cstheme="minorBidi"/>
          <w:sz w:val="24"/>
          <w:szCs w:val="24"/>
        </w:rPr>
        <w:t xml:space="preserve">. </w:t>
      </w:r>
      <w:r w:rsidR="00C00594" w:rsidRPr="00A75403">
        <w:rPr>
          <w:rFonts w:cstheme="minorBidi"/>
          <w:sz w:val="24"/>
          <w:szCs w:val="24"/>
        </w:rPr>
        <w:t>También</w:t>
      </w:r>
      <w:r w:rsidRPr="00A75403">
        <w:rPr>
          <w:rFonts w:cstheme="minorBidi"/>
          <w:sz w:val="24"/>
          <w:szCs w:val="24"/>
        </w:rPr>
        <w:t xml:space="preserve"> se utiliza HTML5 para almacenamiento de información en el navegador del cliente (</w:t>
      </w:r>
      <w:r w:rsidR="00C00594" w:rsidRPr="00A75403">
        <w:rPr>
          <w:rFonts w:cstheme="minorBidi"/>
          <w:sz w:val="24"/>
          <w:szCs w:val="24"/>
        </w:rPr>
        <w:t>Local Storage</w:t>
      </w:r>
      <w:r w:rsidRPr="00A75403">
        <w:rPr>
          <w:rFonts w:cstheme="minorBidi"/>
          <w:sz w:val="24"/>
          <w:szCs w:val="24"/>
        </w:rPr>
        <w:t>)</w:t>
      </w:r>
      <w:r w:rsidR="00AD5E0F" w:rsidRPr="00A75403">
        <w:rPr>
          <w:rFonts w:cstheme="minorBidi"/>
          <w:sz w:val="24"/>
          <w:szCs w:val="24"/>
        </w:rPr>
        <w:t>. Se utilizaron varios plugins java script tanto para mejorar visualmente la interfaz, como para agregar funcionalidades</w:t>
      </w:r>
      <w:r w:rsidR="00A75403">
        <w:rPr>
          <w:rFonts w:cstheme="minorBidi"/>
          <w:sz w:val="24"/>
          <w:szCs w:val="24"/>
        </w:rPr>
        <w:t xml:space="preserve"> (carga de archivos</w:t>
      </w:r>
      <w:ins w:id="328" w:author="pelo" w:date="2013-12-13T04:22:00Z">
        <w:r w:rsidR="00EC35B5">
          <w:rPr>
            <w:rFonts w:cstheme="minorBidi"/>
            <w:sz w:val="24"/>
            <w:szCs w:val="24"/>
          </w:rPr>
          <w:t xml:space="preserve"> por ejemplo</w:t>
        </w:r>
      </w:ins>
      <w:r w:rsidR="00A75403">
        <w:rPr>
          <w:rFonts w:cstheme="minorBidi"/>
          <w:sz w:val="24"/>
          <w:szCs w:val="24"/>
        </w:rPr>
        <w:t>)</w:t>
      </w:r>
      <w:r w:rsidR="00AD5E0F" w:rsidRPr="00A75403">
        <w:rPr>
          <w:rFonts w:cstheme="minorBidi"/>
          <w:sz w:val="24"/>
          <w:szCs w:val="24"/>
        </w:rPr>
        <w:t xml:space="preserve"> al sistema. Los servicios expuestos por el servidor son consumidos por medio de llamados ajax. Para implementar el pago de contenidos, se utiliza la API de PayPal, y para la integración con redes sociales, son utilizadas las API’S de Facebook y Twiteer.</w:t>
      </w:r>
    </w:p>
    <w:p w:rsidR="00F33A53" w:rsidRPr="00A75403" w:rsidRDefault="00F33A53" w:rsidP="00F33A53">
      <w:pPr>
        <w:tabs>
          <w:tab w:val="left" w:pos="1708"/>
        </w:tabs>
        <w:jc w:val="both"/>
        <w:rPr>
          <w:sz w:val="24"/>
          <w:szCs w:val="24"/>
        </w:rPr>
      </w:pPr>
      <w:r w:rsidRPr="00A75403">
        <w:rPr>
          <w:sz w:val="24"/>
          <w:szCs w:val="24"/>
        </w:rPr>
        <w:t>Para la presentación de los datos en el dispositivo móvil Android incorpora en su arquitectura l</w:t>
      </w:r>
      <w:r w:rsidR="00A75403" w:rsidRPr="00A75403">
        <w:rPr>
          <w:sz w:val="24"/>
          <w:szCs w:val="24"/>
        </w:rPr>
        <w:t xml:space="preserve">a capa Libreries. Esta contiene </w:t>
      </w:r>
      <w:r w:rsidRPr="00A75403">
        <w:rPr>
          <w:sz w:val="24"/>
          <w:szCs w:val="24"/>
        </w:rPr>
        <w:t xml:space="preserve">librerías nativas que permiten representar contenido grafico (OpenGL), reproducir distintos formatos multimedia (Media Framework) y gestionar la composición de las ventanas </w:t>
      </w:r>
      <w:r w:rsidR="00227416" w:rsidRPr="00A75403">
        <w:rPr>
          <w:sz w:val="24"/>
          <w:szCs w:val="24"/>
        </w:rPr>
        <w:t>(Surface</w:t>
      </w:r>
      <w:r w:rsidRPr="00A75403">
        <w:rPr>
          <w:sz w:val="24"/>
          <w:szCs w:val="24"/>
        </w:rPr>
        <w:t xml:space="preserve"> Manager). </w:t>
      </w:r>
    </w:p>
    <w:p w:rsidR="00156D00" w:rsidRPr="00505081" w:rsidRDefault="00A75403" w:rsidP="00156D00">
      <w:pPr>
        <w:tabs>
          <w:tab w:val="left" w:pos="1708"/>
        </w:tabs>
        <w:jc w:val="both"/>
        <w:rPr>
          <w:sz w:val="20"/>
          <w:szCs w:val="20"/>
        </w:rPr>
      </w:pPr>
      <w:r w:rsidRPr="005027C3">
        <w:rPr>
          <w:sz w:val="24"/>
          <w:szCs w:val="24"/>
        </w:rPr>
        <w:t xml:space="preserve">La presentación </w:t>
      </w:r>
      <w:r w:rsidR="005027C3" w:rsidRPr="005027C3">
        <w:rPr>
          <w:sz w:val="24"/>
          <w:szCs w:val="24"/>
        </w:rPr>
        <w:t>de la aplicación móvil se compone por vistas xml mapeadas a clases java que extienden de Activity</w:t>
      </w:r>
      <w:r w:rsidR="00156D00" w:rsidRPr="005027C3">
        <w:rPr>
          <w:sz w:val="24"/>
          <w:szCs w:val="24"/>
        </w:rPr>
        <w:t xml:space="preserve"> (android.app.Activity)</w:t>
      </w:r>
      <w:r w:rsidR="005027C3" w:rsidRPr="005027C3">
        <w:rPr>
          <w:sz w:val="24"/>
          <w:szCs w:val="24"/>
        </w:rPr>
        <w:t>.</w:t>
      </w:r>
      <w:r w:rsidR="00156D00" w:rsidRPr="005027C3">
        <w:rPr>
          <w:sz w:val="24"/>
          <w:szCs w:val="24"/>
        </w:rPr>
        <w:t xml:space="preserve"> </w:t>
      </w:r>
      <w:r w:rsidR="005027C3" w:rsidRPr="005027C3">
        <w:rPr>
          <w:sz w:val="24"/>
          <w:szCs w:val="24"/>
        </w:rPr>
        <w:t>En las últimas</w:t>
      </w:r>
      <w:r w:rsidR="00156D00" w:rsidRPr="005027C3">
        <w:rPr>
          <w:sz w:val="24"/>
          <w:szCs w:val="24"/>
        </w:rPr>
        <w:t xml:space="preserve"> se encuentran todos los métodos para interpretar y resolver los pedidos del usuario</w:t>
      </w:r>
      <w:r w:rsidR="00156D00">
        <w:rPr>
          <w:sz w:val="20"/>
          <w:szCs w:val="20"/>
        </w:rPr>
        <w:t>.</w:t>
      </w:r>
    </w:p>
    <w:p w:rsidR="00F33A53" w:rsidRPr="001209F8" w:rsidRDefault="00F33A53" w:rsidP="00F33A53">
      <w:pPr>
        <w:pStyle w:val="Ttulo4"/>
      </w:pPr>
      <w:r>
        <w:t>Seguridad</w:t>
      </w:r>
    </w:p>
    <w:p w:rsidR="00F33A53" w:rsidRPr="005027C3" w:rsidRDefault="00F33A53" w:rsidP="00F33A53">
      <w:pPr>
        <w:jc w:val="both"/>
        <w:rPr>
          <w:sz w:val="24"/>
          <w:szCs w:val="24"/>
        </w:rPr>
      </w:pPr>
      <w:r w:rsidRPr="005027C3">
        <w:rPr>
          <w:sz w:val="24"/>
          <w:szCs w:val="24"/>
        </w:rPr>
        <w:t>Dada la naturaleza de la información manejada por el aplicativo (emails, datos personales como nombres, tarjetas de crédito en el caso de PayPal), es de especial relevancia el tema de la seguridad al momento de desarrollar.</w:t>
      </w:r>
    </w:p>
    <w:p w:rsidR="00F33A53" w:rsidRPr="005027C3" w:rsidRDefault="00F33A53" w:rsidP="00F33A53">
      <w:pPr>
        <w:jc w:val="both"/>
        <w:rPr>
          <w:sz w:val="24"/>
          <w:szCs w:val="24"/>
        </w:rPr>
      </w:pPr>
      <w:r w:rsidRPr="005027C3">
        <w:rPr>
          <w:sz w:val="24"/>
          <w:szCs w:val="24"/>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Navegabilidad entre paginas utilizando controles externos a la aplicación (por ej. </w:t>
      </w:r>
      <w:r w:rsidR="005027C3">
        <w:rPr>
          <w:sz w:val="24"/>
          <w:szCs w:val="24"/>
        </w:rPr>
        <w:t>escribir</w:t>
      </w:r>
      <w:r w:rsidRPr="005027C3">
        <w:rPr>
          <w:sz w:val="24"/>
          <w:szCs w:val="24"/>
        </w:rPr>
        <w:t xml:space="preserve"> la url en el </w:t>
      </w:r>
      <w:r w:rsidR="00227416" w:rsidRPr="005027C3">
        <w:rPr>
          <w:sz w:val="24"/>
          <w:szCs w:val="24"/>
        </w:rPr>
        <w:t>browser</w:t>
      </w:r>
      <w:r w:rsidRP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Inyección </w:t>
      </w:r>
      <w:r w:rsidR="00227416" w:rsidRPr="005027C3">
        <w:rPr>
          <w:sz w:val="24"/>
          <w:szCs w:val="24"/>
        </w:rPr>
        <w:t>SQL</w:t>
      </w:r>
      <w:r w:rsid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Consumir web </w:t>
      </w:r>
      <w:r w:rsidR="0054268A" w:rsidRPr="005027C3">
        <w:rPr>
          <w:sz w:val="24"/>
          <w:szCs w:val="24"/>
        </w:rPr>
        <w:t>Services</w:t>
      </w:r>
      <w:r w:rsidR="005027C3">
        <w:rPr>
          <w:sz w:val="24"/>
          <w:szCs w:val="24"/>
        </w:rPr>
        <w:t xml:space="preserve"> </w:t>
      </w:r>
      <w:r w:rsidR="0054268A" w:rsidRPr="005027C3">
        <w:rPr>
          <w:sz w:val="24"/>
          <w:szCs w:val="24"/>
        </w:rPr>
        <w:t>Rest</w:t>
      </w:r>
      <w:r w:rsidRPr="005027C3">
        <w:rPr>
          <w:sz w:val="24"/>
          <w:szCs w:val="24"/>
        </w:rPr>
        <w:t xml:space="preserve"> expuestos por el servidor sin permisos correspondientes.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lastRenderedPageBreak/>
        <w:t>Exposición de estructura de directorios del servidor a través de parámetros de petición (por ejemplo, rutas absolutas de imágenes).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Contraseñas almacenadas en base de datos.</w:t>
      </w:r>
    </w:p>
    <w:p w:rsidR="00F33A53" w:rsidRPr="005027C3" w:rsidRDefault="00F33A53" w:rsidP="00F33A53">
      <w:pPr>
        <w:jc w:val="both"/>
        <w:rPr>
          <w:sz w:val="24"/>
          <w:szCs w:val="24"/>
        </w:rPr>
      </w:pPr>
      <w:r w:rsidRPr="005027C3">
        <w:rPr>
          <w:sz w:val="24"/>
          <w:szCs w:val="24"/>
        </w:rPr>
        <w:t>Como contrapartida a cada riesgo de seguridad, se presentan a continuación los métodos abordados para solucionarlos.</w:t>
      </w:r>
    </w:p>
    <w:p w:rsidR="00F33A53" w:rsidRPr="005027C3" w:rsidRDefault="00F33A53" w:rsidP="005027C3">
      <w:pPr>
        <w:pStyle w:val="Prrafodelista"/>
        <w:numPr>
          <w:ilvl w:val="0"/>
          <w:numId w:val="22"/>
        </w:numPr>
        <w:ind w:left="360"/>
        <w:jc w:val="both"/>
        <w:rPr>
          <w:rFonts w:asciiTheme="majorHAnsi" w:eastAsiaTheme="majorEastAsia" w:hAnsiTheme="majorHAnsi" w:cstheme="majorBidi"/>
          <w:b/>
          <w:bCs/>
          <w:color w:val="46464A" w:themeColor="text2"/>
          <w:sz w:val="24"/>
          <w:szCs w:val="24"/>
        </w:rPr>
      </w:pPr>
      <w:r w:rsidRPr="005027C3">
        <w:rPr>
          <w:sz w:val="24"/>
          <w:szCs w:val="24"/>
        </w:rPr>
        <w:t xml:space="preserve">Para evitar la navegabilidad entre páginas utilizando controles externos a la aplicación, se decidió la implementación de un Filtro de </w:t>
      </w:r>
      <w:r w:rsidR="00227416" w:rsidRPr="005027C3">
        <w:rPr>
          <w:sz w:val="24"/>
          <w:szCs w:val="24"/>
        </w:rPr>
        <w:t>Autenticación</w:t>
      </w:r>
      <w:r w:rsidRPr="005027C3">
        <w:rPr>
          <w:sz w:val="24"/>
          <w:szCs w:val="24"/>
        </w:rPr>
        <w:t>, el cual captura cada una de las peticiones realizadas al servidor y controla que el rol correspondiente al usuario logueado tenga permiso sobre dicha funcionalidad.</w:t>
      </w:r>
    </w:p>
    <w:p w:rsidR="00F33A53" w:rsidRPr="005027C3" w:rsidRDefault="00F33A53" w:rsidP="005027C3">
      <w:pPr>
        <w:pStyle w:val="Prrafodelista"/>
        <w:ind w:left="360"/>
        <w:jc w:val="both"/>
        <w:rPr>
          <w:sz w:val="24"/>
          <w:szCs w:val="24"/>
        </w:rPr>
      </w:pPr>
      <w:r w:rsidRPr="005027C3">
        <w:rPr>
          <w:sz w:val="24"/>
          <w:szCs w:val="24"/>
        </w:rPr>
        <w:t>Nota: se debieron añadir excepciones a los controles realizados, por ejemplo, caso de recursos estáticos, funcionalidades públicas, entro otros.</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inyección </w:t>
      </w:r>
      <w:r w:rsidR="00227416" w:rsidRPr="005027C3">
        <w:rPr>
          <w:sz w:val="24"/>
          <w:szCs w:val="24"/>
        </w:rPr>
        <w:t>SQL</w:t>
      </w:r>
      <w:r w:rsidRPr="005027C3">
        <w:rPr>
          <w:sz w:val="24"/>
          <w:szCs w:val="24"/>
        </w:rPr>
        <w:t xml:space="preserve"> está solucionado en la </w:t>
      </w:r>
      <w:r w:rsidRPr="005027C3">
        <w:rPr>
          <w:i/>
          <w:sz w:val="24"/>
          <w:szCs w:val="24"/>
        </w:rPr>
        <w:t>Java Persistence Api</w:t>
      </w:r>
      <w:r w:rsidRPr="005027C3">
        <w:rPr>
          <w:sz w:val="24"/>
          <w:szCs w:val="24"/>
        </w:rPr>
        <w:t xml:space="preserve"> siempre que se implemente de manera correcta (esto es utilizando parámetros para consultas jpql y no creando las consultas dinámicamente con valores de condición </w:t>
      </w:r>
      <w:r w:rsidRPr="005027C3">
        <w:rPr>
          <w:i/>
          <w:sz w:val="24"/>
          <w:szCs w:val="24"/>
        </w:rPr>
        <w:t>inline</w:t>
      </w:r>
      <w:r w:rsidRPr="005027C3">
        <w:rPr>
          <w:sz w:val="24"/>
          <w:szCs w:val="24"/>
        </w:rPr>
        <w:t>.</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los web </w:t>
      </w:r>
      <w:r w:rsidR="0054268A" w:rsidRPr="005027C3">
        <w:rPr>
          <w:sz w:val="24"/>
          <w:szCs w:val="24"/>
        </w:rPr>
        <w:t>Services</w:t>
      </w:r>
      <w:r w:rsidR="001A5C2F">
        <w:rPr>
          <w:sz w:val="24"/>
          <w:szCs w:val="24"/>
        </w:rPr>
        <w:t xml:space="preserve"> </w:t>
      </w:r>
      <w:r w:rsidR="0054268A" w:rsidRPr="005027C3">
        <w:rPr>
          <w:sz w:val="24"/>
          <w:szCs w:val="24"/>
        </w:rPr>
        <w:t>Rest</w:t>
      </w:r>
      <w:r w:rsidRPr="005027C3">
        <w:rPr>
          <w:sz w:val="24"/>
          <w:szCs w:val="24"/>
        </w:rPr>
        <w:t xml:space="preserve"> expuestos por el servidor, se optó por configurarlos en el archivo </w:t>
      </w:r>
      <w:r w:rsidRPr="005027C3">
        <w:rPr>
          <w:i/>
          <w:sz w:val="24"/>
          <w:szCs w:val="24"/>
        </w:rPr>
        <w:t>web.xml</w:t>
      </w:r>
      <w:r w:rsidRPr="005027C3">
        <w:rPr>
          <w:sz w:val="24"/>
          <w:szCs w:val="24"/>
        </w:rPr>
        <w:t xml:space="preserve">  como recursos públicos (esto se debe a la gran cantidad de servicios públicos). En el caso de funcionalidades restringidas se implementó </w:t>
      </w:r>
      <w:r w:rsidR="00227416" w:rsidRPr="005027C3">
        <w:rPr>
          <w:sz w:val="24"/>
          <w:szCs w:val="24"/>
        </w:rPr>
        <w:t>control de</w:t>
      </w:r>
      <w:r w:rsidRPr="005027C3">
        <w:rPr>
          <w:sz w:val="24"/>
          <w:szCs w:val="24"/>
        </w:rPr>
        <w:t xml:space="preserve"> permisos rol-funcionalidad a nivel de capa de servicios, corroborando que el </w:t>
      </w:r>
      <w:r w:rsidR="00227416" w:rsidRPr="005027C3">
        <w:rPr>
          <w:sz w:val="24"/>
          <w:szCs w:val="24"/>
        </w:rPr>
        <w:t>usuario</w:t>
      </w:r>
      <w:r w:rsidRPr="005027C3">
        <w:rPr>
          <w:sz w:val="24"/>
          <w:szCs w:val="24"/>
        </w:rPr>
        <w:t xml:space="preserve"> consumidor efectivamente tenga permisos sobre la funcionalidad en cuestión.</w:t>
      </w:r>
    </w:p>
    <w:p w:rsidR="00F33A53" w:rsidRPr="005027C3" w:rsidRDefault="00F33A53" w:rsidP="005027C3">
      <w:pPr>
        <w:pStyle w:val="Prrafodelista"/>
        <w:numPr>
          <w:ilvl w:val="0"/>
          <w:numId w:val="22"/>
        </w:numPr>
        <w:ind w:left="360"/>
        <w:jc w:val="both"/>
        <w:rPr>
          <w:sz w:val="24"/>
          <w:szCs w:val="24"/>
        </w:rPr>
      </w:pPr>
      <w:r w:rsidRPr="005027C3">
        <w:rPr>
          <w:sz w:val="24"/>
          <w:szCs w:val="24"/>
        </w:rPr>
        <w:t>Con la finalidad de mantener la estructura interna del servidor lo más protegida posible, se implementó un sistema de encriptación-</w:t>
      </w:r>
      <w:r w:rsidR="00227416" w:rsidRPr="005027C3">
        <w:rPr>
          <w:sz w:val="24"/>
          <w:szCs w:val="24"/>
        </w:rPr>
        <w:t>des encriptación</w:t>
      </w:r>
      <w:r w:rsidRPr="005027C3">
        <w:rPr>
          <w:sz w:val="24"/>
          <w:szCs w:val="24"/>
        </w:rPr>
        <w:t xml:space="preserve"> a partir de una clave privada</w:t>
      </w:r>
      <w:r w:rsidR="001A5C2F">
        <w:rPr>
          <w:sz w:val="24"/>
          <w:szCs w:val="24"/>
        </w:rPr>
        <w:t xml:space="preserve"> utilizando la biblioteca jasypt en su versión 1.9.1</w:t>
      </w:r>
      <w:r w:rsidRPr="005027C3">
        <w:rPr>
          <w:sz w:val="24"/>
          <w:szCs w:val="24"/>
        </w:rPr>
        <w:t xml:space="preserve">. Con esto se asegura que, tanto la información de rutas de sistema de archivos almacenada en base de datos, como rutas enviadas al cliente no sean evidentes. Son los </w:t>
      </w:r>
      <w:r w:rsidR="00227416" w:rsidRPr="005027C3">
        <w:rPr>
          <w:sz w:val="24"/>
          <w:szCs w:val="24"/>
        </w:rPr>
        <w:t>Servlets</w:t>
      </w:r>
      <w:r w:rsidRPr="005027C3">
        <w:rPr>
          <w:sz w:val="24"/>
          <w:szCs w:val="24"/>
        </w:rPr>
        <w:t xml:space="preserve"> de respuesta de archivos quienes tienen la responsabilidad de interpretar la información codificada y responder con la información correcta.</w:t>
      </w:r>
    </w:p>
    <w:p w:rsidR="00F33A53" w:rsidRPr="00505081" w:rsidRDefault="00F33A53" w:rsidP="005027C3">
      <w:pPr>
        <w:pStyle w:val="Prrafodelista"/>
        <w:numPr>
          <w:ilvl w:val="0"/>
          <w:numId w:val="22"/>
        </w:numPr>
        <w:ind w:left="360"/>
        <w:jc w:val="both"/>
        <w:rPr>
          <w:sz w:val="20"/>
          <w:szCs w:val="20"/>
        </w:rPr>
      </w:pPr>
      <w:r w:rsidRPr="005027C3">
        <w:rPr>
          <w:sz w:val="24"/>
          <w:szCs w:val="24"/>
        </w:rPr>
        <w:t xml:space="preserve">Las contraseñas de los usuarios del sistema actualmente se están almacenando </w:t>
      </w:r>
      <w:r w:rsidR="00227416" w:rsidRPr="005027C3">
        <w:rPr>
          <w:sz w:val="24"/>
          <w:szCs w:val="24"/>
        </w:rPr>
        <w:t>encriptados</w:t>
      </w:r>
      <w:r w:rsidRPr="005027C3">
        <w:rPr>
          <w:sz w:val="24"/>
          <w:szCs w:val="24"/>
        </w:rPr>
        <w:t xml:space="preserve"> con el algoritmo MD5 en la base de datos. Si bien hay sistemas de encriptación más seguros, en ésta primera etapa del sistema fue el mecanismo utilizado para no guardar ésta información como texto plano.</w:t>
      </w:r>
    </w:p>
    <w:p w:rsidR="00F33A53" w:rsidRPr="0045271A" w:rsidRDefault="00F33A53" w:rsidP="0045271A">
      <w:pPr>
        <w:jc w:val="both"/>
        <w:rPr>
          <w:sz w:val="24"/>
          <w:szCs w:val="24"/>
        </w:rPr>
      </w:pPr>
      <w:r w:rsidRPr="0045271A">
        <w:rPr>
          <w:sz w:val="24"/>
          <w:szCs w:val="24"/>
        </w:rPr>
        <w:t>Como punto final de la presente sección, se destaca la utilización de HTTPS (o HTTP Secure) para la conexión cliente-servidor. Ésta configuración se realizó a nivel de servidor de aplicación JBoss</w:t>
      </w:r>
      <w:r w:rsidR="0045271A">
        <w:rPr>
          <w:sz w:val="24"/>
          <w:szCs w:val="24"/>
        </w:rPr>
        <w:t xml:space="preserve"> </w:t>
      </w:r>
      <w:r w:rsidRPr="0045271A">
        <w:rPr>
          <w:sz w:val="24"/>
          <w:szCs w:val="24"/>
        </w:rPr>
        <w:t>Aplication</w:t>
      </w:r>
      <w:r w:rsidR="0045271A">
        <w:rPr>
          <w:sz w:val="24"/>
          <w:szCs w:val="24"/>
        </w:rPr>
        <w:t xml:space="preserve"> </w:t>
      </w:r>
      <w:r w:rsidRPr="0045271A">
        <w:rPr>
          <w:sz w:val="24"/>
          <w:szCs w:val="24"/>
        </w:rPr>
        <w:t xml:space="preserve">Server utilizando un certificado generado a partir de la herramienta </w:t>
      </w:r>
      <w:r w:rsidRPr="0045271A">
        <w:rPr>
          <w:i/>
          <w:sz w:val="24"/>
          <w:szCs w:val="24"/>
        </w:rPr>
        <w:t>keytool</w:t>
      </w:r>
      <w:r w:rsidRPr="0045271A">
        <w:rPr>
          <w:sz w:val="24"/>
          <w:szCs w:val="24"/>
        </w:rPr>
        <w:t xml:space="preserve"> provista por la </w:t>
      </w:r>
      <w:r w:rsidRPr="0045271A">
        <w:rPr>
          <w:i/>
          <w:sz w:val="24"/>
          <w:szCs w:val="24"/>
        </w:rPr>
        <w:t>Java Development Kit</w:t>
      </w:r>
      <w:r w:rsidRPr="0045271A">
        <w:rPr>
          <w:sz w:val="24"/>
          <w:szCs w:val="24"/>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329" w:name="_Toc374659758"/>
      <w:r>
        <w:lastRenderedPageBreak/>
        <w:t>Planificación</w:t>
      </w:r>
      <w:bookmarkEnd w:id="329"/>
    </w:p>
    <w:p w:rsidR="001529E4" w:rsidRPr="005207EE" w:rsidRDefault="001529E4" w:rsidP="005207EE">
      <w:pPr>
        <w:jc w:val="both"/>
        <w:rPr>
          <w:sz w:val="24"/>
          <w:szCs w:val="24"/>
        </w:rPr>
      </w:pPr>
      <w:r w:rsidRPr="005207EE">
        <w:rPr>
          <w:sz w:val="24"/>
          <w:szCs w:val="24"/>
        </w:rPr>
        <w:t xml:space="preserve">En esta sección se detalla la planificación realizada para llevar a cabo el desarrollo del proyecto. Se presenta un diagrama de Gantt con </w:t>
      </w:r>
      <w:r w:rsidR="005207EE">
        <w:rPr>
          <w:sz w:val="24"/>
          <w:szCs w:val="24"/>
        </w:rPr>
        <w:t>la planificación de los</w:t>
      </w:r>
      <w:r w:rsidRPr="005207EE">
        <w:rPr>
          <w:sz w:val="24"/>
          <w:szCs w:val="24"/>
        </w:rPr>
        <w:t xml:space="preserve"> días </w:t>
      </w:r>
      <w:r w:rsidR="005207EE">
        <w:rPr>
          <w:sz w:val="24"/>
          <w:szCs w:val="24"/>
        </w:rPr>
        <w:t xml:space="preserve">a dedicar </w:t>
      </w:r>
      <w:r w:rsidRPr="005207EE">
        <w:rPr>
          <w:sz w:val="24"/>
          <w:szCs w:val="24"/>
        </w:rPr>
        <w:t>a cada caso de uso a implementar y un resumen de horas de implementación por cada módulo.</w:t>
      </w:r>
    </w:p>
    <w:p w:rsidR="001529E4" w:rsidRPr="005207EE" w:rsidRDefault="00DC07CA" w:rsidP="005207EE">
      <w:pPr>
        <w:jc w:val="both"/>
        <w:rPr>
          <w:sz w:val="24"/>
          <w:szCs w:val="24"/>
        </w:rPr>
      </w:pPr>
      <w:r>
        <w:rPr>
          <w:sz w:val="24"/>
          <w:szCs w:val="24"/>
        </w:rPr>
        <w:t>Para el proceso de planificación de las actividades se considero como criterio principal para la división de tareas los módulos identificados: los mismos son Modulo Web, Modulo Movil y Servidor Central.</w:t>
      </w:r>
    </w:p>
    <w:p w:rsidR="001529E4" w:rsidRDefault="001529E4" w:rsidP="001529E4">
      <w:r>
        <w:rPr>
          <w:noProof/>
          <w:lang w:val="es-ES_tradnl" w:eastAsia="es-ES_tradnl"/>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09277E" w:rsidRDefault="001529E4" w:rsidP="0009277E">
      <w:pPr>
        <w:jc w:val="both"/>
        <w:rPr>
          <w:sz w:val="24"/>
          <w:szCs w:val="24"/>
        </w:rPr>
      </w:pPr>
      <w:r w:rsidRPr="0009277E">
        <w:rPr>
          <w:sz w:val="24"/>
          <w:szCs w:val="24"/>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_tradnl" w:eastAsia="es-ES_tradnl"/>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Pr="0009277E" w:rsidRDefault="001529E4" w:rsidP="0009277E">
      <w:pPr>
        <w:jc w:val="both"/>
        <w:rPr>
          <w:sz w:val="24"/>
          <w:szCs w:val="24"/>
        </w:rPr>
      </w:pPr>
      <w:r w:rsidRPr="0009277E">
        <w:rPr>
          <w:sz w:val="24"/>
          <w:szCs w:val="24"/>
        </w:rPr>
        <w:t xml:space="preserve">En el grafico anterior permite visualizar el porcentaje tiempo que </w:t>
      </w:r>
      <w:r w:rsidR="00DC07CA" w:rsidRPr="0009277E">
        <w:rPr>
          <w:sz w:val="24"/>
          <w:szCs w:val="24"/>
        </w:rPr>
        <w:t>insumió al equipo de desarrollo la implementación de las funcionalidades especificadas para cada modulo.</w:t>
      </w:r>
      <w:r w:rsidRPr="0009277E">
        <w:rPr>
          <w:sz w:val="24"/>
          <w:szCs w:val="24"/>
        </w:rPr>
        <w:t xml:space="preserve"> A continuación se presenta un nuevo gráfico con un resumen de las horas por módulo.</w:t>
      </w:r>
    </w:p>
    <w:p w:rsidR="001529E4" w:rsidRDefault="001529E4" w:rsidP="001529E4">
      <w:pPr>
        <w:jc w:val="center"/>
        <w:rPr>
          <w:sz w:val="20"/>
          <w:szCs w:val="20"/>
        </w:rPr>
      </w:pPr>
      <w:r>
        <w:rPr>
          <w:noProof/>
          <w:sz w:val="20"/>
          <w:szCs w:val="20"/>
          <w:lang w:val="es-ES_tradnl" w:eastAsia="es-ES_tradnl"/>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Pr="0009277E" w:rsidRDefault="001529E4" w:rsidP="0009277E">
      <w:pPr>
        <w:jc w:val="both"/>
        <w:rPr>
          <w:sz w:val="24"/>
          <w:szCs w:val="24"/>
        </w:rPr>
      </w:pPr>
      <w:r w:rsidRPr="0009277E">
        <w:rPr>
          <w:sz w:val="24"/>
          <w:szCs w:val="24"/>
        </w:rPr>
        <w:t xml:space="preserve">En el grafico anterior </w:t>
      </w:r>
      <w:r w:rsidR="00DC07CA" w:rsidRPr="0009277E">
        <w:rPr>
          <w:sz w:val="24"/>
          <w:szCs w:val="24"/>
        </w:rPr>
        <w:t>se</w:t>
      </w:r>
      <w:r w:rsidRPr="0009277E">
        <w:rPr>
          <w:sz w:val="24"/>
          <w:szCs w:val="24"/>
        </w:rPr>
        <w:t xml:space="preserve"> visualiza la cantidad de horas que insumió </w:t>
      </w:r>
      <w:r w:rsidR="00DC07CA" w:rsidRPr="0009277E">
        <w:rPr>
          <w:sz w:val="24"/>
          <w:szCs w:val="24"/>
        </w:rPr>
        <w:t>el desarrollo de cada modulo</w:t>
      </w:r>
      <w:r w:rsidRPr="0009277E">
        <w:rPr>
          <w:sz w:val="24"/>
          <w:szCs w:val="24"/>
        </w:rPr>
        <w:t xml:space="preserve">. El total del coste de horas fue de 480 horas incluyendo los tres módulos. Visto en detalle el resumen horario en implementación </w:t>
      </w:r>
      <w:r w:rsidR="00DC07CA" w:rsidRPr="0009277E">
        <w:rPr>
          <w:sz w:val="24"/>
          <w:szCs w:val="24"/>
        </w:rPr>
        <w:t>se continúa</w:t>
      </w:r>
      <w:r w:rsidRPr="0009277E">
        <w:rPr>
          <w:sz w:val="24"/>
          <w:szCs w:val="24"/>
        </w:rPr>
        <w:t xml:space="preserve"> con las demás actividades que fueron desarrolladas en el transcurso del proyecto.</w:t>
      </w:r>
    </w:p>
    <w:p w:rsidR="001529E4" w:rsidRDefault="001529E4" w:rsidP="001529E4">
      <w:pPr>
        <w:jc w:val="center"/>
        <w:rPr>
          <w:sz w:val="20"/>
          <w:szCs w:val="20"/>
        </w:rPr>
      </w:pPr>
      <w:r>
        <w:rPr>
          <w:noProof/>
          <w:sz w:val="20"/>
          <w:szCs w:val="20"/>
          <w:lang w:val="es-ES_tradnl" w:eastAsia="es-ES_tradnl"/>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_tradnl" w:eastAsia="es-ES_tradnl"/>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9277E" w:rsidRDefault="001529E4" w:rsidP="0009277E">
      <w:pPr>
        <w:jc w:val="both"/>
        <w:rPr>
          <w:sz w:val="24"/>
          <w:szCs w:val="24"/>
        </w:rPr>
      </w:pPr>
      <w:r w:rsidRPr="0009277E">
        <w:rPr>
          <w:sz w:val="24"/>
          <w:szCs w:val="24"/>
        </w:rPr>
        <w:t>Analizando los gráficos presentados anteriormente se puede notar claramente que las tareas que insumieron mayor tiempo y dedicación fueron las de investiga</w:t>
      </w:r>
      <w:r w:rsidR="00DC07CA" w:rsidRPr="0009277E">
        <w:rPr>
          <w:sz w:val="24"/>
          <w:szCs w:val="24"/>
        </w:rPr>
        <w:t>cion</w:t>
      </w:r>
      <w:r w:rsidRPr="0009277E">
        <w:rPr>
          <w:sz w:val="24"/>
          <w:szCs w:val="24"/>
        </w:rPr>
        <w:t>, documenta</w:t>
      </w:r>
      <w:r w:rsidR="00DC07CA" w:rsidRPr="0009277E">
        <w:rPr>
          <w:sz w:val="24"/>
          <w:szCs w:val="24"/>
        </w:rPr>
        <w:t>cion</w:t>
      </w:r>
      <w:r w:rsidRPr="0009277E">
        <w:rPr>
          <w:sz w:val="24"/>
          <w:szCs w:val="24"/>
        </w:rPr>
        <w:t>, coordina</w:t>
      </w:r>
      <w:r w:rsidR="00DC07CA" w:rsidRPr="0009277E">
        <w:rPr>
          <w:sz w:val="24"/>
          <w:szCs w:val="24"/>
        </w:rPr>
        <w:t>cion</w:t>
      </w:r>
      <w:r w:rsidRPr="0009277E">
        <w:rPr>
          <w:sz w:val="24"/>
          <w:szCs w:val="24"/>
        </w:rPr>
        <w:t xml:space="preserve"> y no la implementación del proyecto</w:t>
      </w:r>
      <w:r w:rsidR="00DC07CA" w:rsidRPr="0009277E">
        <w:rPr>
          <w:sz w:val="24"/>
          <w:szCs w:val="24"/>
        </w:rPr>
        <w:t xml:space="preserve"> propiamente dicho</w:t>
      </w:r>
      <w:r w:rsidRPr="0009277E">
        <w:rPr>
          <w:sz w:val="24"/>
          <w:szCs w:val="24"/>
        </w:rPr>
        <w:t xml:space="preserve">. </w:t>
      </w:r>
      <w:r w:rsidR="00577545" w:rsidRPr="0009277E">
        <w:rPr>
          <w:sz w:val="24"/>
          <w:szCs w:val="24"/>
        </w:rPr>
        <w:t>Aproximadamente</w:t>
      </w:r>
      <w:r w:rsidRPr="0009277E">
        <w:rPr>
          <w:sz w:val="24"/>
          <w:szCs w:val="24"/>
        </w:rPr>
        <w:t xml:space="preserve"> un 60 % del tiempo de la duración </w:t>
      </w:r>
      <w:r w:rsidR="00DC07CA" w:rsidRPr="0009277E">
        <w:rPr>
          <w:sz w:val="24"/>
          <w:szCs w:val="24"/>
        </w:rPr>
        <w:t xml:space="preserve">del proyecto fue utilizado en actividades </w:t>
      </w:r>
      <w:r w:rsidRPr="0009277E">
        <w:rPr>
          <w:sz w:val="24"/>
          <w:szCs w:val="24"/>
        </w:rPr>
        <w:t>no</w:t>
      </w:r>
      <w:r w:rsidR="00DC07CA" w:rsidRPr="0009277E">
        <w:rPr>
          <w:sz w:val="24"/>
          <w:szCs w:val="24"/>
        </w:rPr>
        <w:t xml:space="preserve"> relacionadas a</w:t>
      </w:r>
      <w:r w:rsidRPr="0009277E">
        <w:rPr>
          <w:sz w:val="24"/>
          <w:szCs w:val="24"/>
        </w:rPr>
        <w:t xml:space="preserve"> codificación del </w:t>
      </w:r>
      <w:r w:rsidR="00DC07CA" w:rsidRPr="0009277E">
        <w:rPr>
          <w:sz w:val="24"/>
          <w:szCs w:val="24"/>
        </w:rPr>
        <w:t>software</w:t>
      </w:r>
      <w:r w:rsidRPr="0009277E">
        <w:rPr>
          <w:sz w:val="24"/>
          <w:szCs w:val="24"/>
        </w:rPr>
        <w:t>.</w:t>
      </w:r>
    </w:p>
    <w:p w:rsidR="001529E4" w:rsidRPr="0009277E" w:rsidRDefault="001529E4" w:rsidP="0009277E">
      <w:pPr>
        <w:jc w:val="both"/>
        <w:rPr>
          <w:sz w:val="24"/>
          <w:szCs w:val="24"/>
        </w:rPr>
      </w:pPr>
      <w:r w:rsidRPr="0009277E">
        <w:rPr>
          <w:sz w:val="24"/>
          <w:szCs w:val="24"/>
        </w:rPr>
        <w:t xml:space="preserve">En cuanto a la planificación fue modificada durante el desenlace del </w:t>
      </w:r>
      <w:r w:rsidR="006A2EAB" w:rsidRPr="0009277E">
        <w:rPr>
          <w:sz w:val="24"/>
          <w:szCs w:val="24"/>
        </w:rPr>
        <w:t>proyecto debido al tiempo dedicado al aprendizaje de nuevas tecnologías (desde Apis de programación hasta metodologías y manejo de repositorios Git)</w:t>
      </w:r>
      <w:r w:rsidRPr="0009277E">
        <w:rPr>
          <w:sz w:val="24"/>
          <w:szCs w:val="24"/>
        </w:rPr>
        <w:t>, problemas t</w:t>
      </w:r>
      <w:r w:rsidR="006A2EAB" w:rsidRPr="0009277E">
        <w:rPr>
          <w:sz w:val="24"/>
          <w:szCs w:val="24"/>
        </w:rPr>
        <w:t>écnicos</w:t>
      </w:r>
      <w:r w:rsidRPr="0009277E">
        <w:rPr>
          <w:sz w:val="24"/>
          <w:szCs w:val="24"/>
        </w:rPr>
        <w:t xml:space="preserve">, inconvenientes laborales, inconvenientes personales entre otros. </w:t>
      </w:r>
    </w:p>
    <w:p w:rsidR="00BC7993" w:rsidRDefault="00BC7993" w:rsidP="00D83611">
      <w:pPr>
        <w:pStyle w:val="Ttulo2"/>
      </w:pPr>
      <w:bookmarkStart w:id="330" w:name="_Toc374659759"/>
      <w:bookmarkStart w:id="331" w:name="_Toc366690022"/>
      <w:r>
        <w:t>Etapa de verificación y validación</w:t>
      </w:r>
      <w:bookmarkEnd w:id="330"/>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332" w:name="__RefHeading__4260_1748458028"/>
      <w:bookmarkStart w:id="333" w:name="_Toc374659760"/>
      <w:bookmarkEnd w:id="332"/>
      <w:r>
        <w:lastRenderedPageBreak/>
        <w:t>Verificación</w:t>
      </w:r>
      <w:bookmarkEnd w:id="333"/>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Durante la etapa de verificación se pretende comprobar que el sistema desarrollado cumple con los requerimientos especificados, tanto funcionales como no funcionales.</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El equipo de desarrollo testeó las versiones parciales estables liberadas (como se menciono previamente, esto corresponde a crear tags en el repositorio </w:t>
      </w:r>
      <w:r w:rsidR="0009277E" w:rsidRPr="0009277E">
        <w:rPr>
          <w:rFonts w:asciiTheme="minorHAnsi" w:eastAsiaTheme="minorEastAsia" w:hAnsiTheme="minorHAnsi" w:cstheme="minorBidi"/>
          <w:kern w:val="0"/>
          <w:sz w:val="24"/>
          <w:szCs w:val="24"/>
        </w:rPr>
        <w:t>Git</w:t>
      </w:r>
      <w:r w:rsidRPr="0009277E">
        <w:rPr>
          <w:rFonts w:asciiTheme="minorHAnsi" w:eastAsiaTheme="minorEastAsia" w:hAnsiTheme="minorHAnsi" w:cstheme="minorBidi"/>
          <w:kern w:val="0"/>
          <w:sz w:val="24"/>
          <w:szCs w:val="24"/>
        </w:rPr>
        <w:t xml:space="preserve">). Dicho testeo se realizó distribuyendo la aplicación construida a partir del código fuente del tag, y probando las funcionalidades que se habían planeado para cada meta. </w:t>
      </w:r>
      <w:r w:rsidR="00227416" w:rsidRPr="0009277E">
        <w:rPr>
          <w:rFonts w:asciiTheme="minorHAnsi" w:eastAsiaTheme="minorEastAsia" w:hAnsiTheme="minorHAnsi" w:cstheme="minorBidi"/>
          <w:kern w:val="0"/>
          <w:sz w:val="24"/>
          <w:szCs w:val="24"/>
        </w:rPr>
        <w:t>Como contrapartida éste enfoque implica que el testeo se realizó en pc's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334" w:name="__RefHeading__4262_1748458028"/>
      <w:bookmarkStart w:id="335" w:name="_Toc374659761"/>
      <w:bookmarkEnd w:id="334"/>
      <w:r>
        <w:t>Validación</w:t>
      </w:r>
      <w:bookmarkEnd w:id="335"/>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Por otro lado la validación del software busca comprobar que el software satisface las expectativas del cliente.</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336" w:name="_Toc374659762"/>
      <w:r w:rsidRPr="00D15615">
        <w:rPr>
          <w:rFonts w:eastAsia="Times New Roman"/>
        </w:rPr>
        <w:lastRenderedPageBreak/>
        <w:t>Conclusiones</w:t>
      </w:r>
      <w:bookmarkEnd w:id="336"/>
    </w:p>
    <w:p w:rsidR="00D15615" w:rsidRPr="00D15615" w:rsidRDefault="00D15615" w:rsidP="00D15615">
      <w:pPr>
        <w:pStyle w:val="Ttulo3"/>
        <w:rPr>
          <w:rFonts w:eastAsia="Times New Roman"/>
        </w:rPr>
      </w:pPr>
      <w:bookmarkStart w:id="337" w:name="__RefHeading__4268_1748458028"/>
      <w:bookmarkStart w:id="338" w:name="_Toc374659763"/>
      <w:bookmarkEnd w:id="337"/>
      <w:r w:rsidRPr="00D15615">
        <w:rPr>
          <w:rFonts w:eastAsia="Times New Roman"/>
        </w:rPr>
        <w:t>E-commerce y Marketplaces</w:t>
      </w:r>
      <w:bookmarkEnd w:id="338"/>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Se debe comprender que, desde el inicio de los tiempos ha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En particular, la aparición de </w:t>
      </w:r>
      <w:r w:rsidR="00C13948" w:rsidRPr="008C6834">
        <w:rPr>
          <w:rFonts w:ascii="Calibri" w:eastAsia="Times New Roman" w:hAnsi="Calibri"/>
          <w:color w:val="000000"/>
          <w:kern w:val="1"/>
          <w:sz w:val="24"/>
          <w:szCs w:val="24"/>
          <w:shd w:val="clear" w:color="auto" w:fill="FFFFFF"/>
        </w:rPr>
        <w:t>Internet</w:t>
      </w:r>
      <w:r w:rsidR="0009277E" w:rsidRPr="008C6834">
        <w:rPr>
          <w:rFonts w:ascii="Calibri" w:eastAsia="Times New Roman" w:hAnsi="Calibri"/>
          <w:color w:val="000000"/>
          <w:kern w:val="1"/>
          <w:sz w:val="24"/>
          <w:szCs w:val="24"/>
          <w:shd w:val="clear" w:color="auto" w:fill="FFFFFF"/>
        </w:rPr>
        <w:t xml:space="preserve"> impulsó</w:t>
      </w:r>
      <w:r w:rsidRPr="008C6834">
        <w:rPr>
          <w:rFonts w:ascii="Calibri" w:eastAsia="Times New Roman" w:hAnsi="Calibri"/>
          <w:color w:val="000000"/>
          <w:kern w:val="1"/>
          <w:sz w:val="24"/>
          <w:szCs w:val="24"/>
          <w:shd w:val="clear" w:color="auto" w:fill="FFFFFF"/>
        </w:rPr>
        <w:t xml:space="preserve"> el desarrollo y perfeccionamiento del modelo de mercadeo llamado </w:t>
      </w:r>
      <w:r w:rsidRPr="008C6834">
        <w:rPr>
          <w:rFonts w:ascii="Calibri" w:eastAsia="Times New Roman" w:hAnsi="Calibri"/>
          <w:i/>
          <w:color w:val="000000"/>
          <w:kern w:val="1"/>
          <w:sz w:val="24"/>
          <w:szCs w:val="24"/>
          <w:shd w:val="clear" w:color="auto" w:fill="FFFFFF"/>
        </w:rPr>
        <w:t>E-commerce</w:t>
      </w:r>
      <w:r w:rsidRPr="008C6834">
        <w:rPr>
          <w:rFonts w:ascii="Calibri" w:eastAsia="Times New Roman" w:hAnsi="Calibri"/>
          <w:color w:val="000000"/>
          <w:kern w:val="1"/>
          <w:sz w:val="24"/>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8C6834" w:rsidRDefault="00D15615" w:rsidP="00D15615">
      <w:pPr>
        <w:autoSpaceDE w:val="0"/>
        <w:autoSpaceDN w:val="0"/>
        <w:adjustRightInd w:val="0"/>
        <w:spacing w:after="120" w:line="240" w:lineRule="auto"/>
        <w:jc w:val="both"/>
        <w:rPr>
          <w:rFonts w:ascii="Calibri" w:hAnsi="Calibri"/>
          <w:sz w:val="24"/>
          <w:szCs w:val="24"/>
        </w:rPr>
      </w:pPr>
      <w:r w:rsidRPr="008C6834">
        <w:rPr>
          <w:rFonts w:ascii="Calibri" w:hAnsi="Calibri"/>
          <w:sz w:val="24"/>
          <w:szCs w:val="24"/>
        </w:rPr>
        <w:t>El Marketplace ofrece un modelo en el que todos los participantes salen ganando beneficiándose de los nuevos negocios colaborativos que sustenta. Entre algunos de los beneficios más destacados: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Los usuarios pueden disfrutar de ofertas combinadas y mejoradas, llegando a nichos de mercado que, de otro modo, serían inaccesibles.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Potencian la capacidad innovadora de las empresas.</w:t>
      </w:r>
    </w:p>
    <w:p w:rsidR="00D15615" w:rsidRPr="008C6834" w:rsidRDefault="00D15615" w:rsidP="00EA63AD">
      <w:pPr>
        <w:pStyle w:val="Prrafodelista"/>
        <w:numPr>
          <w:ilvl w:val="0"/>
          <w:numId w:val="13"/>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Tanto cliente como proveedor pueden abstraerse de la problemática asociada a gestionar la facturación, el reparto de beneficios, la relación post-venta con los usuarios etc.</w:t>
      </w:r>
    </w:p>
    <w:p w:rsidR="00D15615" w:rsidRPr="008C6834" w:rsidRDefault="00D15615" w:rsidP="0009277E">
      <w:pPr>
        <w:autoSpaceDE w:val="0"/>
        <w:autoSpaceDN w:val="0"/>
        <w:adjustRightInd w:val="0"/>
        <w:spacing w:after="120" w:line="240" w:lineRule="auto"/>
        <w:jc w:val="both"/>
        <w:rPr>
          <w:rFonts w:ascii="Cambria" w:eastAsia="Times New Roman" w:hAnsi="Calibri"/>
          <w:b/>
          <w:color w:val="46464A"/>
          <w:kern w:val="1"/>
          <w:sz w:val="24"/>
          <w:szCs w:val="24"/>
        </w:rPr>
      </w:pPr>
      <w:r w:rsidRPr="008C6834">
        <w:rPr>
          <w:rFonts w:ascii="Calibri" w:hAnsi="Calibri"/>
          <w:sz w:val="24"/>
          <w:szCs w:val="24"/>
        </w:rPr>
        <w:t>De manera resumida, un Marketplace,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pStyle w:val="Ttulo2"/>
        <w:rPr>
          <w:rFonts w:eastAsia="Times New Roman"/>
        </w:rPr>
      </w:pPr>
      <w:bookmarkStart w:id="339" w:name="__RefHeading__4270_1748458028"/>
      <w:bookmarkStart w:id="340" w:name="_Toc374659764"/>
      <w:bookmarkEnd w:id="339"/>
      <w:r w:rsidRPr="00D15615">
        <w:rPr>
          <w:rFonts w:eastAsia="Times New Roman"/>
        </w:rPr>
        <w:t>Proceso de desarrollo y solución lograda</w:t>
      </w:r>
      <w:bookmarkEnd w:id="340"/>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Considerando los requerimientos funcionales obligatorios planteados en el marco del proyecto del Tecnólogo Informático, se logr</w:t>
      </w:r>
      <w:r w:rsidR="0009277E" w:rsidRPr="008C6834">
        <w:rPr>
          <w:rFonts w:ascii="Calibri" w:eastAsia="Times New Roman" w:hAnsi="Calibri"/>
          <w:kern w:val="1"/>
          <w:sz w:val="24"/>
          <w:szCs w:val="24"/>
        </w:rPr>
        <w:t>ó</w:t>
      </w:r>
      <w:r w:rsidRPr="008C6834">
        <w:rPr>
          <w:rFonts w:ascii="Calibri" w:eastAsia="Times New Roman" w:hAnsi="Calibri"/>
          <w:kern w:val="1"/>
          <w:sz w:val="24"/>
          <w:szCs w:val="24"/>
        </w:rPr>
        <w:t xml:space="preserve"> el desarrollo del cien por ciento de los mismos en tiempo y forma, habiendo inclusive implementado un subconjunto de las funcionalidades opcionales como fue el uso de </w:t>
      </w:r>
      <w:r w:rsidRPr="008C6834">
        <w:rPr>
          <w:rFonts w:ascii="Calibri" w:eastAsia="Times New Roman" w:hAnsi="Calibri"/>
          <w:i/>
          <w:kern w:val="1"/>
          <w:sz w:val="24"/>
          <w:szCs w:val="24"/>
        </w:rPr>
        <w:t>HTTP Secure</w:t>
      </w:r>
      <w:r w:rsidRPr="008C6834">
        <w:rPr>
          <w:rFonts w:ascii="Calibri" w:eastAsia="Times New Roman" w:hAnsi="Calibri"/>
          <w:kern w:val="1"/>
          <w:sz w:val="24"/>
          <w:szCs w:val="24"/>
        </w:rPr>
        <w:t xml:space="preserve">, pago a través de PayPal y </w:t>
      </w:r>
      <w:r w:rsidR="0009277E" w:rsidRPr="008C6834">
        <w:rPr>
          <w:rFonts w:ascii="Calibri" w:eastAsia="Times New Roman" w:hAnsi="Calibri"/>
          <w:kern w:val="1"/>
          <w:sz w:val="24"/>
          <w:szCs w:val="24"/>
        </w:rPr>
        <w:t>c</w:t>
      </w:r>
      <w:r w:rsidRPr="008C6834">
        <w:rPr>
          <w:rFonts w:ascii="Calibri" w:eastAsia="Times New Roman" w:hAnsi="Calibri"/>
          <w:kern w:val="1"/>
          <w:sz w:val="24"/>
          <w:szCs w:val="24"/>
        </w:rPr>
        <w:t xml:space="preserve">onsulta sobre el registro de ingresos al sistema (auditoría). </w:t>
      </w:r>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En el transcurso del desarrollo del Proyecto se detectaron una serie de puntos cuya realización implicó retrasos en la planificación de las tareas. A continuación se detallan algunos de ellos: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Curva de aprendizaje de tecnologías desconocidas (Android, Web Services REST, JBoss 7,</w:t>
      </w:r>
      <w:r w:rsidR="0009277E" w:rsidRPr="008C6834">
        <w:rPr>
          <w:rFonts w:ascii="Calibri" w:hAnsi="Calibri"/>
          <w:sz w:val="24"/>
          <w:szCs w:val="24"/>
        </w:rPr>
        <w:t xml:space="preserve"> Git,</w:t>
      </w:r>
      <w:r w:rsidRPr="008C6834">
        <w:rPr>
          <w:rFonts w:ascii="Calibri" w:hAnsi="Calibri"/>
          <w:sz w:val="24"/>
          <w:szCs w:val="24"/>
        </w:rPr>
        <w:t xml:space="preserve"> entre otros).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lastRenderedPageBreak/>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Implementación de interfaz. Es sabido que el desarrollo de una interfaz con los atributos deseados (Claridad, Eficiencia, Familiaridad, entre otros) lleva un tiempo considerable de todo el desarrollo del software.</w:t>
      </w:r>
    </w:p>
    <w:p w:rsidR="00D15615" w:rsidRPr="008C6834" w:rsidRDefault="00D15615" w:rsidP="008C6834">
      <w:pPr>
        <w:tabs>
          <w:tab w:val="left" w:pos="1134"/>
        </w:tabs>
        <w:autoSpaceDE w:val="0"/>
        <w:autoSpaceDN w:val="0"/>
        <w:adjustRightInd w:val="0"/>
        <w:spacing w:before="120" w:after="120" w:line="100" w:lineRule="atLeast"/>
        <w:jc w:val="both"/>
        <w:rPr>
          <w:rFonts w:ascii="Verdana" w:eastAsia="Times New Roman" w:hAnsi="Calibri"/>
          <w:b/>
          <w:sz w:val="24"/>
          <w:szCs w:val="24"/>
          <w:lang w:val="es-ES" w:eastAsia="zh-CN"/>
        </w:rPr>
      </w:pPr>
      <w:bookmarkStart w:id="341" w:name="__RefHeading__4272_1748458028"/>
      <w:bookmarkEnd w:id="341"/>
      <w:r w:rsidRPr="008C6834">
        <w:rPr>
          <w:rFonts w:ascii="Calibri" w:eastAsia="Times New Roman" w:hAnsi="Calibri"/>
          <w:sz w:val="24"/>
          <w:szCs w:val="24"/>
          <w:lang w:val="es-ES" w:eastAsia="zh-CN"/>
        </w:rPr>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Default="00D15615" w:rsidP="008C6834">
      <w:pPr>
        <w:tabs>
          <w:tab w:val="left" w:pos="1134"/>
        </w:tabs>
        <w:autoSpaceDE w:val="0"/>
        <w:autoSpaceDN w:val="0"/>
        <w:adjustRightInd w:val="0"/>
        <w:spacing w:before="120" w:after="120" w:line="100" w:lineRule="atLeast"/>
        <w:jc w:val="both"/>
        <w:rPr>
          <w:rFonts w:ascii="Calibri" w:eastAsia="Times New Roman" w:hAnsi="Calibri"/>
          <w:sz w:val="24"/>
          <w:szCs w:val="24"/>
          <w:lang w:val="es-ES" w:eastAsia="zh-CN"/>
        </w:rPr>
      </w:pPr>
      <w:r w:rsidRPr="008C6834">
        <w:rPr>
          <w:rFonts w:ascii="Calibri" w:eastAsia="Times New Roman" w:hAnsi="Calibri"/>
          <w:sz w:val="24"/>
          <w:szCs w:val="24"/>
          <w:lang w:val="es-ES" w:eastAsia="zh-CN"/>
        </w:rPr>
        <w:t xml:space="preserve">La validación se realizó enteramente con el tutor en instancias de tutorías y demos correspondientes a entregas </w:t>
      </w:r>
      <w:r w:rsidR="008C6834" w:rsidRPr="008C6834">
        <w:rPr>
          <w:rFonts w:ascii="Calibri" w:eastAsia="Times New Roman" w:hAnsi="Calibri"/>
          <w:sz w:val="24"/>
          <w:szCs w:val="24"/>
          <w:lang w:val="es-ES" w:eastAsia="zh-CN"/>
        </w:rPr>
        <w:t>parciales. Si bien se detectaron</w:t>
      </w:r>
      <w:r w:rsidRPr="008C6834">
        <w:rPr>
          <w:rFonts w:ascii="Calibri" w:eastAsia="Times New Roman" w:hAnsi="Calibri"/>
          <w:sz w:val="24"/>
          <w:szCs w:val="24"/>
          <w:lang w:val="es-ES" w:eastAsia="zh-CN"/>
        </w:rPr>
        <w:t xml:space="preserve"> mejoras a futuro, en líneas generales se logró la aceptación del producto final.</w:t>
      </w:r>
    </w:p>
    <w:p w:rsidR="000A419F" w:rsidRDefault="000A419F" w:rsidP="000A419F">
      <w:pPr>
        <w:pStyle w:val="Ttulo3"/>
        <w:rPr>
          <w:rFonts w:eastAsia="Times New Roman"/>
          <w:lang w:val="es-ES" w:eastAsia="zh-CN"/>
        </w:rPr>
      </w:pPr>
      <w:r>
        <w:rPr>
          <w:rFonts w:eastAsia="Times New Roman"/>
          <w:lang w:val="es-ES" w:eastAsia="zh-CN"/>
        </w:rPr>
        <w:t>Proyecto en GitHub</w:t>
      </w:r>
    </w:p>
    <w:p w:rsidR="000A419F" w:rsidRPr="00D158FE" w:rsidRDefault="000A419F" w:rsidP="00D158FE">
      <w:pPr>
        <w:jc w:val="both"/>
        <w:rPr>
          <w:sz w:val="24"/>
          <w:lang w:val="es-ES" w:eastAsia="zh-CN"/>
          <w:rPrChange w:id="342" w:author="pelo" w:date="2013-12-13T04:34:00Z">
            <w:rPr>
              <w:lang w:val="es-ES" w:eastAsia="zh-CN"/>
            </w:rPr>
          </w:rPrChange>
        </w:rPr>
        <w:pPrChange w:id="343" w:author="pelo" w:date="2013-12-13T04:33:00Z">
          <w:pPr/>
        </w:pPrChange>
      </w:pPr>
      <w:r w:rsidRPr="00D158FE">
        <w:rPr>
          <w:sz w:val="24"/>
          <w:lang w:val="es-ES" w:eastAsia="zh-CN"/>
          <w:rPrChange w:id="344" w:author="pelo" w:date="2013-12-13T04:34:00Z">
            <w:rPr>
              <w:lang w:val="es-ES" w:eastAsia="zh-CN"/>
            </w:rPr>
          </w:rPrChange>
        </w:rPr>
        <w:t>Como complemento al Proyecto Final de Tecnólogo Informático, se creó una Página del proyecto (tanto documentación como código fuente) en el repositorio utilizado.</w:t>
      </w:r>
    </w:p>
    <w:p w:rsidR="000A419F" w:rsidRPr="00D158FE" w:rsidRDefault="000A419F" w:rsidP="00D158FE">
      <w:pPr>
        <w:tabs>
          <w:tab w:val="left" w:pos="5023"/>
        </w:tabs>
        <w:jc w:val="both"/>
        <w:rPr>
          <w:sz w:val="28"/>
          <w:szCs w:val="24"/>
          <w:lang w:val="es-ES" w:eastAsia="zh-CN"/>
          <w:rPrChange w:id="345" w:author="pelo" w:date="2013-12-13T04:34:00Z">
            <w:rPr>
              <w:sz w:val="24"/>
              <w:szCs w:val="24"/>
              <w:lang w:val="es-ES" w:eastAsia="zh-CN"/>
            </w:rPr>
          </w:rPrChange>
        </w:rPr>
        <w:pPrChange w:id="346" w:author="pelo" w:date="2013-12-13T04:33:00Z">
          <w:pPr>
            <w:tabs>
              <w:tab w:val="left" w:pos="5023"/>
            </w:tabs>
          </w:pPr>
        </w:pPrChange>
      </w:pPr>
      <w:r w:rsidRPr="00D158FE">
        <w:rPr>
          <w:sz w:val="24"/>
          <w:lang w:val="es-ES" w:eastAsia="zh-CN"/>
          <w:rPrChange w:id="347" w:author="pelo" w:date="2013-12-13T04:34:00Z">
            <w:rPr>
              <w:lang w:val="es-ES" w:eastAsia="zh-CN"/>
            </w:rPr>
          </w:rPrChange>
        </w:rPr>
        <w:t xml:space="preserve">URL: </w:t>
      </w:r>
      <w:r w:rsidR="00C622B8" w:rsidRPr="00D158FE">
        <w:rPr>
          <w:sz w:val="24"/>
          <w:rPrChange w:id="348" w:author="pelo" w:date="2013-12-13T04:34:00Z">
            <w:rPr/>
          </w:rPrChange>
        </w:rPr>
        <w:fldChar w:fldCharType="begin"/>
      </w:r>
      <w:r w:rsidR="00C622B8" w:rsidRPr="00D158FE">
        <w:rPr>
          <w:sz w:val="24"/>
          <w:rPrChange w:id="349" w:author="pelo" w:date="2013-12-13T04:34:00Z">
            <w:rPr/>
          </w:rPrChange>
        </w:rPr>
        <w:instrText>HYPERLINK "http://orgtecnologo.github.io/7b6581PT/"</w:instrText>
      </w:r>
      <w:r w:rsidR="00C622B8" w:rsidRPr="00D158FE">
        <w:rPr>
          <w:sz w:val="24"/>
          <w:rPrChange w:id="350" w:author="pelo" w:date="2013-12-13T04:34:00Z">
            <w:rPr/>
          </w:rPrChange>
        </w:rPr>
        <w:fldChar w:fldCharType="separate"/>
      </w:r>
      <w:r w:rsidRPr="00D158FE">
        <w:rPr>
          <w:rStyle w:val="Hipervnculo"/>
          <w:sz w:val="28"/>
          <w:szCs w:val="24"/>
          <w:rPrChange w:id="351" w:author="pelo" w:date="2013-12-13T04:34:00Z">
            <w:rPr>
              <w:rStyle w:val="Hipervnculo"/>
              <w:sz w:val="24"/>
              <w:szCs w:val="24"/>
            </w:rPr>
          </w:rPrChange>
        </w:rPr>
        <w:t>http://orgtecnologo.github.io/7b6581PT/</w:t>
      </w:r>
      <w:r w:rsidR="00C622B8" w:rsidRPr="00D158FE">
        <w:rPr>
          <w:sz w:val="24"/>
          <w:rPrChange w:id="352" w:author="pelo" w:date="2013-12-13T04:34:00Z">
            <w:rPr/>
          </w:rPrChange>
        </w:rPr>
        <w:fldChar w:fldCharType="end"/>
      </w:r>
      <w:r w:rsidRPr="00D158FE">
        <w:rPr>
          <w:sz w:val="28"/>
          <w:szCs w:val="24"/>
          <w:rPrChange w:id="353" w:author="pelo" w:date="2013-12-13T04:34:00Z">
            <w:rPr>
              <w:sz w:val="24"/>
              <w:szCs w:val="24"/>
            </w:rPr>
          </w:rPrChange>
        </w:rPr>
        <w:tab/>
      </w:r>
    </w:p>
    <w:p w:rsidR="0010636C" w:rsidRDefault="0010636C" w:rsidP="0010636C">
      <w:pPr>
        <w:pStyle w:val="Ttulo1"/>
      </w:pPr>
      <w:bookmarkStart w:id="354" w:name="_Toc374659765"/>
      <w:r>
        <w:t>Trabajos a futuro</w:t>
      </w:r>
      <w:bookmarkEnd w:id="354"/>
    </w:p>
    <w:p w:rsidR="0010636C" w:rsidRPr="00413206" w:rsidRDefault="00092699" w:rsidP="00413206">
      <w:pPr>
        <w:jc w:val="both"/>
        <w:rPr>
          <w:sz w:val="24"/>
          <w:szCs w:val="24"/>
        </w:rPr>
      </w:pPr>
      <w:r w:rsidRPr="00413206">
        <w:rPr>
          <w:sz w:val="24"/>
          <w:szCs w:val="24"/>
        </w:rPr>
        <w:t>El</w:t>
      </w:r>
      <w:r w:rsidR="0010636C" w:rsidRPr="00413206">
        <w:rPr>
          <w:sz w:val="24"/>
          <w:szCs w:val="24"/>
        </w:rPr>
        <w:t xml:space="preserve"> objetivo inicial de este proyecto era cumplir con todos los requerimientos propuestos inicialmente, en base a la estimación realizada del trabajo propuesto, varios requerimientos quedaron fuera del</w:t>
      </w:r>
      <w:r w:rsidRPr="00413206">
        <w:rPr>
          <w:sz w:val="24"/>
          <w:szCs w:val="24"/>
        </w:rPr>
        <w:t xml:space="preserve"> </w:t>
      </w:r>
      <w:r w:rsidR="0010636C" w:rsidRPr="00413206">
        <w:rPr>
          <w:sz w:val="24"/>
          <w:szCs w:val="24"/>
        </w:rPr>
        <w:t>alcance. Por consiguiente, es de interés poder desarrollarlos en una próxima e</w:t>
      </w:r>
      <w:r w:rsidRPr="00413206">
        <w:rPr>
          <w:sz w:val="24"/>
          <w:szCs w:val="24"/>
        </w:rPr>
        <w:t>tapa. A continuación se nombrarán algunos de los requerimientos considerados como mejoras a implementar.</w:t>
      </w:r>
    </w:p>
    <w:p w:rsidR="0010636C" w:rsidRPr="00413206" w:rsidRDefault="0010636C" w:rsidP="00413206">
      <w:pPr>
        <w:jc w:val="both"/>
        <w:rPr>
          <w:sz w:val="24"/>
          <w:szCs w:val="24"/>
        </w:rPr>
      </w:pPr>
      <w:r w:rsidRPr="00413206">
        <w:rPr>
          <w:sz w:val="24"/>
          <w:szCs w:val="24"/>
        </w:rPr>
        <w:t xml:space="preserve">Debido a la alta inserción de las redes sociales en la sociedad actual, una de las principales tareas pendientes es la integración del sistema con </w:t>
      </w:r>
      <w:r w:rsidR="00092699" w:rsidRPr="00413206">
        <w:rPr>
          <w:sz w:val="24"/>
          <w:szCs w:val="24"/>
        </w:rPr>
        <w:t>las mismas</w:t>
      </w:r>
      <w:r w:rsidRPr="00413206">
        <w:rPr>
          <w:sz w:val="24"/>
          <w:szCs w:val="24"/>
        </w:rPr>
        <w:t xml:space="preserve"> (Facebook, Twitter, Google +), por lo tanto la implementación del login con redes sociales, sería uno de los primeros trabajos a realizar. </w:t>
      </w:r>
    </w:p>
    <w:p w:rsidR="0010636C" w:rsidRPr="00413206" w:rsidRDefault="0010636C" w:rsidP="00413206">
      <w:pPr>
        <w:jc w:val="both"/>
        <w:rPr>
          <w:sz w:val="24"/>
          <w:szCs w:val="24"/>
        </w:rPr>
      </w:pPr>
      <w:r w:rsidRPr="00413206">
        <w:rPr>
          <w:sz w:val="24"/>
          <w:szCs w:val="24"/>
        </w:rPr>
        <w:t xml:space="preserve">Poder elegir en quien confiar es muy importante, por este motivo podría resultar interesante, habilitar varios medios de </w:t>
      </w:r>
      <w:r w:rsidR="00092699" w:rsidRPr="00413206">
        <w:rPr>
          <w:sz w:val="24"/>
          <w:szCs w:val="24"/>
        </w:rPr>
        <w:t>pago para que el usuario elija el de su preferencia</w:t>
      </w:r>
      <w:r w:rsidRPr="00413206">
        <w:rPr>
          <w:sz w:val="24"/>
          <w:szCs w:val="24"/>
        </w:rPr>
        <w:t xml:space="preserve">, es por esto que resultaría valioso implementar el pago de contenidos con Google Wallet, </w:t>
      </w:r>
      <w:commentRangeStart w:id="355"/>
      <w:r w:rsidRPr="00413206">
        <w:rPr>
          <w:sz w:val="24"/>
          <w:szCs w:val="24"/>
        </w:rPr>
        <w:t>Amazon Payments</w:t>
      </w:r>
      <w:commentRangeEnd w:id="355"/>
      <w:r w:rsidR="00092699" w:rsidRPr="00413206">
        <w:rPr>
          <w:rStyle w:val="Refdecomentario"/>
          <w:sz w:val="24"/>
          <w:szCs w:val="24"/>
          <w:lang w:val="es-ES" w:eastAsia="es-ES"/>
        </w:rPr>
        <w:commentReference w:id="355"/>
      </w:r>
      <w:r w:rsidR="00092699" w:rsidRPr="00413206">
        <w:rPr>
          <w:sz w:val="24"/>
          <w:szCs w:val="24"/>
        </w:rPr>
        <w:t xml:space="preserve"> o directamente con</w:t>
      </w:r>
      <w:r w:rsidRPr="00413206">
        <w:rPr>
          <w:sz w:val="24"/>
          <w:szCs w:val="24"/>
        </w:rPr>
        <w:t xml:space="preserve"> tarjeta de crédito como alternativas a PayPal (medio actualmente disponible).</w:t>
      </w:r>
    </w:p>
    <w:p w:rsidR="0010636C" w:rsidRPr="00413206" w:rsidRDefault="0010636C" w:rsidP="00413206">
      <w:pPr>
        <w:jc w:val="both"/>
        <w:rPr>
          <w:sz w:val="24"/>
          <w:szCs w:val="24"/>
        </w:rPr>
      </w:pPr>
      <w:r w:rsidRPr="00413206">
        <w:rPr>
          <w:sz w:val="24"/>
          <w:szCs w:val="24"/>
        </w:rPr>
        <w:t xml:space="preserve">El testeo fue uno de los puntos débiles en el desarrollo del software, solo se le realizo testing funcional. Por ende mejorar este punto es vital para garantizar el correcto funcionamiento del sistema al ser puesto en producción. La próxima etapa incluirá </w:t>
      </w:r>
      <w:r w:rsidRPr="00413206">
        <w:rPr>
          <w:sz w:val="24"/>
          <w:szCs w:val="24"/>
        </w:rPr>
        <w:lastRenderedPageBreak/>
        <w:t>testing unitario, de integración, de regresión</w:t>
      </w:r>
      <w:r w:rsidR="00092699" w:rsidRPr="00413206">
        <w:rPr>
          <w:sz w:val="24"/>
          <w:szCs w:val="24"/>
        </w:rPr>
        <w:t xml:space="preserve"> y</w:t>
      </w:r>
      <w:r w:rsidRPr="00413206">
        <w:rPr>
          <w:sz w:val="24"/>
          <w:szCs w:val="24"/>
        </w:rPr>
        <w:t xml:space="preserve"> prueba</w:t>
      </w:r>
      <w:r w:rsidR="00092699" w:rsidRPr="00413206">
        <w:rPr>
          <w:sz w:val="24"/>
          <w:szCs w:val="24"/>
        </w:rPr>
        <w:t>s de performance para garantizar resultados esperados en situaciones de estrés</w:t>
      </w:r>
      <w:r w:rsidRPr="00413206">
        <w:rPr>
          <w:sz w:val="24"/>
          <w:szCs w:val="24"/>
        </w:rPr>
        <w:t>.</w:t>
      </w:r>
    </w:p>
    <w:p w:rsidR="0010636C" w:rsidRPr="00413206" w:rsidRDefault="0010636C" w:rsidP="00413206">
      <w:pPr>
        <w:jc w:val="both"/>
        <w:rPr>
          <w:sz w:val="24"/>
          <w:szCs w:val="24"/>
        </w:rPr>
      </w:pPr>
      <w:r w:rsidRPr="00413206">
        <w:rPr>
          <w:sz w:val="24"/>
          <w:szCs w:val="24"/>
        </w:rPr>
        <w:t>Entre las mejoras visuales o de rendimiento a realizarse se encuentran la implementación de un sistema de cache para datos estáticos, integración con Google analytics para estadísticas, mejoras estéticas en el modulo de administración incluyendo el framework de presentación jsf prime faces</w:t>
      </w:r>
      <w:r w:rsidR="00092699" w:rsidRPr="00413206">
        <w:rPr>
          <w:sz w:val="24"/>
          <w:szCs w:val="24"/>
        </w:rPr>
        <w:t xml:space="preserve"> y</w:t>
      </w:r>
      <w:r w:rsidRPr="00413206">
        <w:rPr>
          <w:sz w:val="24"/>
          <w:szCs w:val="24"/>
        </w:rPr>
        <w:t xml:space="preserve"> notificaciones por email.</w:t>
      </w:r>
    </w:p>
    <w:p w:rsidR="0010636C" w:rsidRPr="00413206" w:rsidRDefault="0010636C" w:rsidP="00413206">
      <w:pPr>
        <w:jc w:val="both"/>
        <w:rPr>
          <w:sz w:val="24"/>
          <w:szCs w:val="24"/>
        </w:rPr>
      </w:pPr>
      <w:r w:rsidRPr="00413206">
        <w:rPr>
          <w:sz w:val="24"/>
          <w:szCs w:val="24"/>
        </w:rPr>
        <w:t>En seguridad surgen varios puntos a desarrollar o mejorar en próximas versiones, en un principio implementar seguridad para chequeo de tipos de archivos subidos</w:t>
      </w:r>
      <w:r w:rsidR="00092699" w:rsidRPr="00413206">
        <w:rPr>
          <w:sz w:val="24"/>
          <w:szCs w:val="24"/>
        </w:rPr>
        <w:t xml:space="preserve"> (vulnerabilidad ante archivos maliciosos)</w:t>
      </w:r>
      <w:r w:rsidRPr="00413206">
        <w:rPr>
          <w:sz w:val="24"/>
          <w:szCs w:val="24"/>
        </w:rPr>
        <w:t>, crear un modulo de control de integridad entre el sistema de archivos y la base de datos</w:t>
      </w:r>
      <w:r w:rsidR="00092699" w:rsidRPr="00413206">
        <w:rPr>
          <w:sz w:val="24"/>
          <w:szCs w:val="24"/>
        </w:rPr>
        <w:t xml:space="preserve"> (referencias en base de datos a </w:t>
      </w:r>
      <w:r w:rsidR="00092699" w:rsidRPr="00413206">
        <w:rPr>
          <w:i/>
          <w:sz w:val="24"/>
          <w:szCs w:val="24"/>
        </w:rPr>
        <w:t>file system</w:t>
      </w:r>
      <w:r w:rsidR="00092699" w:rsidRPr="00413206">
        <w:rPr>
          <w:sz w:val="24"/>
          <w:szCs w:val="24"/>
        </w:rPr>
        <w:t>)</w:t>
      </w:r>
      <w:r w:rsidRPr="00413206">
        <w:rPr>
          <w:sz w:val="24"/>
          <w:szCs w:val="24"/>
        </w:rPr>
        <w:t>, cambiar la encriptación de las contraseñas por un método más seguro.</w:t>
      </w:r>
    </w:p>
    <w:p w:rsidR="0010636C" w:rsidRPr="00413206" w:rsidRDefault="0010636C" w:rsidP="00413206">
      <w:pPr>
        <w:jc w:val="both"/>
        <w:rPr>
          <w:sz w:val="24"/>
          <w:szCs w:val="24"/>
        </w:rPr>
      </w:pPr>
      <w:r w:rsidRPr="00413206">
        <w:rPr>
          <w:sz w:val="24"/>
          <w:szCs w:val="24"/>
        </w:rPr>
        <w:t xml:space="preserve">Al </w:t>
      </w:r>
      <w:r w:rsidR="0010697D" w:rsidRPr="00413206">
        <w:rPr>
          <w:sz w:val="24"/>
          <w:szCs w:val="24"/>
        </w:rPr>
        <w:t>momento de la instalación de la aplicación en un ambiente de producción se</w:t>
      </w:r>
      <w:r w:rsidRPr="00413206">
        <w:rPr>
          <w:sz w:val="24"/>
          <w:szCs w:val="24"/>
        </w:rPr>
        <w:t xml:space="preserve"> cambiar</w:t>
      </w:r>
      <w:r w:rsidR="0010697D" w:rsidRPr="00413206">
        <w:rPr>
          <w:sz w:val="24"/>
          <w:szCs w:val="24"/>
        </w:rPr>
        <w:t>á</w:t>
      </w:r>
      <w:r w:rsidRPr="00413206">
        <w:rPr>
          <w:sz w:val="24"/>
          <w:szCs w:val="24"/>
        </w:rPr>
        <w:t xml:space="preserve"> el certificado https por uno emitido por una entidad autorizada, y publicarlo</w:t>
      </w:r>
      <w:r w:rsidR="00092699" w:rsidRPr="00413206">
        <w:rPr>
          <w:sz w:val="24"/>
          <w:szCs w:val="24"/>
        </w:rPr>
        <w:t xml:space="preserve"> en servidor de hosting web </w:t>
      </w:r>
      <w:r w:rsidRPr="00413206">
        <w:rPr>
          <w:sz w:val="24"/>
          <w:szCs w:val="24"/>
        </w:rPr>
        <w:t xml:space="preserve">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356" w:name="_Toc374659766"/>
      <w:r w:rsidRPr="00A224C8">
        <w:lastRenderedPageBreak/>
        <w:t>Glosario</w:t>
      </w:r>
      <w:bookmarkEnd w:id="331"/>
      <w:bookmarkEnd w:id="356"/>
    </w:p>
    <w:p w:rsidR="004E01DD" w:rsidRPr="00A224C8" w:rsidRDefault="004E01DD" w:rsidP="004E01DD">
      <w:pPr>
        <w:rPr>
          <w:rFonts w:cstheme="minorHAnsi"/>
          <w:sz w:val="20"/>
          <w:szCs w:val="20"/>
          <w:shd w:val="clear" w:color="auto" w:fill="FFFFFF"/>
        </w:rPr>
      </w:pPr>
      <w:bookmarkStart w:id="357"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9"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0"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1"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358" w:name="dvd_def"/>
      <w:bookmarkEnd w:id="357"/>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2"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53"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359" w:name="gps_def"/>
      <w:bookmarkEnd w:id="358"/>
      <w:r w:rsidRPr="00A224C8">
        <w:rPr>
          <w:b/>
          <w:sz w:val="20"/>
          <w:szCs w:val="20"/>
        </w:rPr>
        <w:t xml:space="preserve">GPS: </w:t>
      </w:r>
      <w:hyperlink r:id="rId54"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5"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360" w:name="sms_def"/>
      <w:bookmarkEnd w:id="359"/>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361"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6"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7"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8"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362" w:name="software_def"/>
      <w:bookmarkEnd w:id="361"/>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9"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0"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1"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363" w:name="tablet_def"/>
      <w:bookmarkEnd w:id="362"/>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2"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63"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4"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5"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6"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7"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8"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364" w:name="wifi_def"/>
      <w:bookmarkEnd w:id="363"/>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69"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365" w:name="spam_def"/>
      <w:bookmarkEnd w:id="364"/>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70"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366" w:name="vpn_def"/>
      <w:bookmarkEnd w:id="365"/>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1"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2"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3"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4"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367" w:name="edi_def"/>
      <w:bookmarkEnd w:id="366"/>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368" w:name="api_def"/>
      <w:bookmarkEnd w:id="367"/>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5"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6"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7"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8"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369" w:name="hd_def"/>
      <w:bookmarkEnd w:id="368"/>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79"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0"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370" w:name="nube_def"/>
      <w:bookmarkEnd w:id="369"/>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81"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82"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83"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4"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371"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371"/>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372" w:name="pdf_def"/>
      <w:r w:rsidRPr="00A224C8">
        <w:rPr>
          <w:rFonts w:cstheme="minorHAnsi"/>
          <w:b/>
          <w:sz w:val="20"/>
          <w:szCs w:val="20"/>
          <w:shd w:val="clear" w:color="auto" w:fill="FFFFFF"/>
        </w:rPr>
        <w:t>PDF:</w:t>
      </w:r>
      <w:hyperlink r:id="rId85"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373"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6"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374" w:name="deploy_desc_def"/>
      <w:bookmarkEnd w:id="372"/>
      <w:bookmarkEnd w:id="373"/>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7"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375"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376" w:name="lookup_def"/>
      <w:r w:rsidRPr="00A224C8">
        <w:rPr>
          <w:rFonts w:cstheme="minorHAnsi"/>
          <w:b/>
          <w:sz w:val="20"/>
          <w:szCs w:val="20"/>
          <w:shd w:val="clear" w:color="auto" w:fill="FFFFFF"/>
        </w:rPr>
        <w:t>Lookup:</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8"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377"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89"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0"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378" w:name="_Toc366690023"/>
      <w:bookmarkStart w:id="379" w:name="_Toc374659767"/>
      <w:bookmarkEnd w:id="360"/>
      <w:bookmarkEnd w:id="370"/>
      <w:bookmarkEnd w:id="374"/>
      <w:bookmarkEnd w:id="375"/>
      <w:bookmarkEnd w:id="376"/>
      <w:bookmarkEnd w:id="377"/>
      <w:r w:rsidRPr="00A224C8">
        <w:t>Referencias</w:t>
      </w:r>
      <w:bookmarkEnd w:id="378"/>
      <w:bookmarkEnd w:id="379"/>
    </w:p>
    <w:p w:rsidR="004E01DD" w:rsidRPr="00A224C8" w:rsidRDefault="004E01DD" w:rsidP="004E01DD"/>
    <w:p w:rsidR="004E01DD" w:rsidRPr="00352BD3" w:rsidRDefault="00C622B8"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lastRenderedPageBreak/>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C622B8" w:rsidP="004E01DD">
      <w:r w:rsidRPr="00352BD3">
        <w:rPr>
          <w:sz w:val="20"/>
          <w:szCs w:val="20"/>
        </w:rPr>
        <w:fldChar w:fldCharType="end"/>
      </w:r>
    </w:p>
    <w:p w:rsidR="00A966A3" w:rsidRDefault="00A966A3">
      <w:r>
        <w:br w:type="page"/>
      </w:r>
    </w:p>
    <w:p w:rsidR="002079F7" w:rsidRDefault="00A966A3" w:rsidP="002079F7">
      <w:pPr>
        <w:pStyle w:val="Ttulo1"/>
      </w:pPr>
      <w:bookmarkStart w:id="380" w:name="_Toc374659768"/>
      <w:r>
        <w:lastRenderedPageBreak/>
        <w:t>Anexos</w:t>
      </w:r>
      <w:bookmarkEnd w:id="380"/>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91"/>
      <w:footerReference w:type="default" r:id="rId92"/>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6" w:author="MRLaptop" w:date="2013-12-11T00:25:00Z" w:initials="M">
    <w:p w:rsidR="001E7F55" w:rsidRDefault="001E7F55">
      <w:pPr>
        <w:pStyle w:val="Textocomentario"/>
      </w:pPr>
      <w:r>
        <w:rPr>
          <w:rStyle w:val="Refdecomentario"/>
        </w:rPr>
        <w:annotationRef/>
      </w:r>
      <w:r>
        <w:t>cambio</w:t>
      </w:r>
    </w:p>
  </w:comment>
  <w:comment w:id="43" w:author="MRLaptop" w:date="2013-12-11T00:33:00Z" w:initials="M">
    <w:p w:rsidR="001E7F55" w:rsidRDefault="001E7F55">
      <w:pPr>
        <w:pStyle w:val="Textocomentario"/>
      </w:pPr>
      <w:r>
        <w:rPr>
          <w:rStyle w:val="Refdecomentario"/>
        </w:rPr>
        <w:annotationRef/>
      </w:r>
      <w:r>
        <w:t>ref</w:t>
      </w:r>
    </w:p>
  </w:comment>
  <w:comment w:id="67" w:author="MRLaptop" w:date="2013-12-11T01:09:00Z" w:initials="M">
    <w:p w:rsidR="001E7F55" w:rsidRDefault="001E7F55">
      <w:pPr>
        <w:pStyle w:val="Textocomentario"/>
      </w:pPr>
      <w:r>
        <w:rPr>
          <w:rStyle w:val="Refdecomentario"/>
        </w:rPr>
        <w:annotationRef/>
      </w:r>
      <w:r>
        <w:t>def</w:t>
      </w:r>
    </w:p>
  </w:comment>
  <w:comment w:id="109" w:author="MRLaptop" w:date="2013-12-11T02:02:00Z" w:initials="M">
    <w:p w:rsidR="001E7F55" w:rsidRDefault="001E7F55">
      <w:pPr>
        <w:pStyle w:val="Textocomentario"/>
      </w:pPr>
      <w:r>
        <w:rPr>
          <w:rStyle w:val="Refdecomentario"/>
        </w:rPr>
        <w:annotationRef/>
      </w:r>
      <w:r>
        <w:t>ref</w:t>
      </w:r>
    </w:p>
  </w:comment>
  <w:comment w:id="114" w:author="MRLaptop" w:date="2013-12-12T00:44:00Z" w:initials="M">
    <w:p w:rsidR="001E7F55" w:rsidRDefault="001E7F55">
      <w:pPr>
        <w:pStyle w:val="Textocomentario"/>
      </w:pPr>
      <w:r>
        <w:rPr>
          <w:rStyle w:val="Refdecomentario"/>
        </w:rPr>
        <w:annotationRef/>
      </w:r>
      <w:r>
        <w:t>add ref</w:t>
      </w:r>
    </w:p>
  </w:comment>
  <w:comment w:id="115" w:author="MRLaptop" w:date="2013-12-12T00:46:00Z" w:initials="M">
    <w:p w:rsidR="001E7F55" w:rsidRDefault="001E7F55">
      <w:pPr>
        <w:pStyle w:val="Textocomentario"/>
      </w:pPr>
      <w:r>
        <w:rPr>
          <w:rStyle w:val="Refdecomentario"/>
        </w:rPr>
        <w:annotationRef/>
      </w:r>
      <w:r>
        <w:t>add refs</w:t>
      </w:r>
    </w:p>
  </w:comment>
  <w:comment w:id="116" w:author="MRLaptop" w:date="2013-12-12T00:49:00Z" w:initials="M">
    <w:p w:rsidR="001E7F55" w:rsidRDefault="001E7F55">
      <w:pPr>
        <w:pStyle w:val="Textocomentario"/>
      </w:pPr>
      <w:r>
        <w:rPr>
          <w:rStyle w:val="Refdecomentario"/>
        </w:rPr>
        <w:annotationRef/>
      </w:r>
      <w:r>
        <w:t>add refs</w:t>
      </w:r>
    </w:p>
  </w:comment>
  <w:comment w:id="123" w:author="MRLaptop" w:date="2013-12-12T00:56:00Z" w:initials="M">
    <w:p w:rsidR="001E7F55" w:rsidRDefault="001E7F55">
      <w:pPr>
        <w:pStyle w:val="Textocomentario"/>
      </w:pPr>
      <w:r>
        <w:rPr>
          <w:rStyle w:val="Refdecomentario"/>
        </w:rPr>
        <w:annotationRef/>
      </w:r>
      <w:r>
        <w:t>add refs</w:t>
      </w:r>
    </w:p>
  </w:comment>
  <w:comment w:id="124" w:author="MRLaptop" w:date="2013-12-12T00:57:00Z" w:initials="M">
    <w:p w:rsidR="001E7F55" w:rsidRDefault="001E7F55">
      <w:pPr>
        <w:pStyle w:val="Textocomentario"/>
      </w:pPr>
      <w:r>
        <w:rPr>
          <w:rStyle w:val="Refdecomentario"/>
        </w:rPr>
        <w:annotationRef/>
      </w:r>
      <w:r>
        <w:t>add refs</w:t>
      </w:r>
    </w:p>
  </w:comment>
  <w:comment w:id="127" w:author="MRLaptop" w:date="2013-12-12T00:59:00Z" w:initials="M">
    <w:p w:rsidR="001E7F55" w:rsidRDefault="001E7F55">
      <w:pPr>
        <w:pStyle w:val="Textocomentario"/>
      </w:pPr>
      <w:r>
        <w:rPr>
          <w:rStyle w:val="Refdecomentario"/>
        </w:rPr>
        <w:annotationRef/>
      </w:r>
      <w:r>
        <w:t>add ref</w:t>
      </w:r>
    </w:p>
  </w:comment>
  <w:comment w:id="128" w:author="MRLaptop" w:date="2013-12-12T01:00:00Z" w:initials="M">
    <w:p w:rsidR="001E7F55" w:rsidRDefault="001E7F55">
      <w:pPr>
        <w:pStyle w:val="Textocomentario"/>
      </w:pPr>
      <w:r>
        <w:rPr>
          <w:rStyle w:val="Refdecomentario"/>
        </w:rPr>
        <w:annotationRef/>
      </w:r>
      <w:r>
        <w:t>add ref</w:t>
      </w:r>
    </w:p>
  </w:comment>
  <w:comment w:id="129" w:author="MRLaptop" w:date="2013-12-12T01:00:00Z" w:initials="M">
    <w:p w:rsidR="001E7F55" w:rsidRDefault="001E7F55">
      <w:pPr>
        <w:pStyle w:val="Textocomentario"/>
      </w:pPr>
      <w:r>
        <w:rPr>
          <w:rStyle w:val="Refdecomentario"/>
        </w:rPr>
        <w:annotationRef/>
      </w:r>
      <w:r>
        <w:t>add ref</w:t>
      </w:r>
    </w:p>
  </w:comment>
  <w:comment w:id="130" w:author="MRLaptop" w:date="2013-12-12T01:01:00Z" w:initials="M">
    <w:p w:rsidR="001E7F55" w:rsidRDefault="001E7F55" w:rsidP="000913FE">
      <w:pPr>
        <w:pStyle w:val="Textocomentario"/>
      </w:pPr>
      <w:r>
        <w:rPr>
          <w:rStyle w:val="Refdecomentario"/>
        </w:rPr>
        <w:annotationRef/>
      </w:r>
      <w:r>
        <w:t>add ref</w:t>
      </w:r>
    </w:p>
  </w:comment>
  <w:comment w:id="143" w:author="MRLaptop" w:date="2013-12-12T01:11:00Z" w:initials="M">
    <w:p w:rsidR="001E7F55" w:rsidRDefault="001E7F55">
      <w:pPr>
        <w:pStyle w:val="Textocomentario"/>
      </w:pPr>
      <w:r>
        <w:rPr>
          <w:rStyle w:val="Refdecomentario"/>
        </w:rPr>
        <w:annotationRef/>
      </w:r>
      <w:r>
        <w:t>add ref</w:t>
      </w:r>
    </w:p>
  </w:comment>
  <w:comment w:id="144" w:author="MRLaptop" w:date="2013-12-12T01:11:00Z" w:initials="M">
    <w:p w:rsidR="001E7F55" w:rsidRDefault="001E7F55">
      <w:pPr>
        <w:pStyle w:val="Textocomentario"/>
      </w:pPr>
      <w:r>
        <w:rPr>
          <w:rStyle w:val="Refdecomentario"/>
        </w:rPr>
        <w:annotationRef/>
      </w:r>
      <w:r>
        <w:t>add ref</w:t>
      </w:r>
    </w:p>
  </w:comment>
  <w:comment w:id="145" w:author="MRLaptop" w:date="2013-12-12T01:12:00Z" w:initials="M">
    <w:p w:rsidR="001E7F55" w:rsidRDefault="001E7F55">
      <w:pPr>
        <w:pStyle w:val="Textocomentario"/>
      </w:pPr>
      <w:r>
        <w:rPr>
          <w:rStyle w:val="Refdecomentario"/>
        </w:rPr>
        <w:annotationRef/>
      </w:r>
      <w:r>
        <w:t>add ref</w:t>
      </w:r>
    </w:p>
  </w:comment>
  <w:comment w:id="154" w:author="MRLaptop" w:date="2013-12-12T01:15:00Z" w:initials="M">
    <w:p w:rsidR="001E7F55" w:rsidRDefault="001E7F55">
      <w:pPr>
        <w:pStyle w:val="Textocomentario"/>
      </w:pPr>
      <w:r>
        <w:rPr>
          <w:rStyle w:val="Refdecomentario"/>
        </w:rPr>
        <w:annotationRef/>
      </w:r>
      <w:r>
        <w:t>add def</w:t>
      </w:r>
    </w:p>
  </w:comment>
  <w:comment w:id="155" w:author="MRLaptop" w:date="2013-12-12T01:15:00Z" w:initials="M">
    <w:p w:rsidR="001E7F55" w:rsidRDefault="001E7F55">
      <w:pPr>
        <w:pStyle w:val="Textocomentario"/>
      </w:pPr>
      <w:r>
        <w:rPr>
          <w:rStyle w:val="Refdecomentario"/>
        </w:rPr>
        <w:annotationRef/>
      </w:r>
      <w:r>
        <w:t>add ref</w:t>
      </w:r>
    </w:p>
  </w:comment>
  <w:comment w:id="158" w:author="MRLaptop" w:date="2013-12-12T01:38:00Z" w:initials="M">
    <w:p w:rsidR="001E7F55" w:rsidRDefault="001E7F55">
      <w:pPr>
        <w:pStyle w:val="Textocomentario"/>
      </w:pPr>
      <w:r>
        <w:rPr>
          <w:rStyle w:val="Refdecomentario"/>
        </w:rPr>
        <w:annotationRef/>
      </w:r>
      <w:r>
        <w:t>add ref</w:t>
      </w:r>
    </w:p>
  </w:comment>
  <w:comment w:id="159" w:author="MRLaptop" w:date="2013-12-12T01:22:00Z" w:initials="M">
    <w:p w:rsidR="001E7F55" w:rsidRDefault="001E7F55">
      <w:pPr>
        <w:pStyle w:val="Textocomentario"/>
      </w:pPr>
      <w:r>
        <w:rPr>
          <w:rStyle w:val="Refdecomentario"/>
        </w:rPr>
        <w:annotationRef/>
      </w:r>
      <w:r>
        <w:t>add ref</w:t>
      </w:r>
    </w:p>
  </w:comment>
  <w:comment w:id="160" w:author="MRLaptop" w:date="2013-12-12T01:24:00Z" w:initials="M">
    <w:p w:rsidR="001E7F55" w:rsidRDefault="001E7F55">
      <w:pPr>
        <w:pStyle w:val="Textocomentario"/>
      </w:pPr>
      <w:r>
        <w:rPr>
          <w:rStyle w:val="Refdecomentario"/>
        </w:rPr>
        <w:annotationRef/>
      </w:r>
      <w:r>
        <w:t>add ref</w:t>
      </w:r>
    </w:p>
  </w:comment>
  <w:comment w:id="161" w:author="MRLaptop" w:date="2013-12-12T01:39:00Z" w:initials="M">
    <w:p w:rsidR="001E7F55" w:rsidRDefault="001E7F55">
      <w:pPr>
        <w:pStyle w:val="Textocomentario"/>
      </w:pPr>
      <w:r>
        <w:rPr>
          <w:rStyle w:val="Refdecomentario"/>
        </w:rPr>
        <w:annotationRef/>
      </w:r>
      <w:r>
        <w:t>add refs</w:t>
      </w:r>
    </w:p>
  </w:comment>
  <w:comment w:id="162" w:author="MRLaptop" w:date="2013-12-12T01:39:00Z" w:initials="M">
    <w:p w:rsidR="001E7F55" w:rsidRDefault="001E7F55">
      <w:pPr>
        <w:pStyle w:val="Textocomentario"/>
      </w:pPr>
      <w:r>
        <w:rPr>
          <w:rStyle w:val="Refdecomentario"/>
        </w:rPr>
        <w:annotationRef/>
      </w:r>
      <w:r>
        <w:t>add refs</w:t>
      </w:r>
    </w:p>
  </w:comment>
  <w:comment w:id="163" w:author="MRLaptop" w:date="2013-12-12T01:40:00Z" w:initials="M">
    <w:p w:rsidR="001E7F55" w:rsidRDefault="001E7F55">
      <w:pPr>
        <w:pStyle w:val="Textocomentario"/>
      </w:pPr>
      <w:r>
        <w:rPr>
          <w:rStyle w:val="Refdecomentario"/>
        </w:rPr>
        <w:annotationRef/>
      </w:r>
      <w:r>
        <w:t>add ref</w:t>
      </w:r>
    </w:p>
  </w:comment>
  <w:comment w:id="166" w:author="MRLaptop" w:date="2013-12-12T01:38:00Z" w:initials="M">
    <w:p w:rsidR="001E7F55" w:rsidRDefault="001E7F55">
      <w:pPr>
        <w:pStyle w:val="Textocomentario"/>
      </w:pPr>
      <w:r>
        <w:rPr>
          <w:rStyle w:val="Refdecomentario"/>
        </w:rPr>
        <w:annotationRef/>
      </w:r>
      <w:r>
        <w:t>add ref</w:t>
      </w:r>
    </w:p>
  </w:comment>
  <w:comment w:id="170" w:author="MRLaptop" w:date="2013-12-12T01:42:00Z" w:initials="M">
    <w:p w:rsidR="001E7F55" w:rsidRDefault="001E7F55">
      <w:pPr>
        <w:pStyle w:val="Textocomentario"/>
      </w:pPr>
      <w:r>
        <w:rPr>
          <w:rStyle w:val="Refdecomentario"/>
        </w:rPr>
        <w:annotationRef/>
      </w:r>
      <w:r>
        <w:t>add ref</w:t>
      </w:r>
    </w:p>
  </w:comment>
  <w:comment w:id="173" w:author="MRLaptop" w:date="2013-12-12T01:46:00Z" w:initials="M">
    <w:p w:rsidR="001E7F55" w:rsidRDefault="001E7F55">
      <w:pPr>
        <w:pStyle w:val="Textocomentario"/>
      </w:pPr>
      <w:r>
        <w:rPr>
          <w:rStyle w:val="Refdecomentario"/>
        </w:rPr>
        <w:annotationRef/>
      </w:r>
      <w:r>
        <w:t>add refs</w:t>
      </w:r>
    </w:p>
  </w:comment>
  <w:comment w:id="174" w:author="MRLaptop" w:date="2013-12-12T01:44:00Z" w:initials="M">
    <w:p w:rsidR="001E7F55" w:rsidRDefault="001E7F55">
      <w:pPr>
        <w:pStyle w:val="Textocomentario"/>
      </w:pPr>
      <w:r>
        <w:rPr>
          <w:rStyle w:val="Refdecomentario"/>
        </w:rPr>
        <w:annotationRef/>
      </w:r>
      <w:r>
        <w:t>add ref</w:t>
      </w:r>
    </w:p>
  </w:comment>
  <w:comment w:id="181" w:author="MRLaptop" w:date="2013-12-12T01:46:00Z" w:initials="M">
    <w:p w:rsidR="001E7F55" w:rsidRDefault="001E7F55">
      <w:pPr>
        <w:pStyle w:val="Textocomentario"/>
      </w:pPr>
      <w:r>
        <w:rPr>
          <w:rStyle w:val="Refdecomentario"/>
        </w:rPr>
        <w:annotationRef/>
      </w:r>
      <w:r>
        <w:t>add ref</w:t>
      </w:r>
    </w:p>
  </w:comment>
  <w:comment w:id="182" w:author="MRLaptop" w:date="2013-12-12T01:47:00Z" w:initials="M">
    <w:p w:rsidR="001E7F55" w:rsidRDefault="001E7F55">
      <w:pPr>
        <w:pStyle w:val="Textocomentario"/>
      </w:pPr>
      <w:r>
        <w:rPr>
          <w:rStyle w:val="Refdecomentario"/>
        </w:rPr>
        <w:annotationRef/>
      </w:r>
      <w:r>
        <w:t>add ref</w:t>
      </w:r>
    </w:p>
  </w:comment>
  <w:comment w:id="190" w:author="MRLaptop" w:date="2013-12-12T19:48:00Z" w:initials="M">
    <w:p w:rsidR="001E7F55" w:rsidRDefault="001E7F55">
      <w:pPr>
        <w:pStyle w:val="Textocomentario"/>
      </w:pPr>
      <w:r>
        <w:rPr>
          <w:rStyle w:val="Refdecomentario"/>
        </w:rPr>
        <w:annotationRef/>
      </w:r>
      <w:r>
        <w:t>add refs</w:t>
      </w:r>
    </w:p>
  </w:comment>
  <w:comment w:id="191" w:author="MRLaptop" w:date="2013-12-12T19:50:00Z" w:initials="M">
    <w:p w:rsidR="001E7F55" w:rsidRDefault="001E7F55">
      <w:pPr>
        <w:pStyle w:val="Textocomentario"/>
      </w:pPr>
      <w:r>
        <w:rPr>
          <w:rStyle w:val="Refdecomentario"/>
        </w:rPr>
        <w:annotationRef/>
      </w:r>
      <w:r>
        <w:t>add ref</w:t>
      </w:r>
    </w:p>
  </w:comment>
  <w:comment w:id="192" w:author="MRLaptop" w:date="2013-12-12T19:51:00Z" w:initials="M">
    <w:p w:rsidR="001E7F55" w:rsidRDefault="001E7F55">
      <w:pPr>
        <w:pStyle w:val="Textocomentario"/>
      </w:pPr>
      <w:r>
        <w:rPr>
          <w:rStyle w:val="Refdecomentario"/>
        </w:rPr>
        <w:annotationRef/>
      </w:r>
      <w:r>
        <w:t>add ref</w:t>
      </w:r>
    </w:p>
  </w:comment>
  <w:comment w:id="219" w:author="MRLaptop" w:date="2013-12-12T20:17:00Z" w:initials="M">
    <w:p w:rsidR="001E7F55" w:rsidRDefault="001E7F55">
      <w:pPr>
        <w:pStyle w:val="Textocomentario"/>
      </w:pPr>
      <w:r>
        <w:rPr>
          <w:rStyle w:val="Refdecomentario"/>
        </w:rPr>
        <w:annotationRef/>
      </w:r>
      <w:r>
        <w:t>add ref</w:t>
      </w:r>
    </w:p>
  </w:comment>
  <w:comment w:id="245" w:author="MRLaptop" w:date="2013-12-11T23:30:00Z" w:initials="M">
    <w:p w:rsidR="001E7F55" w:rsidRDefault="001E7F55">
      <w:pPr>
        <w:pStyle w:val="Textocomentario"/>
      </w:pPr>
      <w:r>
        <w:rPr>
          <w:rStyle w:val="Refdecomentario"/>
        </w:rPr>
        <w:annotationRef/>
      </w:r>
      <w:r>
        <w:t>add ref</w:t>
      </w:r>
    </w:p>
  </w:comment>
  <w:comment w:id="253" w:author="MRLaptop" w:date="2013-12-12T20:38:00Z" w:initials="M">
    <w:p w:rsidR="001E7F55" w:rsidRDefault="001E7F55">
      <w:pPr>
        <w:pStyle w:val="Textocomentario"/>
      </w:pPr>
      <w:r>
        <w:rPr>
          <w:rStyle w:val="Refdecomentario"/>
        </w:rPr>
        <w:annotationRef/>
      </w:r>
      <w:r>
        <w:t>add ref</w:t>
      </w:r>
    </w:p>
  </w:comment>
  <w:comment w:id="261" w:author="MRLaptop" w:date="2013-12-08T18:05:00Z" w:initials="M">
    <w:p w:rsidR="001E7F55" w:rsidRDefault="001E7F55" w:rsidP="00977B63">
      <w:pPr>
        <w:pStyle w:val="Textocomentario"/>
      </w:pPr>
      <w:r>
        <w:rPr>
          <w:rStyle w:val="Refdecomentario"/>
        </w:rPr>
        <w:annotationRef/>
      </w:r>
      <w:r>
        <w:t>Referencia a imagen de modelo de dominio.</w:t>
      </w:r>
    </w:p>
  </w:comment>
  <w:comment w:id="265" w:author="MRLaptop" w:date="2013-12-08T18:05:00Z" w:initials="M">
    <w:p w:rsidR="001E7F55" w:rsidRDefault="001E7F55" w:rsidP="00977B63">
      <w:pPr>
        <w:pStyle w:val="Textocomentario"/>
      </w:pPr>
      <w:r>
        <w:rPr>
          <w:rStyle w:val="Refdecomentario"/>
        </w:rPr>
        <w:annotationRef/>
      </w:r>
      <w:r>
        <w:t>Ref a imagen de diagrama de capas</w:t>
      </w:r>
    </w:p>
  </w:comment>
  <w:comment w:id="276" w:author="MRLaptop" w:date="2013-12-12T21:19:00Z" w:initials="M">
    <w:p w:rsidR="001E7F55" w:rsidRDefault="001E7F55">
      <w:pPr>
        <w:pStyle w:val="Textocomentario"/>
      </w:pPr>
      <w:r>
        <w:rPr>
          <w:rStyle w:val="Refdecomentario"/>
        </w:rPr>
        <w:annotationRef/>
      </w:r>
      <w:r>
        <w:t xml:space="preserve"> Add ref</w:t>
      </w:r>
    </w:p>
  </w:comment>
  <w:comment w:id="277" w:author="MRLaptop" w:date="2013-12-12T21:19:00Z" w:initials="M">
    <w:p w:rsidR="001E7F55" w:rsidRDefault="001E7F55">
      <w:pPr>
        <w:pStyle w:val="Textocomentario"/>
      </w:pPr>
      <w:r>
        <w:rPr>
          <w:rStyle w:val="Refdecomentario"/>
        </w:rPr>
        <w:annotationRef/>
      </w:r>
      <w:r>
        <w:t>Add ref</w:t>
      </w:r>
    </w:p>
  </w:comment>
  <w:comment w:id="279" w:author="MRLaptop" w:date="2013-12-12T21:41:00Z" w:initials="M">
    <w:p w:rsidR="001E7F55" w:rsidRDefault="001E7F55">
      <w:pPr>
        <w:pStyle w:val="Textocomentario"/>
      </w:pPr>
      <w:r>
        <w:rPr>
          <w:rStyle w:val="Refdecomentario"/>
        </w:rPr>
        <w:annotationRef/>
      </w:r>
      <w:r>
        <w:t>Add ref</w:t>
      </w:r>
    </w:p>
  </w:comment>
  <w:comment w:id="302" w:author="MRLaptop" w:date="2013-12-08T17:31:00Z" w:initials="M">
    <w:p w:rsidR="001E7F55" w:rsidRDefault="001E7F55" w:rsidP="00F33A53">
      <w:pPr>
        <w:pStyle w:val="Textocomentario"/>
      </w:pPr>
      <w:r>
        <w:rPr>
          <w:rStyle w:val="Refdecomentario"/>
        </w:rPr>
        <w:annotationRef/>
      </w:r>
      <w:r>
        <w:t>ref</w:t>
      </w:r>
    </w:p>
  </w:comment>
  <w:comment w:id="308" w:author="MRLaptop" w:date="2013-12-12T22:35:00Z" w:initials="M">
    <w:p w:rsidR="001E7F55" w:rsidRDefault="001E7F55">
      <w:pPr>
        <w:pStyle w:val="Textocomentario"/>
      </w:pPr>
      <w:r>
        <w:t xml:space="preserve">add </w:t>
      </w:r>
      <w:r>
        <w:rPr>
          <w:rStyle w:val="Refdecomentario"/>
        </w:rPr>
        <w:annotationRef/>
      </w:r>
      <w:r>
        <w:t>ref</w:t>
      </w:r>
    </w:p>
  </w:comment>
  <w:comment w:id="309" w:author="MRLaptop" w:date="2013-12-12T22:36:00Z" w:initials="M">
    <w:p w:rsidR="001E7F55" w:rsidRDefault="001E7F55">
      <w:pPr>
        <w:pStyle w:val="Textocomentario"/>
      </w:pPr>
      <w:r>
        <w:rPr>
          <w:rStyle w:val="Refdecomentario"/>
        </w:rPr>
        <w:annotationRef/>
      </w:r>
      <w:r>
        <w:t>add ref</w:t>
      </w:r>
    </w:p>
  </w:comment>
  <w:comment w:id="355" w:author="MRLaptop" w:date="2013-12-13T00:54:00Z" w:initials="M">
    <w:p w:rsidR="001E7F55" w:rsidRDefault="001E7F55">
      <w:pPr>
        <w:pStyle w:val="Textocomentario"/>
      </w:pPr>
      <w:r>
        <w:rPr>
          <w:rStyle w:val="Refdecomentario"/>
        </w:rPr>
        <w:annotationRef/>
      </w:r>
      <w:r>
        <w:t>add 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3FE5" w:rsidRDefault="00433FE5" w:rsidP="009B6E8C">
      <w:pPr>
        <w:spacing w:after="0" w:line="240" w:lineRule="auto"/>
      </w:pPr>
      <w:r>
        <w:separator/>
      </w:r>
    </w:p>
  </w:endnote>
  <w:endnote w:type="continuationSeparator" w:id="1">
    <w:p w:rsidR="00433FE5" w:rsidRDefault="00433FE5"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F55" w:rsidRPr="003C2CC6" w:rsidRDefault="001E7F55" w:rsidP="008510B9">
    <w:pPr>
      <w:pStyle w:val="Piedepgina"/>
      <w:spacing w:after="240"/>
      <w:jc w:val="right"/>
      <w:rPr>
        <w:i/>
        <w:sz w:val="28"/>
      </w:rPr>
    </w:pPr>
    <w:r w:rsidRPr="00C622B8">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1E7F55" w:rsidRPr="008510B9" w:rsidRDefault="001E7F55"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D158FE">
                  <w:rPr>
                    <w:i/>
                    <w:noProof/>
                    <w:color w:val="FFFFFF" w:themeColor="background1"/>
                    <w:sz w:val="32"/>
                  </w:rPr>
                  <w:t>23</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C525CE">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3FE5" w:rsidRDefault="00433FE5" w:rsidP="009B6E8C">
      <w:pPr>
        <w:spacing w:after="0" w:line="240" w:lineRule="auto"/>
      </w:pPr>
      <w:r>
        <w:separator/>
      </w:r>
    </w:p>
  </w:footnote>
  <w:footnote w:type="continuationSeparator" w:id="1">
    <w:p w:rsidR="00433FE5" w:rsidRDefault="00433FE5"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1E7F55" w:rsidTr="008510B9">
      <w:trPr>
        <w:cnfStyle w:val="100000000000"/>
      </w:trPr>
      <w:tc>
        <w:tcPr>
          <w:cnfStyle w:val="001000000000"/>
          <w:tcW w:w="8645" w:type="dxa"/>
          <w:tcBorders>
            <w:top w:val="nil"/>
            <w:bottom w:val="nil"/>
          </w:tcBorders>
        </w:tcPr>
        <w:p w:rsidR="001E7F55" w:rsidRPr="008510B9" w:rsidRDefault="001E7F55" w:rsidP="008510B9">
          <w:pPr>
            <w:pStyle w:val="Encabezado"/>
            <w:spacing w:before="120" w:after="120"/>
            <w:jc w:val="right"/>
            <w:rPr>
              <w:color w:val="7F7F7F" w:themeColor="text1" w:themeTint="80"/>
            </w:rPr>
          </w:pPr>
          <w:r w:rsidRPr="00C622B8">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C622B8">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7A5AD9">
                <w:rPr>
                  <w:color w:val="7F7F7F" w:themeColor="text1" w:themeTint="80"/>
                  <w:sz w:val="20"/>
                  <w:szCs w:val="20"/>
                  <w:lang w:val="es-ES"/>
                </w:rPr>
                <w:t>Informe final del análisis, diseño e implementación de un Marketplace</w:t>
              </w:r>
            </w:sdtContent>
          </w:sdt>
        </w:p>
      </w:tc>
    </w:tr>
  </w:tbl>
  <w:p w:rsidR="001E7F55" w:rsidRPr="007A5AD9" w:rsidRDefault="001E7F55" w:rsidP="003C2CC6">
    <w:pPr>
      <w:pStyle w:val="Encabezado"/>
      <w:spacing w:before="240"/>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CDAA8322"/>
    <w:lvl w:ilvl="0" w:tplc="2D4E5BDE">
      <w:start w:val="1"/>
      <w:numFmt w:val="decimal"/>
      <w:lvlText w:val="%1)"/>
      <w:lvlJc w:val="left"/>
      <w:pPr>
        <w:ind w:left="360" w:hanging="360"/>
      </w:pPr>
      <w:rPr>
        <w:rFonts w:asciiTheme="minorHAnsi" w:eastAsiaTheme="minorEastAsia" w:hAnsiTheme="minorHAnsi" w:cstheme="minorBidi"/>
        <w:b w:val="0"/>
        <w:color w:val="auto"/>
        <w:sz w:val="20"/>
        <w:szCs w:val="2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0">
    <w:nsid w:val="400B1B21"/>
    <w:multiLevelType w:val="hybridMultilevel"/>
    <w:tmpl w:val="03CE3A68"/>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trackRevisions/>
  <w:defaultTabStop w:val="708"/>
  <w:hyphenationZone w:val="425"/>
  <w:drawingGridHorizontalSpacing w:val="110"/>
  <w:displayHorizontalDrawingGridEvery w:val="2"/>
  <w:characterSpacingControl w:val="doNotCompress"/>
  <w:hdrShapeDefaults>
    <o:shapedefaults v:ext="edit" spidmax="22530"/>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35ED"/>
    <w:rsid w:val="000269F1"/>
    <w:rsid w:val="00040CC5"/>
    <w:rsid w:val="00040FFC"/>
    <w:rsid w:val="00046598"/>
    <w:rsid w:val="00055EC4"/>
    <w:rsid w:val="00060647"/>
    <w:rsid w:val="000607ED"/>
    <w:rsid w:val="000702F1"/>
    <w:rsid w:val="000718C3"/>
    <w:rsid w:val="00071954"/>
    <w:rsid w:val="00075E6D"/>
    <w:rsid w:val="0008365F"/>
    <w:rsid w:val="00086AD4"/>
    <w:rsid w:val="000913FE"/>
    <w:rsid w:val="00092699"/>
    <w:rsid w:val="0009277E"/>
    <w:rsid w:val="000966BD"/>
    <w:rsid w:val="000A419F"/>
    <w:rsid w:val="000A480B"/>
    <w:rsid w:val="000D48F6"/>
    <w:rsid w:val="000E1767"/>
    <w:rsid w:val="000E17AA"/>
    <w:rsid w:val="000E5D0F"/>
    <w:rsid w:val="000E69F2"/>
    <w:rsid w:val="000E786A"/>
    <w:rsid w:val="000F1F0A"/>
    <w:rsid w:val="0010636C"/>
    <w:rsid w:val="0010697D"/>
    <w:rsid w:val="00107676"/>
    <w:rsid w:val="00120892"/>
    <w:rsid w:val="00136F76"/>
    <w:rsid w:val="00151124"/>
    <w:rsid w:val="00152603"/>
    <w:rsid w:val="001529E4"/>
    <w:rsid w:val="00156D00"/>
    <w:rsid w:val="001635C1"/>
    <w:rsid w:val="001702C6"/>
    <w:rsid w:val="00177D75"/>
    <w:rsid w:val="00190BFA"/>
    <w:rsid w:val="001A5C2F"/>
    <w:rsid w:val="001A7558"/>
    <w:rsid w:val="001D5AB9"/>
    <w:rsid w:val="001D6408"/>
    <w:rsid w:val="001E7F55"/>
    <w:rsid w:val="001F673A"/>
    <w:rsid w:val="002079F7"/>
    <w:rsid w:val="002135F1"/>
    <w:rsid w:val="00213909"/>
    <w:rsid w:val="00214414"/>
    <w:rsid w:val="00227416"/>
    <w:rsid w:val="0023485B"/>
    <w:rsid w:val="00236439"/>
    <w:rsid w:val="00240BE3"/>
    <w:rsid w:val="002559B4"/>
    <w:rsid w:val="00271817"/>
    <w:rsid w:val="002A62C5"/>
    <w:rsid w:val="002A7E3D"/>
    <w:rsid w:val="002B163C"/>
    <w:rsid w:val="002C02FB"/>
    <w:rsid w:val="00301E8A"/>
    <w:rsid w:val="0030564C"/>
    <w:rsid w:val="00322595"/>
    <w:rsid w:val="003277BE"/>
    <w:rsid w:val="0033480B"/>
    <w:rsid w:val="00334BE5"/>
    <w:rsid w:val="003359AD"/>
    <w:rsid w:val="00336C4B"/>
    <w:rsid w:val="00351009"/>
    <w:rsid w:val="00351E3A"/>
    <w:rsid w:val="00352BD3"/>
    <w:rsid w:val="00353EB8"/>
    <w:rsid w:val="00355E23"/>
    <w:rsid w:val="00364CD9"/>
    <w:rsid w:val="00371647"/>
    <w:rsid w:val="003813EA"/>
    <w:rsid w:val="00383A4F"/>
    <w:rsid w:val="00384E1B"/>
    <w:rsid w:val="0039321C"/>
    <w:rsid w:val="0039408A"/>
    <w:rsid w:val="00394C20"/>
    <w:rsid w:val="003B02AD"/>
    <w:rsid w:val="003B4431"/>
    <w:rsid w:val="003C07AC"/>
    <w:rsid w:val="003C2CC6"/>
    <w:rsid w:val="003C3710"/>
    <w:rsid w:val="003C738E"/>
    <w:rsid w:val="00400F52"/>
    <w:rsid w:val="00401BC1"/>
    <w:rsid w:val="00413206"/>
    <w:rsid w:val="00414358"/>
    <w:rsid w:val="0041647D"/>
    <w:rsid w:val="00416CB0"/>
    <w:rsid w:val="0042047F"/>
    <w:rsid w:val="004223C8"/>
    <w:rsid w:val="00433FE5"/>
    <w:rsid w:val="004415C3"/>
    <w:rsid w:val="00446986"/>
    <w:rsid w:val="0045271A"/>
    <w:rsid w:val="004628C6"/>
    <w:rsid w:val="00467BA7"/>
    <w:rsid w:val="00467FA6"/>
    <w:rsid w:val="0047304D"/>
    <w:rsid w:val="004858D2"/>
    <w:rsid w:val="004A7521"/>
    <w:rsid w:val="004C0460"/>
    <w:rsid w:val="004C66F9"/>
    <w:rsid w:val="004D2CB0"/>
    <w:rsid w:val="004D76E9"/>
    <w:rsid w:val="004E01DD"/>
    <w:rsid w:val="004E158A"/>
    <w:rsid w:val="004E6BB8"/>
    <w:rsid w:val="004F2102"/>
    <w:rsid w:val="004F44F3"/>
    <w:rsid w:val="004F6485"/>
    <w:rsid w:val="00502755"/>
    <w:rsid w:val="005027C3"/>
    <w:rsid w:val="005077FE"/>
    <w:rsid w:val="005207EE"/>
    <w:rsid w:val="00527EA0"/>
    <w:rsid w:val="005304BA"/>
    <w:rsid w:val="00533C73"/>
    <w:rsid w:val="0054268A"/>
    <w:rsid w:val="005477AF"/>
    <w:rsid w:val="00552119"/>
    <w:rsid w:val="005625E4"/>
    <w:rsid w:val="0056315F"/>
    <w:rsid w:val="00567173"/>
    <w:rsid w:val="00577545"/>
    <w:rsid w:val="005833C6"/>
    <w:rsid w:val="00590A03"/>
    <w:rsid w:val="005914BE"/>
    <w:rsid w:val="005958A3"/>
    <w:rsid w:val="00597967"/>
    <w:rsid w:val="005A4FCC"/>
    <w:rsid w:val="005B2415"/>
    <w:rsid w:val="005C68D6"/>
    <w:rsid w:val="005D0BDC"/>
    <w:rsid w:val="00602CD3"/>
    <w:rsid w:val="00605BB2"/>
    <w:rsid w:val="0060678F"/>
    <w:rsid w:val="00614931"/>
    <w:rsid w:val="006230BF"/>
    <w:rsid w:val="0062327D"/>
    <w:rsid w:val="00631ADA"/>
    <w:rsid w:val="00640BA8"/>
    <w:rsid w:val="006615BE"/>
    <w:rsid w:val="006635C0"/>
    <w:rsid w:val="00672E37"/>
    <w:rsid w:val="00673668"/>
    <w:rsid w:val="00676468"/>
    <w:rsid w:val="006900A3"/>
    <w:rsid w:val="006A2EAB"/>
    <w:rsid w:val="006A47CA"/>
    <w:rsid w:val="006B15FC"/>
    <w:rsid w:val="006C1DF0"/>
    <w:rsid w:val="006D6321"/>
    <w:rsid w:val="006D63CD"/>
    <w:rsid w:val="00710A57"/>
    <w:rsid w:val="0072095D"/>
    <w:rsid w:val="00727FA0"/>
    <w:rsid w:val="00742F9D"/>
    <w:rsid w:val="0075646C"/>
    <w:rsid w:val="007814DB"/>
    <w:rsid w:val="00783C9B"/>
    <w:rsid w:val="00792DF4"/>
    <w:rsid w:val="007A0CB4"/>
    <w:rsid w:val="007A5AD9"/>
    <w:rsid w:val="007C2239"/>
    <w:rsid w:val="007E4829"/>
    <w:rsid w:val="007E65F3"/>
    <w:rsid w:val="007F0436"/>
    <w:rsid w:val="007F2038"/>
    <w:rsid w:val="007F249F"/>
    <w:rsid w:val="00800134"/>
    <w:rsid w:val="008032A1"/>
    <w:rsid w:val="008141A5"/>
    <w:rsid w:val="008145D0"/>
    <w:rsid w:val="008201C9"/>
    <w:rsid w:val="00824191"/>
    <w:rsid w:val="00830755"/>
    <w:rsid w:val="008456AB"/>
    <w:rsid w:val="008510B9"/>
    <w:rsid w:val="00852CE9"/>
    <w:rsid w:val="00865480"/>
    <w:rsid w:val="008727AD"/>
    <w:rsid w:val="00872BE3"/>
    <w:rsid w:val="008C16B0"/>
    <w:rsid w:val="008C6834"/>
    <w:rsid w:val="008D383D"/>
    <w:rsid w:val="008F0506"/>
    <w:rsid w:val="008F508B"/>
    <w:rsid w:val="008F659B"/>
    <w:rsid w:val="008F7F18"/>
    <w:rsid w:val="009052E8"/>
    <w:rsid w:val="00923284"/>
    <w:rsid w:val="00926743"/>
    <w:rsid w:val="00934D3E"/>
    <w:rsid w:val="0093596D"/>
    <w:rsid w:val="009448E3"/>
    <w:rsid w:val="00967B28"/>
    <w:rsid w:val="00977B63"/>
    <w:rsid w:val="00983F50"/>
    <w:rsid w:val="00992A1C"/>
    <w:rsid w:val="009B4D41"/>
    <w:rsid w:val="009B6E8C"/>
    <w:rsid w:val="009D2269"/>
    <w:rsid w:val="009D42F2"/>
    <w:rsid w:val="00A03479"/>
    <w:rsid w:val="00A0372A"/>
    <w:rsid w:val="00A061EA"/>
    <w:rsid w:val="00A107CA"/>
    <w:rsid w:val="00A16AFA"/>
    <w:rsid w:val="00A224C8"/>
    <w:rsid w:val="00A23643"/>
    <w:rsid w:val="00A341F1"/>
    <w:rsid w:val="00A514A0"/>
    <w:rsid w:val="00A55A5A"/>
    <w:rsid w:val="00A6414B"/>
    <w:rsid w:val="00A71AEB"/>
    <w:rsid w:val="00A7475D"/>
    <w:rsid w:val="00A75403"/>
    <w:rsid w:val="00A80D74"/>
    <w:rsid w:val="00A85B3A"/>
    <w:rsid w:val="00A871F6"/>
    <w:rsid w:val="00A93389"/>
    <w:rsid w:val="00A966A3"/>
    <w:rsid w:val="00AA16B8"/>
    <w:rsid w:val="00AA3E26"/>
    <w:rsid w:val="00AB003E"/>
    <w:rsid w:val="00AB0F88"/>
    <w:rsid w:val="00AB47E6"/>
    <w:rsid w:val="00AC3BE3"/>
    <w:rsid w:val="00AC3E69"/>
    <w:rsid w:val="00AC5718"/>
    <w:rsid w:val="00AD350A"/>
    <w:rsid w:val="00AD5E0F"/>
    <w:rsid w:val="00AD78BA"/>
    <w:rsid w:val="00AE38CB"/>
    <w:rsid w:val="00AE5329"/>
    <w:rsid w:val="00AF1AB5"/>
    <w:rsid w:val="00B04578"/>
    <w:rsid w:val="00B3631D"/>
    <w:rsid w:val="00B37E5A"/>
    <w:rsid w:val="00B4427D"/>
    <w:rsid w:val="00B449C1"/>
    <w:rsid w:val="00B562C2"/>
    <w:rsid w:val="00B65093"/>
    <w:rsid w:val="00B73120"/>
    <w:rsid w:val="00B86714"/>
    <w:rsid w:val="00B93257"/>
    <w:rsid w:val="00B95DB0"/>
    <w:rsid w:val="00B975B5"/>
    <w:rsid w:val="00BA0FCE"/>
    <w:rsid w:val="00BA1FCB"/>
    <w:rsid w:val="00BB5571"/>
    <w:rsid w:val="00BB5819"/>
    <w:rsid w:val="00BC7993"/>
    <w:rsid w:val="00BD229D"/>
    <w:rsid w:val="00BD6598"/>
    <w:rsid w:val="00BF6A38"/>
    <w:rsid w:val="00C00594"/>
    <w:rsid w:val="00C0238F"/>
    <w:rsid w:val="00C05BFF"/>
    <w:rsid w:val="00C10B19"/>
    <w:rsid w:val="00C13948"/>
    <w:rsid w:val="00C2032C"/>
    <w:rsid w:val="00C20ECF"/>
    <w:rsid w:val="00C31E02"/>
    <w:rsid w:val="00C461E5"/>
    <w:rsid w:val="00C525CE"/>
    <w:rsid w:val="00C6137F"/>
    <w:rsid w:val="00C622B8"/>
    <w:rsid w:val="00C90B81"/>
    <w:rsid w:val="00CA73D8"/>
    <w:rsid w:val="00CB2D94"/>
    <w:rsid w:val="00CB3C69"/>
    <w:rsid w:val="00CB5639"/>
    <w:rsid w:val="00CC0D0D"/>
    <w:rsid w:val="00CC642A"/>
    <w:rsid w:val="00CD4463"/>
    <w:rsid w:val="00CE0109"/>
    <w:rsid w:val="00CE16FB"/>
    <w:rsid w:val="00CF6005"/>
    <w:rsid w:val="00CF6110"/>
    <w:rsid w:val="00D011A3"/>
    <w:rsid w:val="00D15615"/>
    <w:rsid w:val="00D158FE"/>
    <w:rsid w:val="00D21A71"/>
    <w:rsid w:val="00D266C8"/>
    <w:rsid w:val="00D26ECD"/>
    <w:rsid w:val="00D34F24"/>
    <w:rsid w:val="00D506D9"/>
    <w:rsid w:val="00D616C3"/>
    <w:rsid w:val="00D661BD"/>
    <w:rsid w:val="00D66918"/>
    <w:rsid w:val="00D83611"/>
    <w:rsid w:val="00D877CC"/>
    <w:rsid w:val="00D92C49"/>
    <w:rsid w:val="00D96780"/>
    <w:rsid w:val="00DA376D"/>
    <w:rsid w:val="00DC07CA"/>
    <w:rsid w:val="00DC0AC5"/>
    <w:rsid w:val="00DD2C07"/>
    <w:rsid w:val="00DD2DBC"/>
    <w:rsid w:val="00DE25CA"/>
    <w:rsid w:val="00DF1F23"/>
    <w:rsid w:val="00DF6EA0"/>
    <w:rsid w:val="00E01F0E"/>
    <w:rsid w:val="00E0767E"/>
    <w:rsid w:val="00E11846"/>
    <w:rsid w:val="00E12990"/>
    <w:rsid w:val="00E205E0"/>
    <w:rsid w:val="00E216B3"/>
    <w:rsid w:val="00E273DE"/>
    <w:rsid w:val="00E27D85"/>
    <w:rsid w:val="00E33529"/>
    <w:rsid w:val="00E33E67"/>
    <w:rsid w:val="00E37529"/>
    <w:rsid w:val="00E44CE0"/>
    <w:rsid w:val="00E47176"/>
    <w:rsid w:val="00E506A9"/>
    <w:rsid w:val="00E513F1"/>
    <w:rsid w:val="00E62643"/>
    <w:rsid w:val="00E65426"/>
    <w:rsid w:val="00E7701C"/>
    <w:rsid w:val="00EA63AD"/>
    <w:rsid w:val="00EB02BC"/>
    <w:rsid w:val="00EB23C8"/>
    <w:rsid w:val="00EC1077"/>
    <w:rsid w:val="00EC1D05"/>
    <w:rsid w:val="00EC35B5"/>
    <w:rsid w:val="00EC53B8"/>
    <w:rsid w:val="00EF3D50"/>
    <w:rsid w:val="00F2707F"/>
    <w:rsid w:val="00F27BDB"/>
    <w:rsid w:val="00F33A53"/>
    <w:rsid w:val="00F3571C"/>
    <w:rsid w:val="00F37E61"/>
    <w:rsid w:val="00F53F3A"/>
    <w:rsid w:val="00F54354"/>
    <w:rsid w:val="00F57452"/>
    <w:rsid w:val="00F6067B"/>
    <w:rsid w:val="00F71057"/>
    <w:rsid w:val="00F716F2"/>
    <w:rsid w:val="00F76A49"/>
    <w:rsid w:val="00F8313E"/>
    <w:rsid w:val="00F848AD"/>
    <w:rsid w:val="00F96089"/>
    <w:rsid w:val="00FA52EF"/>
    <w:rsid w:val="00FB3C95"/>
    <w:rsid w:val="00FB6A83"/>
    <w:rsid w:val="00FD46D8"/>
    <w:rsid w:val="00FE0D50"/>
    <w:rsid w:val="00FE3615"/>
    <w:rsid w:val="00FE4514"/>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177D75"/>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533C73"/>
    <w:pPr>
      <w:keepNext/>
      <w:keepLines/>
      <w:spacing w:before="200" w:after="0"/>
      <w:outlineLvl w:val="1"/>
    </w:pPr>
    <w:rPr>
      <w:rFonts w:eastAsiaTheme="majorEastAsia" w:cstheme="majorBidi"/>
      <w:b/>
      <w:bCs/>
      <w:color w:val="46464A" w:themeColor="text2"/>
      <w:sz w:val="28"/>
      <w:szCs w:val="26"/>
    </w:rPr>
  </w:style>
  <w:style w:type="paragraph" w:styleId="Ttulo3">
    <w:name w:val="heading 3"/>
    <w:basedOn w:val="Normal"/>
    <w:next w:val="Normal"/>
    <w:link w:val="Ttulo3Car"/>
    <w:uiPriority w:val="9"/>
    <w:unhideWhenUsed/>
    <w:qFormat/>
    <w:rsid w:val="007A5AD9"/>
    <w:pPr>
      <w:keepNext/>
      <w:keepLines/>
      <w:spacing w:after="0" w:line="240" w:lineRule="auto"/>
      <w:outlineLvl w:val="2"/>
    </w:pPr>
    <w:rPr>
      <w:rFonts w:eastAsiaTheme="majorEastAsia" w:cstheme="majorBidi"/>
      <w:b/>
      <w:bCs/>
      <w:color w:val="46464A" w:themeColor="text2"/>
      <w:sz w:val="24"/>
    </w:rPr>
  </w:style>
  <w:style w:type="paragraph" w:styleId="Ttulo4">
    <w:name w:val="heading 4"/>
    <w:basedOn w:val="Normal"/>
    <w:next w:val="Normal"/>
    <w:link w:val="Ttulo4Car"/>
    <w:uiPriority w:val="9"/>
    <w:unhideWhenUsed/>
    <w:qFormat/>
    <w:rsid w:val="00177D75"/>
    <w:pPr>
      <w:keepNext/>
      <w:keepLines/>
      <w:spacing w:before="200" w:after="0"/>
      <w:outlineLvl w:val="3"/>
    </w:pPr>
    <w:rPr>
      <w:rFonts w:eastAsiaTheme="majorEastAsia" w:cstheme="majorBidi"/>
      <w:b/>
      <w:bCs/>
      <w:i/>
      <w:iCs/>
      <w:color w:val="46464A" w:themeColor="text2"/>
    </w:rPr>
  </w:style>
  <w:style w:type="paragraph" w:styleId="Ttulo5">
    <w:name w:val="heading 5"/>
    <w:basedOn w:val="Normal"/>
    <w:next w:val="Normal"/>
    <w:link w:val="Ttulo5Car"/>
    <w:uiPriority w:val="9"/>
    <w:unhideWhenUsed/>
    <w:qFormat/>
    <w:rsid w:val="00177D75"/>
    <w:pPr>
      <w:keepNext/>
      <w:keepLines/>
      <w:spacing w:before="200" w:after="0"/>
      <w:ind w:left="1008" w:hanging="1008"/>
      <w:outlineLvl w:val="4"/>
    </w:pPr>
    <w:rPr>
      <w:rFonts w:eastAsiaTheme="majorEastAsia"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177D75"/>
    <w:pPr>
      <w:keepNext/>
      <w:keepLines/>
      <w:spacing w:before="200" w:after="0"/>
      <w:ind w:left="1152" w:hanging="1152"/>
      <w:outlineLvl w:val="5"/>
    </w:pPr>
    <w:rPr>
      <w:rFonts w:eastAsiaTheme="majorEastAsia"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177D75"/>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533C73"/>
    <w:rPr>
      <w:rFonts w:eastAsiaTheme="majorEastAsia" w:cstheme="majorBidi"/>
      <w:b/>
      <w:bCs/>
      <w:color w:val="46464A" w:themeColor="text2"/>
      <w:sz w:val="28"/>
      <w:szCs w:val="26"/>
      <w:lang w:val="es-UY"/>
    </w:rPr>
  </w:style>
  <w:style w:type="character" w:customStyle="1" w:styleId="Ttulo3Car">
    <w:name w:val="Título 3 Car"/>
    <w:basedOn w:val="Fuentedeprrafopredeter"/>
    <w:link w:val="Ttulo3"/>
    <w:uiPriority w:val="9"/>
    <w:rsid w:val="007A5AD9"/>
    <w:rPr>
      <w:rFonts w:eastAsiaTheme="majorEastAsia" w:cstheme="majorBidi"/>
      <w:b/>
      <w:bCs/>
      <w:color w:val="46464A" w:themeColor="text2"/>
      <w:sz w:val="24"/>
      <w:lang w:val="es-UY"/>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177D75"/>
    <w:rPr>
      <w:rFonts w:eastAsiaTheme="majorEastAsia" w:cstheme="majorBidi"/>
      <w:b/>
      <w:bCs/>
      <w:i/>
      <w:iCs/>
      <w:color w:val="46464A" w:themeColor="text2"/>
      <w:lang w:val="es-UY"/>
    </w:rPr>
  </w:style>
  <w:style w:type="character" w:customStyle="1" w:styleId="Ttulo5Car">
    <w:name w:val="Título 5 Car"/>
    <w:basedOn w:val="Fuentedeprrafopredeter"/>
    <w:link w:val="Ttulo5"/>
    <w:uiPriority w:val="9"/>
    <w:rsid w:val="00177D75"/>
    <w:rPr>
      <w:rFonts w:eastAsiaTheme="majorEastAsia" w:cstheme="majorBidi"/>
      <w:color w:val="373739" w:themeColor="accent1" w:themeShade="7F"/>
      <w:lang w:val="es-ES" w:eastAsia="es-ES"/>
    </w:rPr>
  </w:style>
  <w:style w:type="character" w:customStyle="1" w:styleId="Ttulo6Car">
    <w:name w:val="Título 6 Car"/>
    <w:basedOn w:val="Fuentedeprrafopredeter"/>
    <w:link w:val="Ttulo6"/>
    <w:uiPriority w:val="9"/>
    <w:rsid w:val="00177D75"/>
    <w:rPr>
      <w:rFonts w:eastAsiaTheme="majorEastAsia"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841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nglesa.com.uy/categorias.php?idCategoria=78" TargetMode="External"/><Relationship Id="rId18" Type="http://schemas.openxmlformats.org/officeDocument/2006/relationships/hyperlink" Target="http://es.wikipedia.org/wiki/2009" TargetMode="External"/><Relationship Id="rId26" Type="http://schemas.openxmlformats.org/officeDocument/2006/relationships/chart" Target="charts/chart2.xml"/><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emf"/><Relationship Id="rId50" Type="http://schemas.openxmlformats.org/officeDocument/2006/relationships/hyperlink" Target="http://es.wikipedia.org/wiki/Audio" TargetMode="External"/><Relationship Id="rId55" Type="http://schemas.openxmlformats.org/officeDocument/2006/relationships/hyperlink" Target="http://es.wikipedia.org/wiki/Posici%C3%B3n" TargetMode="External"/><Relationship Id="rId63" Type="http://schemas.openxmlformats.org/officeDocument/2006/relationships/hyperlink" Target="http://es.wikipedia.org/wiki/PDA" TargetMode="External"/><Relationship Id="rId68" Type="http://schemas.openxmlformats.org/officeDocument/2006/relationships/hyperlink" Target="http://es.wikipedia.org/wiki/Mouse" TargetMode="External"/><Relationship Id="rId76" Type="http://schemas.openxmlformats.org/officeDocument/2006/relationships/hyperlink" Target="http://es.wikipedia.org/wiki/M%C3%A9todo_(inform%C3%A1tica)" TargetMode="External"/><Relationship Id="rId84" Type="http://schemas.openxmlformats.org/officeDocument/2006/relationships/hyperlink" Target="http://es.wikipedia.org/wiki/Internet" TargetMode="External"/><Relationship Id="rId89" Type="http://schemas.openxmlformats.org/officeDocument/2006/relationships/hyperlink" Target="http://es.wikipedia.org/wiki/Programa_inform%C3%A1tico" TargetMode="External"/><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es.wikipedia.org/wiki/Red_de_computadoras"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image" Target="media/image7.png"/><Relationship Id="rId11" Type="http://schemas.openxmlformats.org/officeDocument/2006/relationships/comments" Target="comments.xml"/><Relationship Id="rId24" Type="http://schemas.openxmlformats.org/officeDocument/2006/relationships/hyperlink" Target="http://www.collinsdictionary.com/submission/11527/Smart%20Devic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hyperlink" Target="http://es.wikipedia.org/wiki/Almacenamiento_de_datos" TargetMode="External"/><Relationship Id="rId58" Type="http://schemas.openxmlformats.org/officeDocument/2006/relationships/hyperlink" Target="http://es.wikipedia.org/wiki/Libro" TargetMode="External"/><Relationship Id="rId66" Type="http://schemas.openxmlformats.org/officeDocument/2006/relationships/hyperlink" Target="http://es.wikipedia.org/wiki/Estilete" TargetMode="External"/><Relationship Id="rId74" Type="http://schemas.openxmlformats.org/officeDocument/2006/relationships/hyperlink" Target="http://es.wikipedia.org/wiki/Internet" TargetMode="External"/><Relationship Id="rId79" Type="http://schemas.openxmlformats.org/officeDocument/2006/relationships/hyperlink" Target="http://es.wikipedia.org/wiki/Definici%C3%B3n_est%C3%A1ndar" TargetMode="External"/><Relationship Id="rId87" Type="http://schemas.openxmlformats.org/officeDocument/2006/relationships/hyperlink" Target="http://es.wikipedia.org/wiki/J2EE" TargetMode="External"/><Relationship Id="rId5" Type="http://schemas.openxmlformats.org/officeDocument/2006/relationships/webSettings" Target="webSettings.xml"/><Relationship Id="rId61" Type="http://schemas.openxmlformats.org/officeDocument/2006/relationships/hyperlink" Target="http://es.wikipedia.org/wiki/Hardware" TargetMode="External"/><Relationship Id="rId82" Type="http://schemas.openxmlformats.org/officeDocument/2006/relationships/hyperlink" Target="http://es.wikipedia.org/wiki/Paradigma_de_programaci%C3%B3n" TargetMode="External"/><Relationship Id="rId90" Type="http://schemas.openxmlformats.org/officeDocument/2006/relationships/hyperlink" Target="http://es.wikipedia.org/wiki/Programaci%C3%B3n" TargetMode="External"/><Relationship Id="rId95" Type="http://schemas.openxmlformats.org/officeDocument/2006/relationships/theme" Target="theme/theme1.xml"/><Relationship Id="rId19" Type="http://schemas.openxmlformats.org/officeDocument/2006/relationships/hyperlink" Target="http://es.wikipedia.org/wiki/IPhone" TargetMode="External"/><Relationship Id="rId14" Type="http://schemas.openxmlformats.org/officeDocument/2006/relationships/hyperlink" Target="http://www.amazon.com"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developer.android.com/reference/java/lang/Object.html" TargetMode="External"/><Relationship Id="rId48" Type="http://schemas.openxmlformats.org/officeDocument/2006/relationships/image" Target="media/image25.emf"/><Relationship Id="rId56" Type="http://schemas.openxmlformats.org/officeDocument/2006/relationships/hyperlink" Target="http://es.wikipedia.org/wiki/Electr%C3%B3nica" TargetMode="External"/><Relationship Id="rId64" Type="http://schemas.openxmlformats.org/officeDocument/2006/relationships/hyperlink" Target="http://es.wikipedia.org/wiki/Pantalla_t%C3%A1ctil" TargetMode="External"/><Relationship Id="rId69" Type="http://schemas.openxmlformats.org/officeDocument/2006/relationships/hyperlink" Target="http://es.wikipedia.org/wiki/Comunicaci%C3%B3n_inal%C3%A1mbrica" TargetMode="External"/><Relationship Id="rId77" Type="http://schemas.openxmlformats.org/officeDocument/2006/relationships/hyperlink" Target="http://es.wikipedia.org/wiki/Programaci%C3%B3n_orientada_a_objetos" TargetMode="External"/><Relationship Id="rId8" Type="http://schemas.openxmlformats.org/officeDocument/2006/relationships/image" Target="media/image1.gif"/><Relationship Id="rId51" Type="http://schemas.openxmlformats.org/officeDocument/2006/relationships/hyperlink" Target="http://es.wikipedia.org/wiki/V%C3%ADdeo" TargetMode="External"/><Relationship Id="rId72" Type="http://schemas.openxmlformats.org/officeDocument/2006/relationships/hyperlink" Target="http://es.wikipedia.org/wiki/Red_local" TargetMode="External"/><Relationship Id="rId80" Type="http://schemas.openxmlformats.org/officeDocument/2006/relationships/hyperlink" Target="http://es.wikipedia.org/wiki/3D" TargetMode="External"/><Relationship Id="rId85" Type="http://schemas.openxmlformats.org/officeDocument/2006/relationships/hyperlink" Target="http://es.wikipedia.org/wiki/Formato_de_almacenamiento"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s.wikipedia.org/wiki/8_de_junio" TargetMode="External"/><Relationship Id="rId25" Type="http://schemas.openxmlformats.org/officeDocument/2006/relationships/chart" Target="charts/chart1.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emf"/><Relationship Id="rId59" Type="http://schemas.openxmlformats.org/officeDocument/2006/relationships/hyperlink" Target="http://es.wikipedia.org/wiki/Sistema_l%C3%B3gico" TargetMode="External"/><Relationship Id="rId67" Type="http://schemas.openxmlformats.org/officeDocument/2006/relationships/hyperlink" Target="http://es.wikipedia.org/wiki/Teclado_(inform%C3%A1tica)" TargetMode="External"/><Relationship Id="rId20" Type="http://schemas.openxmlformats.org/officeDocument/2006/relationships/hyperlink" Target="http://es.wikipedia.org/wiki/IPod_Touch" TargetMode="External"/><Relationship Id="rId41" Type="http://schemas.openxmlformats.org/officeDocument/2006/relationships/image" Target="media/image19.png"/><Relationship Id="rId54" Type="http://schemas.openxmlformats.org/officeDocument/2006/relationships/hyperlink" Target="http://es.wikipedia.org/wiki/Sistema_global_de_navegaci%C3%B3n_por_sat%C3%A9lite" TargetMode="External"/><Relationship Id="rId62" Type="http://schemas.openxmlformats.org/officeDocument/2006/relationships/hyperlink" Target="http://es.wikipedia.org/wiki/Computadora_port%C3%A1til" TargetMode="External"/><Relationship Id="rId70" Type="http://schemas.openxmlformats.org/officeDocument/2006/relationships/hyperlink" Target="http://es.wikipedia.org/wiki/Publicidad" TargetMode="External"/><Relationship Id="rId75" Type="http://schemas.openxmlformats.org/officeDocument/2006/relationships/hyperlink" Target="http://es.wikipedia.org/wiki/Subrutina" TargetMode="External"/><Relationship Id="rId83" Type="http://schemas.openxmlformats.org/officeDocument/2006/relationships/hyperlink" Target="http://es.wikipedia.org/wiki/Servicio_Web" TargetMode="External"/><Relationship Id="rId88" Type="http://schemas.openxmlformats.org/officeDocument/2006/relationships/hyperlink" Target="http://es.wikipedia.org/wiki/Lenguaje_de_programaci%C3%B3n_Java"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ca" TargetMode="External"/><Relationship Id="rId23" Type="http://schemas.openxmlformats.org/officeDocument/2006/relationships/hyperlink" Target="https://play.google.com/store?hl=e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es.wikipedia.org/wiki/Disco_%C3%B3ptico" TargetMode="External"/><Relationship Id="rId57" Type="http://schemas.openxmlformats.org/officeDocument/2006/relationships/hyperlink" Target="http://es.wikipedia.org/wiki/Sistema_digital"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es.wikipedia.org/wiki/Disco_compacto" TargetMode="External"/><Relationship Id="rId60" Type="http://schemas.openxmlformats.org/officeDocument/2006/relationships/hyperlink" Target="http://es.wikipedia.org/wiki/Sistema_inform%C3%A1tico" TargetMode="External"/><Relationship Id="rId65" Type="http://schemas.openxmlformats.org/officeDocument/2006/relationships/hyperlink" Target="http://es.wikipedia.org/wiki/Multit%C3%A1ctil" TargetMode="External"/><Relationship Id="rId73" Type="http://schemas.openxmlformats.org/officeDocument/2006/relationships/hyperlink" Target="http://es.wikipedia.org/wiki/LAN" TargetMode="External"/><Relationship Id="rId78" Type="http://schemas.openxmlformats.org/officeDocument/2006/relationships/hyperlink" Target="http://es.wikipedia.org/wiki/Biblioteca_(programaci%C3%B3n)" TargetMode="External"/><Relationship Id="rId81" Type="http://schemas.openxmlformats.org/officeDocument/2006/relationships/hyperlink" Target="http://es.wikipedia.org/wiki/Idioma_ingl%C3%A9s" TargetMode="External"/><Relationship Id="rId86" Type="http://schemas.openxmlformats.org/officeDocument/2006/relationships/hyperlink" Target="http://es.wikipedia.org/wiki/C%C3%B3digo_abierto" TargetMode="External"/><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93674496"/>
        <c:axId val="78000896"/>
      </c:lineChart>
      <c:catAx>
        <c:axId val="93674496"/>
        <c:scaling>
          <c:orientation val="minMax"/>
        </c:scaling>
        <c:axPos val="b"/>
        <c:numFmt formatCode="dd/mm/yyyy" sourceLinked="1"/>
        <c:tickLblPos val="nextTo"/>
        <c:txPr>
          <a:bodyPr/>
          <a:lstStyle/>
          <a:p>
            <a:pPr>
              <a:defRPr lang="es-UY"/>
            </a:pPr>
            <a:endParaRPr lang="es-ES_tradnl"/>
          </a:p>
        </c:txPr>
        <c:crossAx val="78000896"/>
        <c:crosses val="autoZero"/>
        <c:auto val="1"/>
        <c:lblAlgn val="ctr"/>
        <c:lblOffset val="100"/>
      </c:catAx>
      <c:valAx>
        <c:axId val="78000896"/>
        <c:scaling>
          <c:orientation val="minMax"/>
        </c:scaling>
        <c:axPos val="l"/>
        <c:majorGridlines/>
        <c:numFmt formatCode="_-* #,##0.00\ _€_-;\-* #,##0.00\ _€_-;_-* &quot;-&quot;??\ _€_-;_-@_-" sourceLinked="1"/>
        <c:tickLblPos val="nextTo"/>
        <c:txPr>
          <a:bodyPr/>
          <a:lstStyle/>
          <a:p>
            <a:pPr>
              <a:defRPr lang="es-UY"/>
            </a:pPr>
            <a:endParaRPr lang="es-ES_tradnl"/>
          </a:p>
        </c:txPr>
        <c:crossAx val="93674496"/>
        <c:crosses val="autoZero"/>
        <c:crossBetween val="between"/>
        <c:dispUnits>
          <c:builtInUnit val="millions"/>
          <c:dispUnitsLbl>
            <c:txPr>
              <a:bodyPr/>
              <a:lstStyle/>
              <a:p>
                <a:pPr>
                  <a:defRPr lang="es-UY"/>
                </a:pPr>
                <a:endParaRPr lang="es-ES_tradnl"/>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_tradnl"/>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0.75000000000000633</c:v>
                </c:pt>
                <c:pt idx="1">
                  <c:v>0.17300000000000001</c:v>
                </c:pt>
                <c:pt idx="2">
                  <c:v>3.2000000000000042E-2</c:v>
                </c:pt>
                <c:pt idx="3">
                  <c:v>2.9000000000000001E-2</c:v>
                </c:pt>
              </c:numCache>
            </c:numRef>
          </c:val>
        </c:ser>
        <c:axId val="93496448"/>
        <c:axId val="93497984"/>
      </c:barChart>
      <c:catAx>
        <c:axId val="93496448"/>
        <c:scaling>
          <c:orientation val="minMax"/>
        </c:scaling>
        <c:axPos val="b"/>
        <c:numFmt formatCode="General" sourceLinked="1"/>
        <c:tickLblPos val="nextTo"/>
        <c:txPr>
          <a:bodyPr/>
          <a:lstStyle/>
          <a:p>
            <a:pPr>
              <a:defRPr lang="es-UY"/>
            </a:pPr>
            <a:endParaRPr lang="es-ES_tradnl"/>
          </a:p>
        </c:txPr>
        <c:crossAx val="93497984"/>
        <c:crosses val="autoZero"/>
        <c:auto val="1"/>
        <c:lblAlgn val="ctr"/>
        <c:lblOffset val="100"/>
      </c:catAx>
      <c:valAx>
        <c:axId val="93497984"/>
        <c:scaling>
          <c:orientation val="minMax"/>
        </c:scaling>
        <c:axPos val="l"/>
        <c:majorGridlines/>
        <c:numFmt formatCode="0%" sourceLinked="1"/>
        <c:tickLblPos val="nextTo"/>
        <c:txPr>
          <a:bodyPr/>
          <a:lstStyle/>
          <a:p>
            <a:pPr>
              <a:defRPr lang="es-UY"/>
            </a:pPr>
            <a:endParaRPr lang="es-ES_tradnl"/>
          </a:p>
        </c:txPr>
        <c:crossAx val="93496448"/>
        <c:crosses val="autoZero"/>
        <c:crossBetween val="between"/>
      </c:valAx>
    </c:plotArea>
    <c:legend>
      <c:legendPos val="r"/>
      <c:txPr>
        <a:bodyPr/>
        <a:lstStyle/>
        <a:p>
          <a:pPr>
            <a:defRPr lang="es-UY"/>
          </a:pPr>
          <a:endParaRPr lang="es-ES_tradnl"/>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78588544"/>
        <c:axId val="88162688"/>
      </c:barChart>
      <c:catAx>
        <c:axId val="78588544"/>
        <c:scaling>
          <c:orientation val="minMax"/>
        </c:scaling>
        <c:axPos val="b"/>
        <c:numFmt formatCode="General" sourceLinked="1"/>
        <c:tickLblPos val="nextTo"/>
        <c:txPr>
          <a:bodyPr/>
          <a:lstStyle/>
          <a:p>
            <a:pPr>
              <a:defRPr lang="es-UY"/>
            </a:pPr>
            <a:endParaRPr lang="es-ES_tradnl"/>
          </a:p>
        </c:txPr>
        <c:crossAx val="88162688"/>
        <c:crosses val="autoZero"/>
        <c:auto val="1"/>
        <c:lblAlgn val="ctr"/>
        <c:lblOffset val="100"/>
      </c:catAx>
      <c:valAx>
        <c:axId val="88162688"/>
        <c:scaling>
          <c:orientation val="minMax"/>
        </c:scaling>
        <c:axPos val="l"/>
        <c:majorGridlines/>
        <c:numFmt formatCode="0%" sourceLinked="1"/>
        <c:tickLblPos val="nextTo"/>
        <c:txPr>
          <a:bodyPr/>
          <a:lstStyle/>
          <a:p>
            <a:pPr>
              <a:defRPr lang="es-UY"/>
            </a:pPr>
            <a:endParaRPr lang="es-ES_tradnl"/>
          </a:p>
        </c:txPr>
        <c:crossAx val="78588544"/>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_tradnl"/>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0656CF"/>
    <w:rsid w:val="00236203"/>
    <w:rsid w:val="0027435C"/>
    <w:rsid w:val="002E00D3"/>
    <w:rsid w:val="002E469B"/>
    <w:rsid w:val="005140BF"/>
    <w:rsid w:val="00526FF2"/>
    <w:rsid w:val="006B2FC0"/>
    <w:rsid w:val="0079353D"/>
    <w:rsid w:val="008A39BE"/>
    <w:rsid w:val="009044EC"/>
    <w:rsid w:val="009B139D"/>
    <w:rsid w:val="00A20FC8"/>
    <w:rsid w:val="00AD2C0D"/>
    <w:rsid w:val="00B35482"/>
    <w:rsid w:val="00B62CCF"/>
    <w:rsid w:val="00BC364D"/>
    <w:rsid w:val="00BC5801"/>
    <w:rsid w:val="00CC6D21"/>
    <w:rsid w:val="00CD147D"/>
    <w:rsid w:val="00D308C8"/>
    <w:rsid w:val="00DB1E7B"/>
    <w:rsid w:val="00DE38B6"/>
    <w:rsid w:val="00E14BDE"/>
    <w:rsid w:val="00E80460"/>
    <w:rsid w:val="00EA007E"/>
    <w:rsid w:val="00ED307F"/>
    <w:rsid w:val="00F351E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A252993B-D2D0-4F22-8985-DF947AA7E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65</Pages>
  <Words>19301</Words>
  <Characters>106157</Characters>
  <Application>Microsoft Office Word</Application>
  <DocSecurity>0</DocSecurity>
  <Lines>884</Lines>
  <Paragraphs>250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125208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pelo</cp:lastModifiedBy>
  <cp:revision>2</cp:revision>
  <cp:lastPrinted>2013-12-03T20:36:00Z</cp:lastPrinted>
  <dcterms:created xsi:type="dcterms:W3CDTF">2013-12-13T06:36:00Z</dcterms:created>
  <dcterms:modified xsi:type="dcterms:W3CDTF">2013-12-13T06:36:00Z</dcterms:modified>
</cp:coreProperties>
</file>