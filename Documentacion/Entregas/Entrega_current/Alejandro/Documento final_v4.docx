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7331C0">
      <w:r w:rsidRPr="007331C0">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F456C4" w:rsidRPr="00E7701C" w:rsidRDefault="00F456C4"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F456C4" w:rsidRPr="00190BFA" w:rsidRDefault="00F456C4"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F456C4" w:rsidRPr="00190BFA" w:rsidRDefault="00F456C4"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F456C4" w:rsidRPr="00236439" w:rsidRDefault="007331C0"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00F456C4"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661837">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484278"/>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 xml:space="preserve">A Martin Rodríguez de los Santospor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asciiTheme="minorHAnsi" w:eastAsiaTheme="minorEastAsia" w:hAnsiTheme="minorHAnsi"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5F0115" w:rsidRDefault="007331C0">
          <w:pPr>
            <w:pStyle w:val="TDC1"/>
            <w:rPr>
              <w:noProof/>
              <w:lang w:val="es-ES_tradnl" w:eastAsia="es-ES_tradnl"/>
            </w:rPr>
          </w:pPr>
          <w:r>
            <w:rPr>
              <w:lang w:val="es-ES"/>
            </w:rPr>
            <w:fldChar w:fldCharType="begin"/>
          </w:r>
          <w:r w:rsidR="00830755">
            <w:rPr>
              <w:lang w:val="es-ES"/>
            </w:rPr>
            <w:instrText xml:space="preserve"> TOC \o "1-3" \h \z \u </w:instrText>
          </w:r>
          <w:r>
            <w:rPr>
              <w:lang w:val="es-ES"/>
            </w:rPr>
            <w:fldChar w:fldCharType="separate"/>
          </w:r>
          <w:hyperlink w:anchor="_Toc374484278" w:history="1">
            <w:r w:rsidR="005F0115" w:rsidRPr="00CD4AF5">
              <w:rPr>
                <w:rStyle w:val="Hipervnculo"/>
                <w:noProof/>
              </w:rPr>
              <w:t>Agradecimientos</w:t>
            </w:r>
            <w:r w:rsidR="005F0115">
              <w:rPr>
                <w:noProof/>
                <w:webHidden/>
              </w:rPr>
              <w:tab/>
            </w:r>
            <w:r>
              <w:rPr>
                <w:noProof/>
                <w:webHidden/>
              </w:rPr>
              <w:fldChar w:fldCharType="begin"/>
            </w:r>
            <w:r w:rsidR="005F0115">
              <w:rPr>
                <w:noProof/>
                <w:webHidden/>
              </w:rPr>
              <w:instrText xml:space="preserve"> PAGEREF _Toc374484278 \h </w:instrText>
            </w:r>
            <w:r>
              <w:rPr>
                <w:noProof/>
                <w:webHidden/>
              </w:rPr>
            </w:r>
            <w:r>
              <w:rPr>
                <w:noProof/>
                <w:webHidden/>
              </w:rPr>
              <w:fldChar w:fldCharType="separate"/>
            </w:r>
            <w:r w:rsidR="005F0115">
              <w:rPr>
                <w:noProof/>
                <w:webHidden/>
              </w:rPr>
              <w:t>3</w:t>
            </w:r>
            <w:r>
              <w:rPr>
                <w:noProof/>
                <w:webHidden/>
              </w:rPr>
              <w:fldChar w:fldCharType="end"/>
            </w:r>
          </w:hyperlink>
        </w:p>
        <w:p w:rsidR="005F0115" w:rsidRDefault="007331C0">
          <w:pPr>
            <w:pStyle w:val="TDC1"/>
            <w:rPr>
              <w:noProof/>
              <w:lang w:val="es-ES_tradnl" w:eastAsia="es-ES_tradnl"/>
            </w:rPr>
          </w:pPr>
          <w:hyperlink w:anchor="_Toc374484279" w:history="1">
            <w:r w:rsidR="005F0115" w:rsidRPr="00CD4AF5">
              <w:rPr>
                <w:rStyle w:val="Hipervnculo"/>
                <w:noProof/>
              </w:rPr>
              <w:t>Resumen</w:t>
            </w:r>
            <w:r w:rsidR="005F0115">
              <w:rPr>
                <w:noProof/>
                <w:webHidden/>
              </w:rPr>
              <w:tab/>
            </w:r>
            <w:r>
              <w:rPr>
                <w:noProof/>
                <w:webHidden/>
              </w:rPr>
              <w:fldChar w:fldCharType="begin"/>
            </w:r>
            <w:r w:rsidR="005F0115">
              <w:rPr>
                <w:noProof/>
                <w:webHidden/>
              </w:rPr>
              <w:instrText xml:space="preserve"> PAGEREF _Toc374484279 \h </w:instrText>
            </w:r>
            <w:r>
              <w:rPr>
                <w:noProof/>
                <w:webHidden/>
              </w:rPr>
            </w:r>
            <w:r>
              <w:rPr>
                <w:noProof/>
                <w:webHidden/>
              </w:rPr>
              <w:fldChar w:fldCharType="separate"/>
            </w:r>
            <w:r w:rsidR="005F0115">
              <w:rPr>
                <w:noProof/>
                <w:webHidden/>
              </w:rPr>
              <w:t>6</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280" w:history="1">
            <w:r w:rsidR="005F0115" w:rsidRPr="00CD4AF5">
              <w:rPr>
                <w:rStyle w:val="Hipervnculo"/>
                <w:noProof/>
              </w:rPr>
              <w:t>Palabras clave</w:t>
            </w:r>
            <w:r w:rsidR="005F0115">
              <w:rPr>
                <w:noProof/>
                <w:webHidden/>
              </w:rPr>
              <w:tab/>
            </w:r>
            <w:r>
              <w:rPr>
                <w:noProof/>
                <w:webHidden/>
              </w:rPr>
              <w:fldChar w:fldCharType="begin"/>
            </w:r>
            <w:r w:rsidR="005F0115">
              <w:rPr>
                <w:noProof/>
                <w:webHidden/>
              </w:rPr>
              <w:instrText xml:space="preserve"> PAGEREF _Toc374484280 \h </w:instrText>
            </w:r>
            <w:r>
              <w:rPr>
                <w:noProof/>
                <w:webHidden/>
              </w:rPr>
            </w:r>
            <w:r>
              <w:rPr>
                <w:noProof/>
                <w:webHidden/>
              </w:rPr>
              <w:fldChar w:fldCharType="separate"/>
            </w:r>
            <w:r w:rsidR="005F0115">
              <w:rPr>
                <w:noProof/>
                <w:webHidden/>
              </w:rPr>
              <w:t>6</w:t>
            </w:r>
            <w:r>
              <w:rPr>
                <w:noProof/>
                <w:webHidden/>
              </w:rPr>
              <w:fldChar w:fldCharType="end"/>
            </w:r>
          </w:hyperlink>
        </w:p>
        <w:p w:rsidR="005F0115" w:rsidRDefault="007331C0">
          <w:pPr>
            <w:pStyle w:val="TDC1"/>
            <w:rPr>
              <w:noProof/>
              <w:lang w:val="es-ES_tradnl" w:eastAsia="es-ES_tradnl"/>
            </w:rPr>
          </w:pPr>
          <w:hyperlink w:anchor="_Toc374484281" w:history="1">
            <w:r w:rsidR="005F0115" w:rsidRPr="00CD4AF5">
              <w:rPr>
                <w:rStyle w:val="Hipervnculo"/>
                <w:noProof/>
              </w:rPr>
              <w:t>Introducción</w:t>
            </w:r>
            <w:r w:rsidR="005F0115">
              <w:rPr>
                <w:noProof/>
                <w:webHidden/>
              </w:rPr>
              <w:tab/>
            </w:r>
            <w:r>
              <w:rPr>
                <w:noProof/>
                <w:webHidden/>
              </w:rPr>
              <w:fldChar w:fldCharType="begin"/>
            </w:r>
            <w:r w:rsidR="005F0115">
              <w:rPr>
                <w:noProof/>
                <w:webHidden/>
              </w:rPr>
              <w:instrText xml:space="preserve"> PAGEREF _Toc374484281 \h </w:instrText>
            </w:r>
            <w:r>
              <w:rPr>
                <w:noProof/>
                <w:webHidden/>
              </w:rPr>
            </w:r>
            <w:r>
              <w:rPr>
                <w:noProof/>
                <w:webHidden/>
              </w:rPr>
              <w:fldChar w:fldCharType="separate"/>
            </w:r>
            <w:r w:rsidR="005F0115">
              <w:rPr>
                <w:noProof/>
                <w:webHidden/>
              </w:rPr>
              <w:t>7</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282" w:history="1">
            <w:r w:rsidR="005F0115" w:rsidRPr="00CD4AF5">
              <w:rPr>
                <w:rStyle w:val="Hipervnculo"/>
                <w:noProof/>
              </w:rPr>
              <w:t>Objetivos y resultados esperados</w:t>
            </w:r>
            <w:r w:rsidR="005F0115">
              <w:rPr>
                <w:noProof/>
                <w:webHidden/>
              </w:rPr>
              <w:tab/>
            </w:r>
            <w:r>
              <w:rPr>
                <w:noProof/>
                <w:webHidden/>
              </w:rPr>
              <w:fldChar w:fldCharType="begin"/>
            </w:r>
            <w:r w:rsidR="005F0115">
              <w:rPr>
                <w:noProof/>
                <w:webHidden/>
              </w:rPr>
              <w:instrText xml:space="preserve"> PAGEREF _Toc374484282 \h </w:instrText>
            </w:r>
            <w:r>
              <w:rPr>
                <w:noProof/>
                <w:webHidden/>
              </w:rPr>
            </w:r>
            <w:r>
              <w:rPr>
                <w:noProof/>
                <w:webHidden/>
              </w:rPr>
              <w:fldChar w:fldCharType="separate"/>
            </w:r>
            <w:r w:rsidR="005F0115">
              <w:rPr>
                <w:noProof/>
                <w:webHidden/>
              </w:rPr>
              <w:t>7</w:t>
            </w:r>
            <w:r>
              <w:rPr>
                <w:noProof/>
                <w:webHidden/>
              </w:rPr>
              <w:fldChar w:fldCharType="end"/>
            </w:r>
          </w:hyperlink>
        </w:p>
        <w:p w:rsidR="005F0115" w:rsidRDefault="007331C0">
          <w:pPr>
            <w:pStyle w:val="TDC1"/>
            <w:rPr>
              <w:noProof/>
              <w:lang w:val="es-ES_tradnl" w:eastAsia="es-ES_tradnl"/>
            </w:rPr>
          </w:pPr>
          <w:hyperlink w:anchor="_Toc374484283" w:history="1">
            <w:r w:rsidR="005F0115" w:rsidRPr="00CD4AF5">
              <w:rPr>
                <w:rStyle w:val="Hipervnculo"/>
                <w:noProof/>
              </w:rPr>
              <w:t>Estado del arte</w:t>
            </w:r>
            <w:r w:rsidR="005F0115">
              <w:rPr>
                <w:noProof/>
                <w:webHidden/>
              </w:rPr>
              <w:tab/>
            </w:r>
            <w:r>
              <w:rPr>
                <w:noProof/>
                <w:webHidden/>
              </w:rPr>
              <w:fldChar w:fldCharType="begin"/>
            </w:r>
            <w:r w:rsidR="005F0115">
              <w:rPr>
                <w:noProof/>
                <w:webHidden/>
              </w:rPr>
              <w:instrText xml:space="preserve"> PAGEREF _Toc374484283 \h </w:instrText>
            </w:r>
            <w:r>
              <w:rPr>
                <w:noProof/>
                <w:webHidden/>
              </w:rPr>
            </w:r>
            <w:r>
              <w:rPr>
                <w:noProof/>
                <w:webHidden/>
              </w:rPr>
              <w:fldChar w:fldCharType="separate"/>
            </w:r>
            <w:r w:rsidR="005F0115">
              <w:rPr>
                <w:noProof/>
                <w:webHidden/>
              </w:rPr>
              <w:t>9</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284" w:history="1">
            <w:r w:rsidR="005F0115" w:rsidRPr="00CD4AF5">
              <w:rPr>
                <w:rStyle w:val="Hipervnculo"/>
                <w:noProof/>
              </w:rPr>
              <w:t>E-commerce</w:t>
            </w:r>
            <w:r w:rsidR="005F0115">
              <w:rPr>
                <w:noProof/>
                <w:webHidden/>
              </w:rPr>
              <w:tab/>
            </w:r>
            <w:r>
              <w:rPr>
                <w:noProof/>
                <w:webHidden/>
              </w:rPr>
              <w:fldChar w:fldCharType="begin"/>
            </w:r>
            <w:r w:rsidR="005F0115">
              <w:rPr>
                <w:noProof/>
                <w:webHidden/>
              </w:rPr>
              <w:instrText xml:space="preserve"> PAGEREF _Toc374484284 \h </w:instrText>
            </w:r>
            <w:r>
              <w:rPr>
                <w:noProof/>
                <w:webHidden/>
              </w:rPr>
            </w:r>
            <w:r>
              <w:rPr>
                <w:noProof/>
                <w:webHidden/>
              </w:rPr>
              <w:fldChar w:fldCharType="separate"/>
            </w:r>
            <w:r w:rsidR="005F0115">
              <w:rPr>
                <w:noProof/>
                <w:webHidden/>
              </w:rPr>
              <w:t>9</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85" w:history="1">
            <w:r w:rsidR="005F0115" w:rsidRPr="00CD4AF5">
              <w:rPr>
                <w:rStyle w:val="Hipervnculo"/>
                <w:noProof/>
              </w:rPr>
              <w:t>Definición</w:t>
            </w:r>
            <w:r w:rsidR="005F0115">
              <w:rPr>
                <w:noProof/>
                <w:webHidden/>
              </w:rPr>
              <w:tab/>
            </w:r>
            <w:r>
              <w:rPr>
                <w:noProof/>
                <w:webHidden/>
              </w:rPr>
              <w:fldChar w:fldCharType="begin"/>
            </w:r>
            <w:r w:rsidR="005F0115">
              <w:rPr>
                <w:noProof/>
                <w:webHidden/>
              </w:rPr>
              <w:instrText xml:space="preserve"> PAGEREF _Toc374484285 \h </w:instrText>
            </w:r>
            <w:r>
              <w:rPr>
                <w:noProof/>
                <w:webHidden/>
              </w:rPr>
            </w:r>
            <w:r>
              <w:rPr>
                <w:noProof/>
                <w:webHidden/>
              </w:rPr>
              <w:fldChar w:fldCharType="separate"/>
            </w:r>
            <w:r w:rsidR="005F0115">
              <w:rPr>
                <w:noProof/>
                <w:webHidden/>
              </w:rPr>
              <w:t>9</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286" w:history="1">
            <w:r w:rsidR="005F0115" w:rsidRPr="00CD4AF5">
              <w:rPr>
                <w:rStyle w:val="Hipervnculo"/>
                <w:noProof/>
              </w:rPr>
              <w:t>Características del comercio electrónico</w:t>
            </w:r>
            <w:r w:rsidR="005F0115">
              <w:rPr>
                <w:noProof/>
                <w:webHidden/>
              </w:rPr>
              <w:tab/>
            </w:r>
            <w:r>
              <w:rPr>
                <w:noProof/>
                <w:webHidden/>
              </w:rPr>
              <w:fldChar w:fldCharType="begin"/>
            </w:r>
            <w:r w:rsidR="005F0115">
              <w:rPr>
                <w:noProof/>
                <w:webHidden/>
              </w:rPr>
              <w:instrText xml:space="preserve"> PAGEREF _Toc374484286 \h </w:instrText>
            </w:r>
            <w:r>
              <w:rPr>
                <w:noProof/>
                <w:webHidden/>
              </w:rPr>
            </w:r>
            <w:r>
              <w:rPr>
                <w:noProof/>
                <w:webHidden/>
              </w:rPr>
              <w:fldChar w:fldCharType="separate"/>
            </w:r>
            <w:r w:rsidR="005F0115">
              <w:rPr>
                <w:noProof/>
                <w:webHidden/>
              </w:rPr>
              <w:t>9</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87" w:history="1">
            <w:r w:rsidR="005F0115" w:rsidRPr="00CD4AF5">
              <w:rPr>
                <w:rStyle w:val="Hipervnculo"/>
                <w:noProof/>
              </w:rPr>
              <w:t>Clasificación del comercio electrónico</w:t>
            </w:r>
            <w:r w:rsidR="005F0115">
              <w:rPr>
                <w:noProof/>
                <w:webHidden/>
              </w:rPr>
              <w:tab/>
            </w:r>
            <w:r>
              <w:rPr>
                <w:noProof/>
                <w:webHidden/>
              </w:rPr>
              <w:fldChar w:fldCharType="begin"/>
            </w:r>
            <w:r w:rsidR="005F0115">
              <w:rPr>
                <w:noProof/>
                <w:webHidden/>
              </w:rPr>
              <w:instrText xml:space="preserve"> PAGEREF _Toc374484287 \h </w:instrText>
            </w:r>
            <w:r>
              <w:rPr>
                <w:noProof/>
                <w:webHidden/>
              </w:rPr>
            </w:r>
            <w:r>
              <w:rPr>
                <w:noProof/>
                <w:webHidden/>
              </w:rPr>
              <w:fldChar w:fldCharType="separate"/>
            </w:r>
            <w:r w:rsidR="005F0115">
              <w:rPr>
                <w:noProof/>
                <w:webHidden/>
              </w:rPr>
              <w:t>10</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288" w:history="1">
            <w:r w:rsidR="005F0115" w:rsidRPr="00CD4AF5">
              <w:rPr>
                <w:rStyle w:val="Hipervnculo"/>
                <w:noProof/>
              </w:rPr>
              <w:t>Marketplaces</w:t>
            </w:r>
            <w:r w:rsidR="005F0115">
              <w:rPr>
                <w:noProof/>
                <w:webHidden/>
              </w:rPr>
              <w:tab/>
            </w:r>
            <w:r>
              <w:rPr>
                <w:noProof/>
                <w:webHidden/>
              </w:rPr>
              <w:fldChar w:fldCharType="begin"/>
            </w:r>
            <w:r w:rsidR="005F0115">
              <w:rPr>
                <w:noProof/>
                <w:webHidden/>
              </w:rPr>
              <w:instrText xml:space="preserve"> PAGEREF _Toc374484288 \h </w:instrText>
            </w:r>
            <w:r>
              <w:rPr>
                <w:noProof/>
                <w:webHidden/>
              </w:rPr>
            </w:r>
            <w:r>
              <w:rPr>
                <w:noProof/>
                <w:webHidden/>
              </w:rPr>
              <w:fldChar w:fldCharType="separate"/>
            </w:r>
            <w:r w:rsidR="005F0115">
              <w:rPr>
                <w:noProof/>
                <w:webHidden/>
              </w:rPr>
              <w:t>10</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89" w:history="1">
            <w:r w:rsidR="005F0115" w:rsidRPr="00CD4AF5">
              <w:rPr>
                <w:rStyle w:val="Hipervnculo"/>
                <w:noProof/>
              </w:rPr>
              <w:t>¿Qué ofrecen los Marketplaces?</w:t>
            </w:r>
            <w:r w:rsidR="005F0115">
              <w:rPr>
                <w:noProof/>
                <w:webHidden/>
              </w:rPr>
              <w:tab/>
            </w:r>
            <w:r>
              <w:rPr>
                <w:noProof/>
                <w:webHidden/>
              </w:rPr>
              <w:fldChar w:fldCharType="begin"/>
            </w:r>
            <w:r w:rsidR="005F0115">
              <w:rPr>
                <w:noProof/>
                <w:webHidden/>
              </w:rPr>
              <w:instrText xml:space="preserve"> PAGEREF _Toc374484289 \h </w:instrText>
            </w:r>
            <w:r>
              <w:rPr>
                <w:noProof/>
                <w:webHidden/>
              </w:rPr>
            </w:r>
            <w:r>
              <w:rPr>
                <w:noProof/>
                <w:webHidden/>
              </w:rPr>
              <w:fldChar w:fldCharType="separate"/>
            </w:r>
            <w:r w:rsidR="005F0115">
              <w:rPr>
                <w:noProof/>
                <w:webHidden/>
              </w:rPr>
              <w:t>11</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0" w:history="1">
            <w:r w:rsidR="005F0115" w:rsidRPr="00CD4AF5">
              <w:rPr>
                <w:rStyle w:val="Hipervnculo"/>
                <w:noProof/>
              </w:rPr>
              <w:t>Beneficios para las empresas</w:t>
            </w:r>
            <w:r w:rsidR="005F0115">
              <w:rPr>
                <w:noProof/>
                <w:webHidden/>
              </w:rPr>
              <w:tab/>
            </w:r>
            <w:r>
              <w:rPr>
                <w:noProof/>
                <w:webHidden/>
              </w:rPr>
              <w:fldChar w:fldCharType="begin"/>
            </w:r>
            <w:r w:rsidR="005F0115">
              <w:rPr>
                <w:noProof/>
                <w:webHidden/>
              </w:rPr>
              <w:instrText xml:space="preserve"> PAGEREF _Toc374484290 \h </w:instrText>
            </w:r>
            <w:r>
              <w:rPr>
                <w:noProof/>
                <w:webHidden/>
              </w:rPr>
            </w:r>
            <w:r>
              <w:rPr>
                <w:noProof/>
                <w:webHidden/>
              </w:rPr>
              <w:fldChar w:fldCharType="separate"/>
            </w:r>
            <w:r w:rsidR="005F0115">
              <w:rPr>
                <w:noProof/>
                <w:webHidden/>
              </w:rPr>
              <w:t>12</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1" w:history="1">
            <w:r w:rsidR="005F0115" w:rsidRPr="00CD4AF5">
              <w:rPr>
                <w:rStyle w:val="Hipervnculo"/>
                <w:noProof/>
              </w:rPr>
              <w:t>Medios de pago y seguridad</w:t>
            </w:r>
            <w:r w:rsidR="005F0115">
              <w:rPr>
                <w:noProof/>
                <w:webHidden/>
              </w:rPr>
              <w:tab/>
            </w:r>
            <w:r>
              <w:rPr>
                <w:noProof/>
                <w:webHidden/>
              </w:rPr>
              <w:fldChar w:fldCharType="begin"/>
            </w:r>
            <w:r w:rsidR="005F0115">
              <w:rPr>
                <w:noProof/>
                <w:webHidden/>
              </w:rPr>
              <w:instrText xml:space="preserve"> PAGEREF _Toc374484291 \h </w:instrText>
            </w:r>
            <w:r>
              <w:rPr>
                <w:noProof/>
                <w:webHidden/>
              </w:rPr>
            </w:r>
            <w:r>
              <w:rPr>
                <w:noProof/>
                <w:webHidden/>
              </w:rPr>
              <w:fldChar w:fldCharType="separate"/>
            </w:r>
            <w:r w:rsidR="005F0115">
              <w:rPr>
                <w:noProof/>
                <w:webHidden/>
              </w:rPr>
              <w:t>12</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2" w:history="1">
            <w:r w:rsidR="005F0115" w:rsidRPr="00CD4AF5">
              <w:rPr>
                <w:rStyle w:val="Hipervnculo"/>
                <w:noProof/>
              </w:rPr>
              <w:t>Situación mundial</w:t>
            </w:r>
            <w:r w:rsidR="005F0115">
              <w:rPr>
                <w:noProof/>
                <w:webHidden/>
              </w:rPr>
              <w:tab/>
            </w:r>
            <w:r>
              <w:rPr>
                <w:noProof/>
                <w:webHidden/>
              </w:rPr>
              <w:fldChar w:fldCharType="begin"/>
            </w:r>
            <w:r w:rsidR="005F0115">
              <w:rPr>
                <w:noProof/>
                <w:webHidden/>
              </w:rPr>
              <w:instrText xml:space="preserve"> PAGEREF _Toc374484292 \h </w:instrText>
            </w:r>
            <w:r>
              <w:rPr>
                <w:noProof/>
                <w:webHidden/>
              </w:rPr>
            </w:r>
            <w:r>
              <w:rPr>
                <w:noProof/>
                <w:webHidden/>
              </w:rPr>
              <w:fldChar w:fldCharType="separate"/>
            </w:r>
            <w:r w:rsidR="005F0115">
              <w:rPr>
                <w:noProof/>
                <w:webHidden/>
              </w:rPr>
              <w:t>13</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3" w:history="1">
            <w:r w:rsidR="005F0115" w:rsidRPr="00CD4AF5">
              <w:rPr>
                <w:rStyle w:val="Hipervnculo"/>
                <w:noProof/>
              </w:rPr>
              <w:t>Situación de los Marketplaces en Uruguay</w:t>
            </w:r>
            <w:r w:rsidR="005F0115">
              <w:rPr>
                <w:noProof/>
                <w:webHidden/>
              </w:rPr>
              <w:tab/>
            </w:r>
            <w:r>
              <w:rPr>
                <w:noProof/>
                <w:webHidden/>
              </w:rPr>
              <w:fldChar w:fldCharType="begin"/>
            </w:r>
            <w:r w:rsidR="005F0115">
              <w:rPr>
                <w:noProof/>
                <w:webHidden/>
              </w:rPr>
              <w:instrText xml:space="preserve"> PAGEREF _Toc374484293 \h </w:instrText>
            </w:r>
            <w:r>
              <w:rPr>
                <w:noProof/>
                <w:webHidden/>
              </w:rPr>
            </w:r>
            <w:r>
              <w:rPr>
                <w:noProof/>
                <w:webHidden/>
              </w:rPr>
              <w:fldChar w:fldCharType="separate"/>
            </w:r>
            <w:r w:rsidR="005F0115">
              <w:rPr>
                <w:noProof/>
                <w:webHidden/>
              </w:rPr>
              <w:t>14</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294" w:history="1">
            <w:r w:rsidR="005F0115" w:rsidRPr="00CD4AF5">
              <w:rPr>
                <w:rStyle w:val="Hipervnculo"/>
                <w:noProof/>
              </w:rPr>
              <w:t>Casos de estudio</w:t>
            </w:r>
            <w:r w:rsidR="005F0115">
              <w:rPr>
                <w:noProof/>
                <w:webHidden/>
              </w:rPr>
              <w:tab/>
            </w:r>
            <w:r>
              <w:rPr>
                <w:noProof/>
                <w:webHidden/>
              </w:rPr>
              <w:fldChar w:fldCharType="begin"/>
            </w:r>
            <w:r w:rsidR="005F0115">
              <w:rPr>
                <w:noProof/>
                <w:webHidden/>
              </w:rPr>
              <w:instrText xml:space="preserve"> PAGEREF _Toc374484294 \h </w:instrText>
            </w:r>
            <w:r>
              <w:rPr>
                <w:noProof/>
                <w:webHidden/>
              </w:rPr>
            </w:r>
            <w:r>
              <w:rPr>
                <w:noProof/>
                <w:webHidden/>
              </w:rPr>
              <w:fldChar w:fldCharType="separate"/>
            </w:r>
            <w:r w:rsidR="005F0115">
              <w:rPr>
                <w:noProof/>
                <w:webHidden/>
              </w:rPr>
              <w:t>15</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5" w:history="1">
            <w:r w:rsidR="005F0115" w:rsidRPr="00CD4AF5">
              <w:rPr>
                <w:rStyle w:val="Hipervnculo"/>
                <w:noProof/>
              </w:rPr>
              <w:t>Amazon Marketplace</w:t>
            </w:r>
            <w:r w:rsidR="005F0115">
              <w:rPr>
                <w:noProof/>
                <w:webHidden/>
              </w:rPr>
              <w:tab/>
            </w:r>
            <w:r>
              <w:rPr>
                <w:noProof/>
                <w:webHidden/>
              </w:rPr>
              <w:fldChar w:fldCharType="begin"/>
            </w:r>
            <w:r w:rsidR="005F0115">
              <w:rPr>
                <w:noProof/>
                <w:webHidden/>
              </w:rPr>
              <w:instrText xml:space="preserve"> PAGEREF _Toc374484295 \h </w:instrText>
            </w:r>
            <w:r>
              <w:rPr>
                <w:noProof/>
                <w:webHidden/>
              </w:rPr>
            </w:r>
            <w:r>
              <w:rPr>
                <w:noProof/>
                <w:webHidden/>
              </w:rPr>
              <w:fldChar w:fldCharType="separate"/>
            </w:r>
            <w:r w:rsidR="005F0115">
              <w:rPr>
                <w:noProof/>
                <w:webHidden/>
              </w:rPr>
              <w:t>15</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6" w:history="1">
            <w:r w:rsidR="005F0115" w:rsidRPr="00CD4AF5">
              <w:rPr>
                <w:rStyle w:val="Hipervnculo"/>
                <w:noProof/>
              </w:rPr>
              <w:t>App Store</w:t>
            </w:r>
            <w:r w:rsidR="005F0115">
              <w:rPr>
                <w:noProof/>
                <w:webHidden/>
              </w:rPr>
              <w:tab/>
            </w:r>
            <w:r>
              <w:rPr>
                <w:noProof/>
                <w:webHidden/>
              </w:rPr>
              <w:fldChar w:fldCharType="begin"/>
            </w:r>
            <w:r w:rsidR="005F0115">
              <w:rPr>
                <w:noProof/>
                <w:webHidden/>
              </w:rPr>
              <w:instrText xml:space="preserve"> PAGEREF _Toc374484296 \h </w:instrText>
            </w:r>
            <w:r>
              <w:rPr>
                <w:noProof/>
                <w:webHidden/>
              </w:rPr>
            </w:r>
            <w:r>
              <w:rPr>
                <w:noProof/>
                <w:webHidden/>
              </w:rPr>
              <w:fldChar w:fldCharType="separate"/>
            </w:r>
            <w:r w:rsidR="005F0115">
              <w:rPr>
                <w:noProof/>
                <w:webHidden/>
              </w:rPr>
              <w:t>19</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7" w:history="1">
            <w:r w:rsidR="005F0115" w:rsidRPr="00CD4AF5">
              <w:rPr>
                <w:rStyle w:val="Hipervnculo"/>
                <w:noProof/>
              </w:rPr>
              <w:t>Google Play Store</w:t>
            </w:r>
            <w:r w:rsidR="005F0115">
              <w:rPr>
                <w:noProof/>
                <w:webHidden/>
              </w:rPr>
              <w:tab/>
            </w:r>
            <w:r>
              <w:rPr>
                <w:noProof/>
                <w:webHidden/>
              </w:rPr>
              <w:fldChar w:fldCharType="begin"/>
            </w:r>
            <w:r w:rsidR="005F0115">
              <w:rPr>
                <w:noProof/>
                <w:webHidden/>
              </w:rPr>
              <w:instrText xml:space="preserve"> PAGEREF _Toc374484297 \h </w:instrText>
            </w:r>
            <w:r>
              <w:rPr>
                <w:noProof/>
                <w:webHidden/>
              </w:rPr>
            </w:r>
            <w:r>
              <w:rPr>
                <w:noProof/>
                <w:webHidden/>
              </w:rPr>
              <w:fldChar w:fldCharType="separate"/>
            </w:r>
            <w:r w:rsidR="005F0115">
              <w:rPr>
                <w:noProof/>
                <w:webHidden/>
              </w:rPr>
              <w:t>20</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298" w:history="1">
            <w:r w:rsidR="005F0115" w:rsidRPr="00CD4AF5">
              <w:rPr>
                <w:rStyle w:val="Hipervnculo"/>
                <w:noProof/>
              </w:rPr>
              <w:t>Constante competencia</w:t>
            </w:r>
            <w:r w:rsidR="005F0115">
              <w:rPr>
                <w:noProof/>
                <w:webHidden/>
              </w:rPr>
              <w:tab/>
            </w:r>
            <w:r>
              <w:rPr>
                <w:noProof/>
                <w:webHidden/>
              </w:rPr>
              <w:fldChar w:fldCharType="begin"/>
            </w:r>
            <w:r w:rsidR="005F0115">
              <w:rPr>
                <w:noProof/>
                <w:webHidden/>
              </w:rPr>
              <w:instrText xml:space="preserve"> PAGEREF _Toc374484298 \h </w:instrText>
            </w:r>
            <w:r>
              <w:rPr>
                <w:noProof/>
                <w:webHidden/>
              </w:rPr>
            </w:r>
            <w:r>
              <w:rPr>
                <w:noProof/>
                <w:webHidden/>
              </w:rPr>
              <w:fldChar w:fldCharType="separate"/>
            </w:r>
            <w:r w:rsidR="005F0115">
              <w:rPr>
                <w:noProof/>
                <w:webHidden/>
              </w:rPr>
              <w:t>22</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299" w:history="1">
            <w:r w:rsidR="005F0115" w:rsidRPr="00CD4AF5">
              <w:rPr>
                <w:rStyle w:val="Hipervnculo"/>
                <w:noProof/>
              </w:rPr>
              <w:t>Java Enterprise Edition</w:t>
            </w:r>
            <w:r w:rsidR="005F0115">
              <w:rPr>
                <w:noProof/>
                <w:webHidden/>
              </w:rPr>
              <w:tab/>
            </w:r>
            <w:r>
              <w:rPr>
                <w:noProof/>
                <w:webHidden/>
              </w:rPr>
              <w:fldChar w:fldCharType="begin"/>
            </w:r>
            <w:r w:rsidR="005F0115">
              <w:rPr>
                <w:noProof/>
                <w:webHidden/>
              </w:rPr>
              <w:instrText xml:space="preserve"> PAGEREF _Toc374484299 \h </w:instrText>
            </w:r>
            <w:r>
              <w:rPr>
                <w:noProof/>
                <w:webHidden/>
              </w:rPr>
            </w:r>
            <w:r>
              <w:rPr>
                <w:noProof/>
                <w:webHidden/>
              </w:rPr>
              <w:fldChar w:fldCharType="separate"/>
            </w:r>
            <w:r w:rsidR="005F0115">
              <w:rPr>
                <w:noProof/>
                <w:webHidden/>
              </w:rPr>
              <w:t>22</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300" w:history="1">
            <w:r w:rsidR="005F0115" w:rsidRPr="00CD4AF5">
              <w:rPr>
                <w:rStyle w:val="Hipervnculo"/>
                <w:noProof/>
              </w:rPr>
              <w:t>Smartdevices</w:t>
            </w:r>
            <w:r w:rsidR="005F0115">
              <w:rPr>
                <w:noProof/>
                <w:webHidden/>
              </w:rPr>
              <w:tab/>
            </w:r>
            <w:r>
              <w:rPr>
                <w:noProof/>
                <w:webHidden/>
              </w:rPr>
              <w:fldChar w:fldCharType="begin"/>
            </w:r>
            <w:r w:rsidR="005F0115">
              <w:rPr>
                <w:noProof/>
                <w:webHidden/>
              </w:rPr>
              <w:instrText xml:space="preserve"> PAGEREF _Toc374484300 \h </w:instrText>
            </w:r>
            <w:r>
              <w:rPr>
                <w:noProof/>
                <w:webHidden/>
              </w:rPr>
            </w:r>
            <w:r>
              <w:rPr>
                <w:noProof/>
                <w:webHidden/>
              </w:rPr>
              <w:fldChar w:fldCharType="separate"/>
            </w:r>
            <w:r w:rsidR="005F0115">
              <w:rPr>
                <w:noProof/>
                <w:webHidden/>
              </w:rPr>
              <w:t>24</w:t>
            </w:r>
            <w:r>
              <w:rPr>
                <w:noProof/>
                <w:webHidden/>
              </w:rPr>
              <w:fldChar w:fldCharType="end"/>
            </w:r>
          </w:hyperlink>
        </w:p>
        <w:p w:rsidR="005F0115" w:rsidRDefault="007331C0">
          <w:pPr>
            <w:pStyle w:val="TDC1"/>
            <w:rPr>
              <w:noProof/>
              <w:lang w:val="es-ES_tradnl" w:eastAsia="es-ES_tradnl"/>
            </w:rPr>
          </w:pPr>
          <w:hyperlink w:anchor="_Toc374484301" w:history="1">
            <w:r w:rsidR="005F0115" w:rsidRPr="00CD4AF5">
              <w:rPr>
                <w:rStyle w:val="Hipervnculo"/>
                <w:noProof/>
              </w:rPr>
              <w:t>Proceso de desarrollo de la solución</w:t>
            </w:r>
            <w:r w:rsidR="005F0115">
              <w:rPr>
                <w:noProof/>
                <w:webHidden/>
              </w:rPr>
              <w:tab/>
            </w:r>
            <w:r>
              <w:rPr>
                <w:noProof/>
                <w:webHidden/>
              </w:rPr>
              <w:fldChar w:fldCharType="begin"/>
            </w:r>
            <w:r w:rsidR="005F0115">
              <w:rPr>
                <w:noProof/>
                <w:webHidden/>
              </w:rPr>
              <w:instrText xml:space="preserve"> PAGEREF _Toc374484301 \h </w:instrText>
            </w:r>
            <w:r>
              <w:rPr>
                <w:noProof/>
                <w:webHidden/>
              </w:rPr>
            </w:r>
            <w:r>
              <w:rPr>
                <w:noProof/>
                <w:webHidden/>
              </w:rPr>
              <w:fldChar w:fldCharType="separate"/>
            </w:r>
            <w:r w:rsidR="005F0115">
              <w:rPr>
                <w:noProof/>
                <w:webHidden/>
              </w:rPr>
              <w:t>25</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302" w:history="1">
            <w:r w:rsidR="005F0115" w:rsidRPr="00CD4AF5">
              <w:rPr>
                <w:rStyle w:val="Hipervnculo"/>
                <w:noProof/>
              </w:rPr>
              <w:t>Etapa de Análisis</w:t>
            </w:r>
            <w:r w:rsidR="005F0115">
              <w:rPr>
                <w:noProof/>
                <w:webHidden/>
              </w:rPr>
              <w:tab/>
            </w:r>
            <w:r>
              <w:rPr>
                <w:noProof/>
                <w:webHidden/>
              </w:rPr>
              <w:fldChar w:fldCharType="begin"/>
            </w:r>
            <w:r w:rsidR="005F0115">
              <w:rPr>
                <w:noProof/>
                <w:webHidden/>
              </w:rPr>
              <w:instrText xml:space="preserve"> PAGEREF _Toc374484302 \h </w:instrText>
            </w:r>
            <w:r>
              <w:rPr>
                <w:noProof/>
                <w:webHidden/>
              </w:rPr>
            </w:r>
            <w:r>
              <w:rPr>
                <w:noProof/>
                <w:webHidden/>
              </w:rPr>
              <w:fldChar w:fldCharType="separate"/>
            </w:r>
            <w:r w:rsidR="005F0115">
              <w:rPr>
                <w:noProof/>
                <w:webHidden/>
              </w:rPr>
              <w:t>27</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03" w:history="1">
            <w:r w:rsidR="005F0115" w:rsidRPr="00CD4AF5">
              <w:rPr>
                <w:rStyle w:val="Hipervnculo"/>
                <w:noProof/>
              </w:rPr>
              <w:t>Problema que se analiza</w:t>
            </w:r>
            <w:r w:rsidR="005F0115">
              <w:rPr>
                <w:noProof/>
                <w:webHidden/>
              </w:rPr>
              <w:tab/>
            </w:r>
            <w:r>
              <w:rPr>
                <w:noProof/>
                <w:webHidden/>
              </w:rPr>
              <w:fldChar w:fldCharType="begin"/>
            </w:r>
            <w:r w:rsidR="005F0115">
              <w:rPr>
                <w:noProof/>
                <w:webHidden/>
              </w:rPr>
              <w:instrText xml:space="preserve"> PAGEREF _Toc374484303 \h </w:instrText>
            </w:r>
            <w:r>
              <w:rPr>
                <w:noProof/>
                <w:webHidden/>
              </w:rPr>
            </w:r>
            <w:r>
              <w:rPr>
                <w:noProof/>
                <w:webHidden/>
              </w:rPr>
              <w:fldChar w:fldCharType="separate"/>
            </w:r>
            <w:r w:rsidR="005F0115">
              <w:rPr>
                <w:noProof/>
                <w:webHidden/>
              </w:rPr>
              <w:t>27</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04" w:history="1">
            <w:r w:rsidR="005F0115" w:rsidRPr="00CD4AF5">
              <w:rPr>
                <w:rStyle w:val="Hipervnculo"/>
                <w:noProof/>
              </w:rPr>
              <w:t>Descripción del problema</w:t>
            </w:r>
            <w:r w:rsidR="005F0115">
              <w:rPr>
                <w:noProof/>
                <w:webHidden/>
              </w:rPr>
              <w:tab/>
            </w:r>
            <w:r>
              <w:rPr>
                <w:noProof/>
                <w:webHidden/>
              </w:rPr>
              <w:fldChar w:fldCharType="begin"/>
            </w:r>
            <w:r w:rsidR="005F0115">
              <w:rPr>
                <w:noProof/>
                <w:webHidden/>
              </w:rPr>
              <w:instrText xml:space="preserve"> PAGEREF _Toc374484304 \h </w:instrText>
            </w:r>
            <w:r>
              <w:rPr>
                <w:noProof/>
                <w:webHidden/>
              </w:rPr>
            </w:r>
            <w:r>
              <w:rPr>
                <w:noProof/>
                <w:webHidden/>
              </w:rPr>
              <w:fldChar w:fldCharType="separate"/>
            </w:r>
            <w:r w:rsidR="005F0115">
              <w:rPr>
                <w:noProof/>
                <w:webHidden/>
              </w:rPr>
              <w:t>27</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05" w:history="1">
            <w:r w:rsidR="005F0115" w:rsidRPr="00CD4AF5">
              <w:rPr>
                <w:rStyle w:val="Hipervnculo"/>
                <w:noProof/>
              </w:rPr>
              <w:t>Dominio del problema</w:t>
            </w:r>
            <w:r w:rsidR="005F0115">
              <w:rPr>
                <w:noProof/>
                <w:webHidden/>
              </w:rPr>
              <w:tab/>
            </w:r>
            <w:r>
              <w:rPr>
                <w:noProof/>
                <w:webHidden/>
              </w:rPr>
              <w:fldChar w:fldCharType="begin"/>
            </w:r>
            <w:r w:rsidR="005F0115">
              <w:rPr>
                <w:noProof/>
                <w:webHidden/>
              </w:rPr>
              <w:instrText xml:space="preserve"> PAGEREF _Toc374484305 \h </w:instrText>
            </w:r>
            <w:r>
              <w:rPr>
                <w:noProof/>
                <w:webHidden/>
              </w:rPr>
            </w:r>
            <w:r>
              <w:rPr>
                <w:noProof/>
                <w:webHidden/>
              </w:rPr>
              <w:fldChar w:fldCharType="separate"/>
            </w:r>
            <w:r w:rsidR="005F0115">
              <w:rPr>
                <w:noProof/>
                <w:webHidden/>
              </w:rPr>
              <w:t>28</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306" w:history="1">
            <w:r w:rsidR="005F0115" w:rsidRPr="00CD4AF5">
              <w:rPr>
                <w:rStyle w:val="Hipervnculo"/>
                <w:noProof/>
              </w:rPr>
              <w:t>Etapa de Diseño</w:t>
            </w:r>
            <w:r w:rsidR="005F0115">
              <w:rPr>
                <w:noProof/>
                <w:webHidden/>
              </w:rPr>
              <w:tab/>
            </w:r>
            <w:r>
              <w:rPr>
                <w:noProof/>
                <w:webHidden/>
              </w:rPr>
              <w:fldChar w:fldCharType="begin"/>
            </w:r>
            <w:r w:rsidR="005F0115">
              <w:rPr>
                <w:noProof/>
                <w:webHidden/>
              </w:rPr>
              <w:instrText xml:space="preserve"> PAGEREF _Toc374484306 \h </w:instrText>
            </w:r>
            <w:r>
              <w:rPr>
                <w:noProof/>
                <w:webHidden/>
              </w:rPr>
            </w:r>
            <w:r>
              <w:rPr>
                <w:noProof/>
                <w:webHidden/>
              </w:rPr>
              <w:fldChar w:fldCharType="separate"/>
            </w:r>
            <w:r w:rsidR="005F0115">
              <w:rPr>
                <w:noProof/>
                <w:webHidden/>
              </w:rPr>
              <w:t>33</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07" w:history="1">
            <w:r w:rsidR="005F0115" w:rsidRPr="00CD4AF5">
              <w:rPr>
                <w:rStyle w:val="Hipervnculo"/>
                <w:noProof/>
              </w:rPr>
              <w:t>El diseño de los datos</w:t>
            </w:r>
            <w:r w:rsidR="005F0115">
              <w:rPr>
                <w:noProof/>
                <w:webHidden/>
              </w:rPr>
              <w:tab/>
            </w:r>
            <w:r>
              <w:rPr>
                <w:noProof/>
                <w:webHidden/>
              </w:rPr>
              <w:fldChar w:fldCharType="begin"/>
            </w:r>
            <w:r w:rsidR="005F0115">
              <w:rPr>
                <w:noProof/>
                <w:webHidden/>
              </w:rPr>
              <w:instrText xml:space="preserve"> PAGEREF _Toc374484307 \h </w:instrText>
            </w:r>
            <w:r>
              <w:rPr>
                <w:noProof/>
                <w:webHidden/>
              </w:rPr>
            </w:r>
            <w:r>
              <w:rPr>
                <w:noProof/>
                <w:webHidden/>
              </w:rPr>
              <w:fldChar w:fldCharType="separate"/>
            </w:r>
            <w:r w:rsidR="005F0115">
              <w:rPr>
                <w:noProof/>
                <w:webHidden/>
              </w:rPr>
              <w:t>33</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08" w:history="1">
            <w:r w:rsidR="005F0115" w:rsidRPr="00CD4AF5">
              <w:rPr>
                <w:rStyle w:val="Hipervnculo"/>
                <w:noProof/>
              </w:rPr>
              <w:t>El diseño arquitectónico</w:t>
            </w:r>
            <w:r w:rsidR="005F0115">
              <w:rPr>
                <w:noProof/>
                <w:webHidden/>
              </w:rPr>
              <w:tab/>
            </w:r>
            <w:r>
              <w:rPr>
                <w:noProof/>
                <w:webHidden/>
              </w:rPr>
              <w:fldChar w:fldCharType="begin"/>
            </w:r>
            <w:r w:rsidR="005F0115">
              <w:rPr>
                <w:noProof/>
                <w:webHidden/>
              </w:rPr>
              <w:instrText xml:space="preserve"> PAGEREF _Toc374484308 \h </w:instrText>
            </w:r>
            <w:r>
              <w:rPr>
                <w:noProof/>
                <w:webHidden/>
              </w:rPr>
            </w:r>
            <w:r>
              <w:rPr>
                <w:noProof/>
                <w:webHidden/>
              </w:rPr>
              <w:fldChar w:fldCharType="separate"/>
            </w:r>
            <w:r w:rsidR="005F0115">
              <w:rPr>
                <w:noProof/>
                <w:webHidden/>
              </w:rPr>
              <w:t>34</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09" w:history="1">
            <w:r w:rsidR="005F0115" w:rsidRPr="00CD4AF5">
              <w:rPr>
                <w:rStyle w:val="Hipervnculo"/>
                <w:noProof/>
              </w:rPr>
              <w:t>Pautas de interfaz de usuario</w:t>
            </w:r>
            <w:r w:rsidR="005F0115">
              <w:rPr>
                <w:noProof/>
                <w:webHidden/>
              </w:rPr>
              <w:tab/>
            </w:r>
            <w:r>
              <w:rPr>
                <w:noProof/>
                <w:webHidden/>
              </w:rPr>
              <w:fldChar w:fldCharType="begin"/>
            </w:r>
            <w:r w:rsidR="005F0115">
              <w:rPr>
                <w:noProof/>
                <w:webHidden/>
              </w:rPr>
              <w:instrText xml:space="preserve"> PAGEREF _Toc374484309 \h </w:instrText>
            </w:r>
            <w:r>
              <w:rPr>
                <w:noProof/>
                <w:webHidden/>
              </w:rPr>
            </w:r>
            <w:r>
              <w:rPr>
                <w:noProof/>
                <w:webHidden/>
              </w:rPr>
              <w:fldChar w:fldCharType="separate"/>
            </w:r>
            <w:r w:rsidR="005F0115">
              <w:rPr>
                <w:noProof/>
                <w:webHidden/>
              </w:rPr>
              <w:t>41</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310" w:history="1">
            <w:r w:rsidR="005F0115" w:rsidRPr="00CD4AF5">
              <w:rPr>
                <w:rStyle w:val="Hipervnculo"/>
                <w:noProof/>
              </w:rPr>
              <w:t>Etapa de Implementación</w:t>
            </w:r>
            <w:r w:rsidR="005F0115">
              <w:rPr>
                <w:noProof/>
                <w:webHidden/>
              </w:rPr>
              <w:tab/>
            </w:r>
            <w:r>
              <w:rPr>
                <w:noProof/>
                <w:webHidden/>
              </w:rPr>
              <w:fldChar w:fldCharType="begin"/>
            </w:r>
            <w:r w:rsidR="005F0115">
              <w:rPr>
                <w:noProof/>
                <w:webHidden/>
              </w:rPr>
              <w:instrText xml:space="preserve"> PAGEREF _Toc374484310 \h </w:instrText>
            </w:r>
            <w:r>
              <w:rPr>
                <w:noProof/>
                <w:webHidden/>
              </w:rPr>
            </w:r>
            <w:r>
              <w:rPr>
                <w:noProof/>
                <w:webHidden/>
              </w:rPr>
              <w:fldChar w:fldCharType="separate"/>
            </w:r>
            <w:r w:rsidR="005F0115">
              <w:rPr>
                <w:noProof/>
                <w:webHidden/>
              </w:rPr>
              <w:t>41</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1" w:history="1">
            <w:r w:rsidR="005F0115" w:rsidRPr="00CD4AF5">
              <w:rPr>
                <w:rStyle w:val="Hipervnculo"/>
                <w:noProof/>
              </w:rPr>
              <w:t>Metodologías individuales</w:t>
            </w:r>
            <w:r w:rsidR="005F0115">
              <w:rPr>
                <w:noProof/>
                <w:webHidden/>
              </w:rPr>
              <w:tab/>
            </w:r>
            <w:r>
              <w:rPr>
                <w:noProof/>
                <w:webHidden/>
              </w:rPr>
              <w:fldChar w:fldCharType="begin"/>
            </w:r>
            <w:r w:rsidR="005F0115">
              <w:rPr>
                <w:noProof/>
                <w:webHidden/>
              </w:rPr>
              <w:instrText xml:space="preserve"> PAGEREF _Toc374484311 \h </w:instrText>
            </w:r>
            <w:r>
              <w:rPr>
                <w:noProof/>
                <w:webHidden/>
              </w:rPr>
            </w:r>
            <w:r>
              <w:rPr>
                <w:noProof/>
                <w:webHidden/>
              </w:rPr>
              <w:fldChar w:fldCharType="separate"/>
            </w:r>
            <w:r w:rsidR="005F0115">
              <w:rPr>
                <w:noProof/>
                <w:webHidden/>
              </w:rPr>
              <w:t>42</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2" w:history="1">
            <w:r w:rsidR="005F0115" w:rsidRPr="00CD4AF5">
              <w:rPr>
                <w:rStyle w:val="Hipervnculo"/>
                <w:noProof/>
              </w:rPr>
              <w:t>Metodologías de equipo</w:t>
            </w:r>
            <w:r w:rsidR="005F0115">
              <w:rPr>
                <w:noProof/>
                <w:webHidden/>
              </w:rPr>
              <w:tab/>
            </w:r>
            <w:r>
              <w:rPr>
                <w:noProof/>
                <w:webHidden/>
              </w:rPr>
              <w:fldChar w:fldCharType="begin"/>
            </w:r>
            <w:r w:rsidR="005F0115">
              <w:rPr>
                <w:noProof/>
                <w:webHidden/>
              </w:rPr>
              <w:instrText xml:space="preserve"> PAGEREF _Toc374484312 \h </w:instrText>
            </w:r>
            <w:r>
              <w:rPr>
                <w:noProof/>
                <w:webHidden/>
              </w:rPr>
            </w:r>
            <w:r>
              <w:rPr>
                <w:noProof/>
                <w:webHidden/>
              </w:rPr>
              <w:fldChar w:fldCharType="separate"/>
            </w:r>
            <w:r w:rsidR="005F0115">
              <w:rPr>
                <w:noProof/>
                <w:webHidden/>
              </w:rPr>
              <w:t>42</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3" w:history="1">
            <w:r w:rsidR="005F0115" w:rsidRPr="00CD4AF5">
              <w:rPr>
                <w:rStyle w:val="Hipervnculo"/>
                <w:noProof/>
              </w:rPr>
              <w:t>Entorno de desarrollo</w:t>
            </w:r>
            <w:r w:rsidR="005F0115">
              <w:rPr>
                <w:noProof/>
                <w:webHidden/>
              </w:rPr>
              <w:tab/>
            </w:r>
            <w:r>
              <w:rPr>
                <w:noProof/>
                <w:webHidden/>
              </w:rPr>
              <w:fldChar w:fldCharType="begin"/>
            </w:r>
            <w:r w:rsidR="005F0115">
              <w:rPr>
                <w:noProof/>
                <w:webHidden/>
              </w:rPr>
              <w:instrText xml:space="preserve"> PAGEREF _Toc374484313 \h </w:instrText>
            </w:r>
            <w:r>
              <w:rPr>
                <w:noProof/>
                <w:webHidden/>
              </w:rPr>
            </w:r>
            <w:r>
              <w:rPr>
                <w:noProof/>
                <w:webHidden/>
              </w:rPr>
              <w:fldChar w:fldCharType="separate"/>
            </w:r>
            <w:r w:rsidR="005F0115">
              <w:rPr>
                <w:noProof/>
                <w:webHidden/>
              </w:rPr>
              <w:t>43</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4" w:history="1">
            <w:r w:rsidR="005F0115" w:rsidRPr="00CD4AF5">
              <w:rPr>
                <w:rStyle w:val="Hipervnculo"/>
                <w:noProof/>
              </w:rPr>
              <w:t>Entorno de ejecución</w:t>
            </w:r>
            <w:r w:rsidR="005F0115">
              <w:rPr>
                <w:noProof/>
                <w:webHidden/>
              </w:rPr>
              <w:tab/>
            </w:r>
            <w:r>
              <w:rPr>
                <w:noProof/>
                <w:webHidden/>
              </w:rPr>
              <w:fldChar w:fldCharType="begin"/>
            </w:r>
            <w:r w:rsidR="005F0115">
              <w:rPr>
                <w:noProof/>
                <w:webHidden/>
              </w:rPr>
              <w:instrText xml:space="preserve"> PAGEREF _Toc374484314 \h </w:instrText>
            </w:r>
            <w:r>
              <w:rPr>
                <w:noProof/>
                <w:webHidden/>
              </w:rPr>
            </w:r>
            <w:r>
              <w:rPr>
                <w:noProof/>
                <w:webHidden/>
              </w:rPr>
              <w:fldChar w:fldCharType="separate"/>
            </w:r>
            <w:r w:rsidR="005F0115">
              <w:rPr>
                <w:noProof/>
                <w:webHidden/>
              </w:rPr>
              <w:t>43</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5" w:history="1">
            <w:r w:rsidR="005F0115" w:rsidRPr="00CD4AF5">
              <w:rPr>
                <w:rStyle w:val="Hipervnculo"/>
                <w:noProof/>
              </w:rPr>
              <w:t>Tecnologías aplicadas</w:t>
            </w:r>
            <w:r w:rsidR="005F0115">
              <w:rPr>
                <w:noProof/>
                <w:webHidden/>
              </w:rPr>
              <w:tab/>
            </w:r>
            <w:r>
              <w:rPr>
                <w:noProof/>
                <w:webHidden/>
              </w:rPr>
              <w:fldChar w:fldCharType="begin"/>
            </w:r>
            <w:r w:rsidR="005F0115">
              <w:rPr>
                <w:noProof/>
                <w:webHidden/>
              </w:rPr>
              <w:instrText xml:space="preserve"> PAGEREF _Toc374484315 \h </w:instrText>
            </w:r>
            <w:r>
              <w:rPr>
                <w:noProof/>
                <w:webHidden/>
              </w:rPr>
            </w:r>
            <w:r>
              <w:rPr>
                <w:noProof/>
                <w:webHidden/>
              </w:rPr>
              <w:fldChar w:fldCharType="separate"/>
            </w:r>
            <w:r w:rsidR="005F0115">
              <w:rPr>
                <w:noProof/>
                <w:webHidden/>
              </w:rPr>
              <w:t>44</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6" w:history="1">
            <w:r w:rsidR="005F0115" w:rsidRPr="00CD4AF5">
              <w:rPr>
                <w:rStyle w:val="Hipervnculo"/>
                <w:noProof/>
              </w:rPr>
              <w:t>Planificación</w:t>
            </w:r>
            <w:r w:rsidR="005F0115">
              <w:rPr>
                <w:noProof/>
                <w:webHidden/>
              </w:rPr>
              <w:tab/>
            </w:r>
            <w:r>
              <w:rPr>
                <w:noProof/>
                <w:webHidden/>
              </w:rPr>
              <w:fldChar w:fldCharType="begin"/>
            </w:r>
            <w:r w:rsidR="005F0115">
              <w:rPr>
                <w:noProof/>
                <w:webHidden/>
              </w:rPr>
              <w:instrText xml:space="preserve"> PAGEREF _Toc374484316 \h </w:instrText>
            </w:r>
            <w:r>
              <w:rPr>
                <w:noProof/>
                <w:webHidden/>
              </w:rPr>
            </w:r>
            <w:r>
              <w:rPr>
                <w:noProof/>
                <w:webHidden/>
              </w:rPr>
              <w:fldChar w:fldCharType="separate"/>
            </w:r>
            <w:r w:rsidR="005F0115">
              <w:rPr>
                <w:noProof/>
                <w:webHidden/>
              </w:rPr>
              <w:t>47</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317" w:history="1">
            <w:r w:rsidR="005F0115" w:rsidRPr="00CD4AF5">
              <w:rPr>
                <w:rStyle w:val="Hipervnculo"/>
                <w:noProof/>
              </w:rPr>
              <w:t>Etapa de verificación y validación</w:t>
            </w:r>
            <w:r w:rsidR="005F0115">
              <w:rPr>
                <w:noProof/>
                <w:webHidden/>
              </w:rPr>
              <w:tab/>
            </w:r>
            <w:r>
              <w:rPr>
                <w:noProof/>
                <w:webHidden/>
              </w:rPr>
              <w:fldChar w:fldCharType="begin"/>
            </w:r>
            <w:r w:rsidR="005F0115">
              <w:rPr>
                <w:noProof/>
                <w:webHidden/>
              </w:rPr>
              <w:instrText xml:space="preserve"> PAGEREF _Toc374484317 \h </w:instrText>
            </w:r>
            <w:r>
              <w:rPr>
                <w:noProof/>
                <w:webHidden/>
              </w:rPr>
            </w:r>
            <w:r>
              <w:rPr>
                <w:noProof/>
                <w:webHidden/>
              </w:rPr>
              <w:fldChar w:fldCharType="separate"/>
            </w:r>
            <w:r w:rsidR="005F0115">
              <w:rPr>
                <w:noProof/>
                <w:webHidden/>
              </w:rPr>
              <w:t>49</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8" w:history="1">
            <w:r w:rsidR="005F0115" w:rsidRPr="00CD4AF5">
              <w:rPr>
                <w:rStyle w:val="Hipervnculo"/>
                <w:noProof/>
              </w:rPr>
              <w:t>Verificación</w:t>
            </w:r>
            <w:r w:rsidR="005F0115">
              <w:rPr>
                <w:noProof/>
                <w:webHidden/>
              </w:rPr>
              <w:tab/>
            </w:r>
            <w:r>
              <w:rPr>
                <w:noProof/>
                <w:webHidden/>
              </w:rPr>
              <w:fldChar w:fldCharType="begin"/>
            </w:r>
            <w:r w:rsidR="005F0115">
              <w:rPr>
                <w:noProof/>
                <w:webHidden/>
              </w:rPr>
              <w:instrText xml:space="preserve"> PAGEREF _Toc374484318 \h </w:instrText>
            </w:r>
            <w:r>
              <w:rPr>
                <w:noProof/>
                <w:webHidden/>
              </w:rPr>
            </w:r>
            <w:r>
              <w:rPr>
                <w:noProof/>
                <w:webHidden/>
              </w:rPr>
              <w:fldChar w:fldCharType="separate"/>
            </w:r>
            <w:r w:rsidR="005F0115">
              <w:rPr>
                <w:noProof/>
                <w:webHidden/>
              </w:rPr>
              <w:t>49</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19" w:history="1">
            <w:r w:rsidR="005F0115" w:rsidRPr="00CD4AF5">
              <w:rPr>
                <w:rStyle w:val="Hipervnculo"/>
                <w:noProof/>
              </w:rPr>
              <w:t>Validación</w:t>
            </w:r>
            <w:r w:rsidR="005F0115">
              <w:rPr>
                <w:noProof/>
                <w:webHidden/>
              </w:rPr>
              <w:tab/>
            </w:r>
            <w:r>
              <w:rPr>
                <w:noProof/>
                <w:webHidden/>
              </w:rPr>
              <w:fldChar w:fldCharType="begin"/>
            </w:r>
            <w:r w:rsidR="005F0115">
              <w:rPr>
                <w:noProof/>
                <w:webHidden/>
              </w:rPr>
              <w:instrText xml:space="preserve"> PAGEREF _Toc374484319 \h </w:instrText>
            </w:r>
            <w:r>
              <w:rPr>
                <w:noProof/>
                <w:webHidden/>
              </w:rPr>
            </w:r>
            <w:r>
              <w:rPr>
                <w:noProof/>
                <w:webHidden/>
              </w:rPr>
              <w:fldChar w:fldCharType="separate"/>
            </w:r>
            <w:r w:rsidR="005F0115">
              <w:rPr>
                <w:noProof/>
                <w:webHidden/>
              </w:rPr>
              <w:t>50</w:t>
            </w:r>
            <w:r>
              <w:rPr>
                <w:noProof/>
                <w:webHidden/>
              </w:rPr>
              <w:fldChar w:fldCharType="end"/>
            </w:r>
          </w:hyperlink>
        </w:p>
        <w:p w:rsidR="005F0115" w:rsidRDefault="007331C0">
          <w:pPr>
            <w:pStyle w:val="TDC1"/>
            <w:rPr>
              <w:noProof/>
              <w:lang w:val="es-ES_tradnl" w:eastAsia="es-ES_tradnl"/>
            </w:rPr>
          </w:pPr>
          <w:hyperlink w:anchor="_Toc374484320" w:history="1">
            <w:r w:rsidR="005F0115" w:rsidRPr="00CD4AF5">
              <w:rPr>
                <w:rStyle w:val="Hipervnculo"/>
                <w:rFonts w:eastAsia="Times New Roman"/>
                <w:noProof/>
              </w:rPr>
              <w:t>Conclusiones</w:t>
            </w:r>
            <w:r w:rsidR="005F0115">
              <w:rPr>
                <w:noProof/>
                <w:webHidden/>
              </w:rPr>
              <w:tab/>
            </w:r>
            <w:r>
              <w:rPr>
                <w:noProof/>
                <w:webHidden/>
              </w:rPr>
              <w:fldChar w:fldCharType="begin"/>
            </w:r>
            <w:r w:rsidR="005F0115">
              <w:rPr>
                <w:noProof/>
                <w:webHidden/>
              </w:rPr>
              <w:instrText xml:space="preserve"> PAGEREF _Toc374484320 \h </w:instrText>
            </w:r>
            <w:r>
              <w:rPr>
                <w:noProof/>
                <w:webHidden/>
              </w:rPr>
            </w:r>
            <w:r>
              <w:rPr>
                <w:noProof/>
                <w:webHidden/>
              </w:rPr>
              <w:fldChar w:fldCharType="separate"/>
            </w:r>
            <w:r w:rsidR="005F0115">
              <w:rPr>
                <w:noProof/>
                <w:webHidden/>
              </w:rPr>
              <w:t>51</w:t>
            </w:r>
            <w:r>
              <w:rPr>
                <w:noProof/>
                <w:webHidden/>
              </w:rPr>
              <w:fldChar w:fldCharType="end"/>
            </w:r>
          </w:hyperlink>
        </w:p>
        <w:p w:rsidR="005F0115" w:rsidRDefault="007331C0">
          <w:pPr>
            <w:pStyle w:val="TDC3"/>
            <w:tabs>
              <w:tab w:val="right" w:leader="dot" w:pos="8495"/>
            </w:tabs>
            <w:rPr>
              <w:noProof/>
              <w:lang w:val="es-ES_tradnl" w:eastAsia="es-ES_tradnl"/>
            </w:rPr>
          </w:pPr>
          <w:hyperlink w:anchor="_Toc374484321" w:history="1">
            <w:r w:rsidR="005F0115" w:rsidRPr="00CD4AF5">
              <w:rPr>
                <w:rStyle w:val="Hipervnculo"/>
                <w:rFonts w:eastAsia="Times New Roman"/>
                <w:noProof/>
              </w:rPr>
              <w:t>E-commerce y Marketplaces</w:t>
            </w:r>
            <w:r w:rsidR="005F0115">
              <w:rPr>
                <w:noProof/>
                <w:webHidden/>
              </w:rPr>
              <w:tab/>
            </w:r>
            <w:r>
              <w:rPr>
                <w:noProof/>
                <w:webHidden/>
              </w:rPr>
              <w:fldChar w:fldCharType="begin"/>
            </w:r>
            <w:r w:rsidR="005F0115">
              <w:rPr>
                <w:noProof/>
                <w:webHidden/>
              </w:rPr>
              <w:instrText xml:space="preserve"> PAGEREF _Toc374484321 \h </w:instrText>
            </w:r>
            <w:r>
              <w:rPr>
                <w:noProof/>
                <w:webHidden/>
              </w:rPr>
            </w:r>
            <w:r>
              <w:rPr>
                <w:noProof/>
                <w:webHidden/>
              </w:rPr>
              <w:fldChar w:fldCharType="separate"/>
            </w:r>
            <w:r w:rsidR="005F0115">
              <w:rPr>
                <w:noProof/>
                <w:webHidden/>
              </w:rPr>
              <w:t>51</w:t>
            </w:r>
            <w:r>
              <w:rPr>
                <w:noProof/>
                <w:webHidden/>
              </w:rPr>
              <w:fldChar w:fldCharType="end"/>
            </w:r>
          </w:hyperlink>
        </w:p>
        <w:p w:rsidR="005F0115" w:rsidRDefault="007331C0">
          <w:pPr>
            <w:pStyle w:val="TDC2"/>
            <w:tabs>
              <w:tab w:val="right" w:leader="dot" w:pos="8495"/>
            </w:tabs>
            <w:rPr>
              <w:noProof/>
              <w:lang w:val="es-ES_tradnl" w:eastAsia="es-ES_tradnl"/>
            </w:rPr>
          </w:pPr>
          <w:hyperlink w:anchor="_Toc374484322" w:history="1">
            <w:r w:rsidR="005F0115" w:rsidRPr="00CD4AF5">
              <w:rPr>
                <w:rStyle w:val="Hipervnculo"/>
                <w:rFonts w:eastAsia="Times New Roman"/>
                <w:noProof/>
              </w:rPr>
              <w:t>Proceso de desarrollo y solución lograda</w:t>
            </w:r>
            <w:r w:rsidR="005F0115">
              <w:rPr>
                <w:noProof/>
                <w:webHidden/>
              </w:rPr>
              <w:tab/>
            </w:r>
            <w:r>
              <w:rPr>
                <w:noProof/>
                <w:webHidden/>
              </w:rPr>
              <w:fldChar w:fldCharType="begin"/>
            </w:r>
            <w:r w:rsidR="005F0115">
              <w:rPr>
                <w:noProof/>
                <w:webHidden/>
              </w:rPr>
              <w:instrText xml:space="preserve"> PAGEREF _Toc374484322 \h </w:instrText>
            </w:r>
            <w:r>
              <w:rPr>
                <w:noProof/>
                <w:webHidden/>
              </w:rPr>
            </w:r>
            <w:r>
              <w:rPr>
                <w:noProof/>
                <w:webHidden/>
              </w:rPr>
              <w:fldChar w:fldCharType="separate"/>
            </w:r>
            <w:r w:rsidR="005F0115">
              <w:rPr>
                <w:noProof/>
                <w:webHidden/>
              </w:rPr>
              <w:t>51</w:t>
            </w:r>
            <w:r>
              <w:rPr>
                <w:noProof/>
                <w:webHidden/>
              </w:rPr>
              <w:fldChar w:fldCharType="end"/>
            </w:r>
          </w:hyperlink>
        </w:p>
        <w:p w:rsidR="005F0115" w:rsidRDefault="007331C0">
          <w:pPr>
            <w:pStyle w:val="TDC1"/>
            <w:rPr>
              <w:noProof/>
              <w:lang w:val="es-ES_tradnl" w:eastAsia="es-ES_tradnl"/>
            </w:rPr>
          </w:pPr>
          <w:hyperlink w:anchor="_Toc374484323" w:history="1">
            <w:r w:rsidR="005F0115" w:rsidRPr="00CD4AF5">
              <w:rPr>
                <w:rStyle w:val="Hipervnculo"/>
                <w:noProof/>
              </w:rPr>
              <w:t>Trabajos a futuro</w:t>
            </w:r>
            <w:r w:rsidR="005F0115">
              <w:rPr>
                <w:noProof/>
                <w:webHidden/>
              </w:rPr>
              <w:tab/>
            </w:r>
            <w:r>
              <w:rPr>
                <w:noProof/>
                <w:webHidden/>
              </w:rPr>
              <w:fldChar w:fldCharType="begin"/>
            </w:r>
            <w:r w:rsidR="005F0115">
              <w:rPr>
                <w:noProof/>
                <w:webHidden/>
              </w:rPr>
              <w:instrText xml:space="preserve"> PAGEREF _Toc374484323 \h </w:instrText>
            </w:r>
            <w:r>
              <w:rPr>
                <w:noProof/>
                <w:webHidden/>
              </w:rPr>
            </w:r>
            <w:r>
              <w:rPr>
                <w:noProof/>
                <w:webHidden/>
              </w:rPr>
              <w:fldChar w:fldCharType="separate"/>
            </w:r>
            <w:r w:rsidR="005F0115">
              <w:rPr>
                <w:noProof/>
                <w:webHidden/>
              </w:rPr>
              <w:t>52</w:t>
            </w:r>
            <w:r>
              <w:rPr>
                <w:noProof/>
                <w:webHidden/>
              </w:rPr>
              <w:fldChar w:fldCharType="end"/>
            </w:r>
          </w:hyperlink>
        </w:p>
        <w:p w:rsidR="005F0115" w:rsidRDefault="007331C0">
          <w:pPr>
            <w:pStyle w:val="TDC1"/>
            <w:rPr>
              <w:noProof/>
              <w:lang w:val="es-ES_tradnl" w:eastAsia="es-ES_tradnl"/>
            </w:rPr>
          </w:pPr>
          <w:hyperlink w:anchor="_Toc374484324" w:history="1">
            <w:r w:rsidR="005F0115" w:rsidRPr="00CD4AF5">
              <w:rPr>
                <w:rStyle w:val="Hipervnculo"/>
                <w:noProof/>
              </w:rPr>
              <w:t>Glosario</w:t>
            </w:r>
            <w:r w:rsidR="005F0115">
              <w:rPr>
                <w:noProof/>
                <w:webHidden/>
              </w:rPr>
              <w:tab/>
            </w:r>
            <w:r>
              <w:rPr>
                <w:noProof/>
                <w:webHidden/>
              </w:rPr>
              <w:fldChar w:fldCharType="begin"/>
            </w:r>
            <w:r w:rsidR="005F0115">
              <w:rPr>
                <w:noProof/>
                <w:webHidden/>
              </w:rPr>
              <w:instrText xml:space="preserve"> PAGEREF _Toc374484324 \h </w:instrText>
            </w:r>
            <w:r>
              <w:rPr>
                <w:noProof/>
                <w:webHidden/>
              </w:rPr>
            </w:r>
            <w:r>
              <w:rPr>
                <w:noProof/>
                <w:webHidden/>
              </w:rPr>
              <w:fldChar w:fldCharType="separate"/>
            </w:r>
            <w:r w:rsidR="005F0115">
              <w:rPr>
                <w:noProof/>
                <w:webHidden/>
              </w:rPr>
              <w:t>53</w:t>
            </w:r>
            <w:r>
              <w:rPr>
                <w:noProof/>
                <w:webHidden/>
              </w:rPr>
              <w:fldChar w:fldCharType="end"/>
            </w:r>
          </w:hyperlink>
        </w:p>
        <w:p w:rsidR="005F0115" w:rsidRDefault="007331C0">
          <w:pPr>
            <w:pStyle w:val="TDC1"/>
            <w:rPr>
              <w:noProof/>
              <w:lang w:val="es-ES_tradnl" w:eastAsia="es-ES_tradnl"/>
            </w:rPr>
          </w:pPr>
          <w:hyperlink w:anchor="_Toc374484325" w:history="1">
            <w:r w:rsidR="005F0115" w:rsidRPr="00CD4AF5">
              <w:rPr>
                <w:rStyle w:val="Hipervnculo"/>
                <w:noProof/>
              </w:rPr>
              <w:t>Referencias</w:t>
            </w:r>
            <w:r w:rsidR="005F0115">
              <w:rPr>
                <w:noProof/>
                <w:webHidden/>
              </w:rPr>
              <w:tab/>
            </w:r>
            <w:r>
              <w:rPr>
                <w:noProof/>
                <w:webHidden/>
              </w:rPr>
              <w:fldChar w:fldCharType="begin"/>
            </w:r>
            <w:r w:rsidR="005F0115">
              <w:rPr>
                <w:noProof/>
                <w:webHidden/>
              </w:rPr>
              <w:instrText xml:space="preserve"> PAGEREF _Toc374484325 \h </w:instrText>
            </w:r>
            <w:r>
              <w:rPr>
                <w:noProof/>
                <w:webHidden/>
              </w:rPr>
            </w:r>
            <w:r>
              <w:rPr>
                <w:noProof/>
                <w:webHidden/>
              </w:rPr>
              <w:fldChar w:fldCharType="separate"/>
            </w:r>
            <w:r w:rsidR="005F0115">
              <w:rPr>
                <w:noProof/>
                <w:webHidden/>
              </w:rPr>
              <w:t>54</w:t>
            </w:r>
            <w:r>
              <w:rPr>
                <w:noProof/>
                <w:webHidden/>
              </w:rPr>
              <w:fldChar w:fldCharType="end"/>
            </w:r>
          </w:hyperlink>
        </w:p>
        <w:p w:rsidR="005F0115" w:rsidRDefault="007331C0">
          <w:pPr>
            <w:pStyle w:val="TDC1"/>
            <w:rPr>
              <w:noProof/>
              <w:lang w:val="es-ES_tradnl" w:eastAsia="es-ES_tradnl"/>
            </w:rPr>
          </w:pPr>
          <w:hyperlink w:anchor="_Toc374484326" w:history="1">
            <w:r w:rsidR="005F0115" w:rsidRPr="00CD4AF5">
              <w:rPr>
                <w:rStyle w:val="Hipervnculo"/>
                <w:noProof/>
              </w:rPr>
              <w:t>Anexos</w:t>
            </w:r>
            <w:r w:rsidR="005F0115">
              <w:rPr>
                <w:noProof/>
                <w:webHidden/>
              </w:rPr>
              <w:tab/>
            </w:r>
            <w:r>
              <w:rPr>
                <w:noProof/>
                <w:webHidden/>
              </w:rPr>
              <w:fldChar w:fldCharType="begin"/>
            </w:r>
            <w:r w:rsidR="005F0115">
              <w:rPr>
                <w:noProof/>
                <w:webHidden/>
              </w:rPr>
              <w:instrText xml:space="preserve"> PAGEREF _Toc374484326 \h </w:instrText>
            </w:r>
            <w:r>
              <w:rPr>
                <w:noProof/>
                <w:webHidden/>
              </w:rPr>
            </w:r>
            <w:r>
              <w:rPr>
                <w:noProof/>
                <w:webHidden/>
              </w:rPr>
              <w:fldChar w:fldCharType="separate"/>
            </w:r>
            <w:r w:rsidR="005F0115">
              <w:rPr>
                <w:noProof/>
                <w:webHidden/>
              </w:rPr>
              <w:t>58</w:t>
            </w:r>
            <w:r>
              <w:rPr>
                <w:noProof/>
                <w:webHidden/>
              </w:rPr>
              <w:fldChar w:fldCharType="end"/>
            </w:r>
          </w:hyperlink>
        </w:p>
        <w:p w:rsidR="00830755" w:rsidRDefault="007331C0">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1635C1" w:rsidRPr="00A224C8" w:rsidRDefault="001635C1" w:rsidP="00D47FCC">
      <w:pPr>
        <w:pStyle w:val="Ttulo1"/>
        <w:jc w:val="both"/>
      </w:pPr>
      <w:bookmarkStart w:id="2" w:name="_Toc374484279"/>
      <w:r w:rsidRPr="00A224C8">
        <w:lastRenderedPageBreak/>
        <w:t>Resumen</w:t>
      </w:r>
      <w:bookmarkEnd w:id="2"/>
    </w:p>
    <w:p w:rsidR="000A480B" w:rsidRPr="00D47FCC" w:rsidRDefault="00E01F0E" w:rsidP="00D47FCC">
      <w:pPr>
        <w:spacing w:line="240" w:lineRule="auto"/>
        <w:jc w:val="both"/>
        <w:rPr>
          <w:sz w:val="24"/>
          <w:szCs w:val="24"/>
        </w:rPr>
      </w:pPr>
      <w:r w:rsidRPr="00D47FCC">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D47FCC">
        <w:rPr>
          <w:i/>
          <w:sz w:val="24"/>
          <w:szCs w:val="24"/>
        </w:rPr>
        <w:t xml:space="preserve">Marketplace </w:t>
      </w:r>
      <w:r w:rsidRPr="00D47FCC">
        <w:rPr>
          <w:sz w:val="24"/>
          <w:szCs w:val="24"/>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D47FCC" w:rsidRDefault="00E01F0E" w:rsidP="00D47FCC">
      <w:pPr>
        <w:spacing w:line="240" w:lineRule="auto"/>
        <w:jc w:val="both"/>
        <w:rPr>
          <w:sz w:val="24"/>
          <w:szCs w:val="24"/>
        </w:rPr>
      </w:pPr>
      <w:r w:rsidRPr="00D47FCC">
        <w:rPr>
          <w:sz w:val="24"/>
          <w:szCs w:val="24"/>
        </w:rPr>
        <w:t>El desafío planteado en el marco del Proyecto del tecnólogo informático en su edición 2013, es el desarrollo de una aplicación que sirva</w:t>
      </w:r>
      <w:r w:rsidR="00015A23" w:rsidRPr="00D47FCC">
        <w:rPr>
          <w:sz w:val="24"/>
          <w:szCs w:val="24"/>
        </w:rPr>
        <w:t xml:space="preserve"> de comercio electrónico</w:t>
      </w:r>
      <w:r w:rsidRPr="00D47FCC">
        <w:rPr>
          <w:sz w:val="24"/>
          <w:szCs w:val="24"/>
        </w:rPr>
        <w:t xml:space="preserve"> tanto a </w:t>
      </w:r>
      <w:r w:rsidR="00015A23" w:rsidRPr="00D47FCC">
        <w:rPr>
          <w:sz w:val="24"/>
          <w:szCs w:val="24"/>
        </w:rPr>
        <w:t xml:space="preserve">proveedores, ofreciendo sus propios contenidos, como consumidores finales de los mismos. </w:t>
      </w:r>
      <w:r w:rsidR="007331C0" w:rsidRPr="007331C0">
        <w:rPr>
          <w:sz w:val="24"/>
          <w:szCs w:val="24"/>
          <w:rPrChange w:id="3" w:author="pelo" w:date="2013-12-11T00:30:00Z">
            <w:rPr>
              <w:color w:val="FF0000"/>
              <w:sz w:val="24"/>
              <w:szCs w:val="24"/>
            </w:rPr>
          </w:rPrChange>
        </w:rPr>
        <w:t>Dicho desarrollo se emprenderá considerando antecedentes y situación actual del tipo de comercio mencionado</w:t>
      </w:r>
      <w:r w:rsidR="00015A23" w:rsidRPr="00F45178">
        <w:rPr>
          <w:sz w:val="24"/>
          <w:szCs w:val="24"/>
        </w:rPr>
        <w:t xml:space="preserve">. </w:t>
      </w:r>
      <w:r w:rsidR="00015A23" w:rsidRPr="00D47FCC">
        <w:rPr>
          <w:sz w:val="24"/>
          <w:szCs w:val="24"/>
        </w:rPr>
        <w:t>En este sentido, se pretende el desarrollo de una aplicación con las facilidades de las aplicaciones de comercio electrónico convencionales, así como la implementación de nuevas y novedosas tecnologías para la solución de nuevos desafíos.</w:t>
      </w:r>
    </w:p>
    <w:p w:rsidR="00015A23" w:rsidRPr="00F45178" w:rsidRDefault="00015A23" w:rsidP="00D47FCC">
      <w:pPr>
        <w:spacing w:line="240" w:lineRule="auto"/>
        <w:jc w:val="both"/>
        <w:rPr>
          <w:color w:val="FF0000"/>
          <w:sz w:val="24"/>
          <w:szCs w:val="24"/>
          <w:rPrChange w:id="4" w:author="pelo" w:date="2013-12-11T00:30:00Z">
            <w:rPr>
              <w:sz w:val="24"/>
              <w:szCs w:val="24"/>
            </w:rPr>
          </w:rPrChange>
        </w:rPr>
      </w:pPr>
      <w:r w:rsidRPr="00D47FCC">
        <w:rPr>
          <w:sz w:val="24"/>
          <w:szCs w:val="24"/>
        </w:rPr>
        <w:t xml:space="preserve">Como caso de estudio, se presentan las aplicaciones </w:t>
      </w:r>
      <w:r w:rsidRPr="00D47FCC">
        <w:rPr>
          <w:color w:val="FF0000"/>
          <w:sz w:val="24"/>
          <w:szCs w:val="24"/>
        </w:rPr>
        <w:t>Amazon Marketplace, Google Play y Apple AppStore</w:t>
      </w:r>
      <w:ins w:id="5" w:author="pelo" w:date="2013-12-11T00:30:00Z">
        <w:r w:rsidR="00F45178">
          <w:rPr>
            <w:color w:val="FF0000"/>
            <w:sz w:val="24"/>
            <w:szCs w:val="24"/>
          </w:rPr>
          <w:t xml:space="preserve"> saque la cursiva</w:t>
        </w:r>
      </w:ins>
      <w:r w:rsidRPr="00D47FCC">
        <w:rPr>
          <w:sz w:val="24"/>
          <w:szCs w:val="24"/>
        </w:rPr>
        <w:t xml:space="preserve"> siendo todas ellas plataformas de comercio electrónico de referencia mundial. Este tipo de aplicaciones </w:t>
      </w:r>
      <w:r w:rsidR="000269F1" w:rsidRPr="00D47FCC">
        <w:rPr>
          <w:sz w:val="24"/>
          <w:szCs w:val="24"/>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D47FCC" w:rsidRDefault="000269F1" w:rsidP="00D47FCC">
      <w:pPr>
        <w:spacing w:line="240" w:lineRule="auto"/>
        <w:jc w:val="both"/>
        <w:rPr>
          <w:sz w:val="24"/>
          <w:szCs w:val="24"/>
        </w:rPr>
      </w:pPr>
      <w:r w:rsidRPr="00D47FCC">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D47FCC">
      <w:pPr>
        <w:pStyle w:val="Ttulo2"/>
        <w:jc w:val="both"/>
      </w:pPr>
      <w:bookmarkStart w:id="6" w:name="_Toc374484280"/>
      <w:r w:rsidRPr="00A224C8">
        <w:t>Palabras clave</w:t>
      </w:r>
      <w:bookmarkEnd w:id="6"/>
    </w:p>
    <w:p w:rsidR="00A341F1" w:rsidRPr="00D47FCC" w:rsidRDefault="000269F1" w:rsidP="00D47FCC">
      <w:pPr>
        <w:spacing w:line="240" w:lineRule="auto"/>
        <w:jc w:val="both"/>
        <w:rPr>
          <w:rFonts w:asciiTheme="majorHAnsi" w:eastAsiaTheme="majorEastAsia" w:hAnsiTheme="majorHAnsi" w:cstheme="majorBidi"/>
          <w:color w:val="46464A" w:themeColor="text2"/>
          <w:sz w:val="24"/>
          <w:szCs w:val="24"/>
        </w:rPr>
      </w:pPr>
      <w:r w:rsidRPr="00D47FCC">
        <w:rPr>
          <w:sz w:val="24"/>
          <w:szCs w:val="24"/>
        </w:rPr>
        <w:t>Marketplace, Comercio electrónico,</w:t>
      </w:r>
      <w:r w:rsidR="00D26ECD" w:rsidRPr="00D47FCC">
        <w:rPr>
          <w:sz w:val="24"/>
          <w:szCs w:val="24"/>
        </w:rPr>
        <w:t xml:space="preserve"> Contenidos multimedia,</w:t>
      </w:r>
      <w:r w:rsidRPr="00D47FCC">
        <w:rPr>
          <w:sz w:val="24"/>
          <w:szCs w:val="24"/>
        </w:rPr>
        <w:t xml:space="preserve"> Java Enterprise Edition, Android, JBoss</w:t>
      </w:r>
      <w:r w:rsidR="00F45178">
        <w:rPr>
          <w:sz w:val="24"/>
          <w:szCs w:val="24"/>
        </w:rPr>
        <w:t xml:space="preserve"> </w:t>
      </w:r>
      <w:r w:rsidRPr="00D47FCC">
        <w:rPr>
          <w:sz w:val="24"/>
          <w:szCs w:val="24"/>
        </w:rPr>
        <w:t xml:space="preserve">Aplication Server, Seguridad, </w:t>
      </w:r>
      <w:r w:rsidR="00227416" w:rsidRPr="00D47FCC">
        <w:rPr>
          <w:sz w:val="24"/>
          <w:szCs w:val="24"/>
        </w:rPr>
        <w:t>PostgreSql</w:t>
      </w:r>
      <w:r w:rsidR="00D26ECD" w:rsidRPr="00D47FCC">
        <w:rPr>
          <w:sz w:val="24"/>
          <w:szCs w:val="24"/>
        </w:rPr>
        <w:t>, JSF, JQuery, Bootstrap.</w:t>
      </w:r>
    </w:p>
    <w:p w:rsidR="00DC0AC5" w:rsidRPr="00A224C8" w:rsidRDefault="00DC0AC5" w:rsidP="00C77B36">
      <w:pPr>
        <w:jc w:val="both"/>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C77B36">
      <w:pPr>
        <w:pStyle w:val="Ttulo1"/>
        <w:jc w:val="both"/>
      </w:pPr>
      <w:bookmarkStart w:id="7" w:name="_Toc374484281"/>
      <w:r w:rsidRPr="00A224C8">
        <w:lastRenderedPageBreak/>
        <w:t>Introducción</w:t>
      </w:r>
      <w:bookmarkEnd w:id="7"/>
    </w:p>
    <w:p w:rsidR="00E513F1" w:rsidRPr="00C77B36" w:rsidRDefault="00E513F1" w:rsidP="005F0115">
      <w:pPr>
        <w:spacing w:after="0" w:line="240" w:lineRule="auto"/>
        <w:jc w:val="both"/>
        <w:rPr>
          <w:sz w:val="24"/>
          <w:szCs w:val="24"/>
        </w:rPr>
      </w:pPr>
      <w:r w:rsidRPr="00C77B36">
        <w:rPr>
          <w:sz w:val="24"/>
          <w:szCs w:val="24"/>
        </w:rPr>
        <w:t xml:space="preserve">En los últimos años el creciente incremento que ha tenido tanto la cantidad de dispositivos móviles, como el número de usuarios de internet, han hecho de este </w:t>
      </w:r>
      <w:r w:rsidR="00446986" w:rsidRPr="00C77B36">
        <w:rPr>
          <w:sz w:val="24"/>
          <w:szCs w:val="24"/>
        </w:rPr>
        <w:t>último</w:t>
      </w:r>
      <w:r w:rsidRPr="00C77B36">
        <w:rPr>
          <w:sz w:val="24"/>
          <w:szCs w:val="24"/>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C77B36" w:rsidRDefault="00E513F1" w:rsidP="00C77B36">
      <w:pPr>
        <w:spacing w:after="0"/>
        <w:jc w:val="both"/>
        <w:rPr>
          <w:sz w:val="24"/>
          <w:szCs w:val="24"/>
        </w:rPr>
      </w:pPr>
    </w:p>
    <w:p w:rsidR="00E513F1" w:rsidRPr="00C77B36" w:rsidRDefault="00E513F1" w:rsidP="00C77B36">
      <w:pPr>
        <w:spacing w:after="0"/>
        <w:jc w:val="both"/>
        <w:rPr>
          <w:sz w:val="24"/>
          <w:szCs w:val="24"/>
        </w:rPr>
      </w:pPr>
      <w:r w:rsidRPr="00C77B36">
        <w:rPr>
          <w:sz w:val="24"/>
          <w:szCs w:val="24"/>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C77B36" w:rsidRDefault="00E513F1" w:rsidP="00C77B36">
      <w:pPr>
        <w:spacing w:after="0"/>
        <w:jc w:val="both"/>
        <w:rPr>
          <w:sz w:val="24"/>
          <w:szCs w:val="24"/>
        </w:rPr>
      </w:pPr>
    </w:p>
    <w:p w:rsidR="00575B0E" w:rsidRDefault="00E513F1" w:rsidP="00C77B36">
      <w:pPr>
        <w:spacing w:after="0"/>
        <w:jc w:val="both"/>
        <w:rPr>
          <w:ins w:id="8" w:author="pelo" w:date="2013-12-11T00:36:00Z"/>
          <w:sz w:val="24"/>
          <w:szCs w:val="24"/>
        </w:rPr>
      </w:pPr>
      <w:r w:rsidRPr="00C77B36">
        <w:rPr>
          <w:sz w:val="24"/>
          <w:szCs w:val="24"/>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w:t>
      </w:r>
      <w:del w:id="9" w:author="pelo" w:date="2013-12-11T00:36:00Z">
        <w:r w:rsidR="007331C0" w:rsidRPr="007331C0">
          <w:rPr>
            <w:strike/>
            <w:sz w:val="24"/>
            <w:szCs w:val="24"/>
            <w:rPrChange w:id="10" w:author="pelo" w:date="2013-12-11T00:35:00Z">
              <w:rPr>
                <w:sz w:val="24"/>
                <w:szCs w:val="24"/>
              </w:rPr>
            </w:rPrChange>
          </w:rPr>
          <w:delText>atreves</w:delText>
        </w:r>
        <w:r w:rsidRPr="00C77B36" w:rsidDel="00575B0E">
          <w:rPr>
            <w:sz w:val="24"/>
            <w:szCs w:val="24"/>
          </w:rPr>
          <w:delText xml:space="preserve"> </w:delText>
        </w:r>
      </w:del>
    </w:p>
    <w:p w:rsidR="00E513F1" w:rsidRPr="00C77B36" w:rsidRDefault="00575B0E" w:rsidP="00C77B36">
      <w:pPr>
        <w:spacing w:after="0"/>
        <w:jc w:val="both"/>
        <w:rPr>
          <w:sz w:val="24"/>
          <w:szCs w:val="24"/>
        </w:rPr>
      </w:pPr>
      <w:ins w:id="11" w:author="pelo" w:date="2013-12-11T00:36:00Z">
        <w:r>
          <w:rPr>
            <w:sz w:val="24"/>
            <w:szCs w:val="24"/>
          </w:rPr>
          <w:t>atraves</w:t>
        </w:r>
      </w:ins>
      <w:r w:rsidR="00E513F1" w:rsidRPr="00C77B36">
        <w:rPr>
          <w:sz w:val="24"/>
          <w:szCs w:val="24"/>
        </w:rPr>
        <w:t xml:space="preserve">de sitios internacionales como Amazon.com, e-bay.com, entre otros tantos; como para las personas involucradas en el desarrollo de estas aplicaciones, ya que las mismas manejan sumas de dinero cada vez </w:t>
      </w:r>
      <w:r w:rsidR="0030564C" w:rsidRPr="00C77B36">
        <w:rPr>
          <w:sz w:val="24"/>
          <w:szCs w:val="24"/>
        </w:rPr>
        <w:t>más</w:t>
      </w:r>
      <w:r w:rsidR="00E513F1" w:rsidRPr="00C77B36">
        <w:rPr>
          <w:sz w:val="24"/>
          <w:szCs w:val="24"/>
        </w:rPr>
        <w:t xml:space="preserve"> importantes lo que supone riesgos importantes si no se cuentan con medidas de seguridad cada vez más exigentes. </w:t>
      </w:r>
    </w:p>
    <w:p w:rsidR="00E513F1" w:rsidRPr="00C77B36" w:rsidRDefault="00E513F1" w:rsidP="00C77B36">
      <w:pPr>
        <w:spacing w:after="0"/>
        <w:jc w:val="both"/>
        <w:rPr>
          <w:sz w:val="24"/>
          <w:szCs w:val="24"/>
        </w:rPr>
      </w:pPr>
    </w:p>
    <w:p w:rsidR="00E513F1" w:rsidRPr="00C77B36" w:rsidRDefault="00E513F1" w:rsidP="00C77B36">
      <w:pPr>
        <w:spacing w:after="0"/>
        <w:jc w:val="both"/>
        <w:rPr>
          <w:sz w:val="24"/>
          <w:szCs w:val="24"/>
        </w:rPr>
      </w:pPr>
      <w:r w:rsidRPr="00C77B36">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C77B36">
      <w:pPr>
        <w:jc w:val="both"/>
      </w:pPr>
    </w:p>
    <w:p w:rsidR="00120892" w:rsidRPr="00A224C8" w:rsidRDefault="00B3631D" w:rsidP="00C77B36">
      <w:pPr>
        <w:pStyle w:val="Ttulo2"/>
        <w:jc w:val="both"/>
      </w:pPr>
      <w:bookmarkStart w:id="12" w:name="_Toc374484282"/>
      <w:r w:rsidRPr="00A224C8">
        <w:t>Objetivos y resultados esperados</w:t>
      </w:r>
      <w:bookmarkEnd w:id="12"/>
    </w:p>
    <w:p w:rsidR="00E47176" w:rsidRPr="003359AD" w:rsidRDefault="00E47176" w:rsidP="00C77B3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575B0E" w:rsidRDefault="00E47176" w:rsidP="00C77B36">
      <w:pPr>
        <w:jc w:val="both"/>
        <w:rPr>
          <w:ins w:id="13" w:author="pelo" w:date="2013-12-11T00:36:00Z"/>
          <w:color w:val="FF0000"/>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w:t>
      </w:r>
      <w:r w:rsidR="00D47FCC">
        <w:rPr>
          <w:sz w:val="20"/>
          <w:szCs w:val="20"/>
        </w:rPr>
        <w:t xml:space="preserve">ar conectados constantemente a </w:t>
      </w:r>
      <w:del w:id="14" w:author="pelo" w:date="2013-12-11T00:36:00Z">
        <w:r w:rsidR="00D47FCC" w:rsidRPr="00D47FCC" w:rsidDel="00575B0E">
          <w:rPr>
            <w:color w:val="FF0000"/>
            <w:sz w:val="20"/>
            <w:szCs w:val="20"/>
          </w:rPr>
          <w:delText>I</w:delText>
        </w:r>
        <w:r w:rsidRPr="00D47FCC" w:rsidDel="00575B0E">
          <w:rPr>
            <w:color w:val="FF0000"/>
            <w:sz w:val="20"/>
            <w:szCs w:val="20"/>
          </w:rPr>
          <w:delText>nternet</w:delText>
        </w:r>
        <w:r w:rsidRPr="003359AD" w:rsidDel="00575B0E">
          <w:rPr>
            <w:sz w:val="20"/>
            <w:szCs w:val="20"/>
          </w:rPr>
          <w:delText>.</w:delText>
        </w:r>
      </w:del>
      <w:ins w:id="15" w:author="pelo" w:date="2013-12-11T00:36:00Z">
        <w:r w:rsidR="00575B0E">
          <w:rPr>
            <w:sz w:val="20"/>
            <w:szCs w:val="20"/>
          </w:rPr>
          <w:t>mayusculas</w:t>
        </w:r>
      </w:ins>
    </w:p>
    <w:p w:rsidR="00E47176" w:rsidRDefault="00E47176" w:rsidP="00C77B36">
      <w:pPr>
        <w:jc w:val="both"/>
        <w:rPr>
          <w:sz w:val="20"/>
          <w:szCs w:val="20"/>
        </w:rPr>
      </w:pPr>
      <w:r w:rsidRPr="003359AD">
        <w:rPr>
          <w:sz w:val="20"/>
          <w:szCs w:val="20"/>
        </w:rPr>
        <w:t xml:space="preserve"> Al tratarse de una aplicación dirigida a compra/descarga de contenidos, la interfaz deberá ser amigable con el usuario y llamativa para que el mismo se sienta cómodo utilizándola y decida continuar utilizándola.</w:t>
      </w:r>
    </w:p>
    <w:p w:rsidR="00E47176" w:rsidRDefault="00E47176" w:rsidP="00C77B36">
      <w:pPr>
        <w:jc w:val="both"/>
        <w:rPr>
          <w:sz w:val="20"/>
          <w:szCs w:val="20"/>
        </w:rPr>
      </w:pPr>
      <w:r w:rsidRPr="003359AD">
        <w:rPr>
          <w:sz w:val="20"/>
          <w:szCs w:val="20"/>
        </w:rPr>
        <w:lastRenderedPageBreak/>
        <w:t>En el capítulo</w:t>
      </w:r>
      <w:r w:rsidR="00D47FCC">
        <w:rPr>
          <w:sz w:val="20"/>
          <w:szCs w:val="20"/>
        </w:rPr>
        <w:t xml:space="preserve"> </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C77B36">
      <w:pPr>
        <w:jc w:val="both"/>
        <w:rPr>
          <w:sz w:val="20"/>
          <w:szCs w:val="20"/>
        </w:rPr>
      </w:pPr>
      <w:r w:rsidRPr="003359AD">
        <w:rPr>
          <w:sz w:val="20"/>
          <w:szCs w:val="20"/>
        </w:rPr>
        <w:t>En el capítulo</w:t>
      </w:r>
      <w:r w:rsidR="00D47FCC">
        <w:rPr>
          <w:sz w:val="20"/>
          <w:szCs w:val="20"/>
        </w:rPr>
        <w:t xml:space="preserve"> </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Default="00E47176" w:rsidP="00C77B36">
      <w:pPr>
        <w:jc w:val="both"/>
        <w:rPr>
          <w:rFonts w:asciiTheme="majorHAnsi" w:eastAsiaTheme="majorEastAsia" w:hAnsiTheme="majorHAnsi" w:cstheme="majorBidi"/>
          <w:b/>
          <w:bCs/>
          <w:color w:val="46464A" w:themeColor="text2"/>
          <w:sz w:val="32"/>
          <w:szCs w:val="28"/>
        </w:rPr>
      </w:pPr>
      <w:r>
        <w:br w:type="page"/>
      </w:r>
    </w:p>
    <w:p w:rsidR="00120892" w:rsidRPr="00A224C8" w:rsidRDefault="00120892" w:rsidP="00C77B36">
      <w:pPr>
        <w:pStyle w:val="Ttulo1"/>
        <w:jc w:val="both"/>
      </w:pPr>
      <w:bookmarkStart w:id="16" w:name="_Toc374484283"/>
      <w:r w:rsidRPr="00A224C8">
        <w:lastRenderedPageBreak/>
        <w:t>Estado del arte</w:t>
      </w:r>
      <w:bookmarkEnd w:id="16"/>
    </w:p>
    <w:p w:rsidR="004E01DD" w:rsidRPr="00A224C8" w:rsidRDefault="004E01DD" w:rsidP="00C77B36">
      <w:pPr>
        <w:pStyle w:val="Ttulo2"/>
        <w:jc w:val="both"/>
        <w:rPr>
          <w:sz w:val="18"/>
          <w:szCs w:val="18"/>
        </w:rPr>
      </w:pPr>
      <w:bookmarkStart w:id="17" w:name="_Toc366690004"/>
      <w:bookmarkStart w:id="18" w:name="_Toc374484284"/>
      <w:r w:rsidRPr="00A224C8">
        <w:t>E-commerce</w:t>
      </w:r>
      <w:bookmarkEnd w:id="17"/>
      <w:bookmarkEnd w:id="18"/>
    </w:p>
    <w:p w:rsidR="004E01DD" w:rsidRPr="00A224C8" w:rsidRDefault="004E01DD" w:rsidP="00C77B36">
      <w:pPr>
        <w:jc w:val="both"/>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C77B36">
      <w:pPr>
        <w:pStyle w:val="Ttulo3"/>
        <w:jc w:val="both"/>
      </w:pPr>
      <w:bookmarkStart w:id="19" w:name="_Toc366690005"/>
      <w:bookmarkStart w:id="20" w:name="_Toc374484285"/>
      <w:r w:rsidRPr="00A224C8">
        <w:t>Definición</w:t>
      </w:r>
      <w:bookmarkEnd w:id="19"/>
      <w:bookmarkEnd w:id="20"/>
    </w:p>
    <w:p w:rsidR="004E01DD" w:rsidRPr="00A224C8" w:rsidRDefault="004E01DD" w:rsidP="00C77B36">
      <w:pPr>
        <w:jc w:val="both"/>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C77B36">
      <w:pPr>
        <w:pStyle w:val="Ttulo2"/>
        <w:jc w:val="both"/>
      </w:pPr>
      <w:bookmarkStart w:id="21" w:name="_Toc366690006"/>
      <w:bookmarkStart w:id="22" w:name="_Toc374484286"/>
      <w:r w:rsidRPr="00A224C8">
        <w:t>Características del comercio electrónico</w:t>
      </w:r>
      <w:bookmarkEnd w:id="21"/>
      <w:bookmarkEnd w:id="22"/>
    </w:p>
    <w:p w:rsidR="004E01DD" w:rsidRPr="00A224C8" w:rsidRDefault="004E01DD" w:rsidP="00C77B36">
      <w:pPr>
        <w:jc w:val="both"/>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C77B36">
      <w:pPr>
        <w:jc w:val="both"/>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C77B36">
      <w:pPr>
        <w:jc w:val="both"/>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C77B36">
      <w:pPr>
        <w:jc w:val="both"/>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C77B36">
      <w:pPr>
        <w:jc w:val="both"/>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B86714" w:rsidRDefault="004E01DD" w:rsidP="00C77B36">
      <w:pPr>
        <w:jc w:val="both"/>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C77B36">
      <w:pPr>
        <w:pStyle w:val="Ttulo3"/>
        <w:jc w:val="both"/>
      </w:pPr>
      <w:bookmarkStart w:id="23" w:name="_Toc366690007"/>
      <w:bookmarkStart w:id="24" w:name="_Toc374484287"/>
      <w:r w:rsidRPr="00A224C8">
        <w:t>Clasificación del comercio electrónico</w:t>
      </w:r>
      <w:bookmarkEnd w:id="23"/>
      <w:bookmarkEnd w:id="24"/>
    </w:p>
    <w:p w:rsidR="004E01DD" w:rsidRPr="00A224C8" w:rsidRDefault="004E01DD" w:rsidP="00C77B36">
      <w:pPr>
        <w:jc w:val="both"/>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C77B36">
      <w:pPr>
        <w:jc w:val="both"/>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C77B36">
      <w:pPr>
        <w:jc w:val="both"/>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C77B36">
      <w:pPr>
        <w:jc w:val="both"/>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C77B36">
      <w:pPr>
        <w:jc w:val="both"/>
      </w:pPr>
    </w:p>
    <w:p w:rsidR="004E01DD" w:rsidRPr="00A224C8" w:rsidRDefault="004E01DD" w:rsidP="00C77B36">
      <w:pPr>
        <w:pStyle w:val="Ttulo2"/>
        <w:jc w:val="both"/>
      </w:pPr>
      <w:bookmarkStart w:id="25" w:name="_Toc366690008"/>
      <w:bookmarkStart w:id="26" w:name="_Toc374484288"/>
      <w:r w:rsidRPr="00A224C8">
        <w:t>Marketplaces</w:t>
      </w:r>
      <w:bookmarkEnd w:id="25"/>
      <w:bookmarkEnd w:id="26"/>
    </w:p>
    <w:p w:rsidR="00C6137F" w:rsidRPr="00A224C8" w:rsidRDefault="00C6137F" w:rsidP="00C77B36">
      <w:pPr>
        <w:jc w:val="both"/>
      </w:pPr>
    </w:p>
    <w:p w:rsidR="00D96780" w:rsidRPr="00A224C8" w:rsidRDefault="004E01DD" w:rsidP="00C77B36">
      <w:pPr>
        <w:jc w:val="both"/>
        <w:rPr>
          <w:sz w:val="20"/>
          <w:szCs w:val="20"/>
        </w:rPr>
      </w:pPr>
      <w:r w:rsidRPr="00A224C8">
        <w:rPr>
          <w:sz w:val="20"/>
          <w:szCs w:val="20"/>
        </w:rPr>
        <w:lastRenderedPageBreak/>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C77B36">
      <w:pPr>
        <w:jc w:val="both"/>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C77B36">
      <w:pPr>
        <w:jc w:val="both"/>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C77B36">
      <w:pPr>
        <w:jc w:val="both"/>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C77B36">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C77B36">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C77B36">
      <w:pPr>
        <w:numPr>
          <w:ilvl w:val="0"/>
          <w:numId w:val="1"/>
        </w:numPr>
        <w:spacing w:before="100" w:beforeAutospacing="1" w:after="100" w:afterAutospacing="1" w:line="270" w:lineRule="atLeast"/>
        <w:jc w:val="both"/>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77B36">
      <w:pPr>
        <w:numPr>
          <w:ilvl w:val="0"/>
          <w:numId w:val="1"/>
        </w:numPr>
        <w:spacing w:before="100" w:beforeAutospacing="1" w:after="100" w:afterAutospacing="1" w:line="270" w:lineRule="atLeast"/>
        <w:jc w:val="both"/>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77B36">
      <w:pPr>
        <w:pStyle w:val="Ttulo3"/>
        <w:jc w:val="both"/>
      </w:pPr>
      <w:bookmarkStart w:id="27" w:name="_Toc366690010"/>
      <w:bookmarkStart w:id="28" w:name="_Toc374484289"/>
      <w:r w:rsidRPr="00A224C8">
        <w:t xml:space="preserve">¿Qué ofrecen los </w:t>
      </w:r>
      <w:r w:rsidR="00A514A0" w:rsidRPr="00A224C8">
        <w:t>Marketplaces</w:t>
      </w:r>
      <w:r w:rsidRPr="00A224C8">
        <w:t>?</w:t>
      </w:r>
      <w:bookmarkEnd w:id="27"/>
      <w:bookmarkEnd w:id="28"/>
    </w:p>
    <w:p w:rsidR="004E01DD" w:rsidRPr="00A224C8" w:rsidRDefault="004E01DD" w:rsidP="00C77B36">
      <w:pPr>
        <w:spacing w:before="100" w:beforeAutospacing="1" w:after="100" w:afterAutospacing="1" w:line="270" w:lineRule="atLeast"/>
        <w:jc w:val="both"/>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C77B36">
      <w:pPr>
        <w:spacing w:before="100" w:beforeAutospacing="1" w:after="100" w:afterAutospacing="1" w:line="270" w:lineRule="atLeast"/>
        <w:ind w:firstLine="708"/>
        <w:jc w:val="both"/>
        <w:rPr>
          <w:sz w:val="18"/>
          <w:szCs w:val="18"/>
        </w:rPr>
      </w:pPr>
    </w:p>
    <w:p w:rsidR="00C6137F" w:rsidRPr="00A224C8" w:rsidRDefault="00C6137F" w:rsidP="00C77B36">
      <w:pPr>
        <w:spacing w:before="100" w:beforeAutospacing="1" w:after="100" w:afterAutospacing="1" w:line="270" w:lineRule="atLeast"/>
        <w:ind w:firstLine="708"/>
        <w:jc w:val="both"/>
        <w:rPr>
          <w:sz w:val="18"/>
          <w:szCs w:val="18"/>
        </w:rPr>
      </w:pPr>
    </w:p>
    <w:p w:rsidR="004E01DD" w:rsidRPr="00A224C8" w:rsidRDefault="004E01DD" w:rsidP="00C77B36">
      <w:pPr>
        <w:keepNext/>
        <w:spacing w:before="100" w:beforeAutospacing="1" w:after="100" w:afterAutospacing="1" w:line="270" w:lineRule="atLeast"/>
        <w:ind w:firstLine="708"/>
        <w:jc w:val="both"/>
      </w:pPr>
      <w:r w:rsidRPr="00A224C8">
        <w:rPr>
          <w:noProof/>
          <w:lang w:val="es-ES_tradnl" w:eastAsia="es-ES_tradnl"/>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77B36">
      <w:pPr>
        <w:pStyle w:val="Epgrafe"/>
        <w:jc w:val="both"/>
        <w:rPr>
          <w:lang w:val="es-UY"/>
        </w:rPr>
      </w:pPr>
      <w:bookmarkStart w:id="29" w:name="_Toc366689020"/>
      <w:r w:rsidRPr="00A224C8">
        <w:rPr>
          <w:color w:val="auto"/>
          <w:lang w:val="es-UY"/>
        </w:rPr>
        <w:t xml:space="preserve">Imagen </w:t>
      </w:r>
      <w:r w:rsidR="007331C0" w:rsidRPr="00A224C8">
        <w:rPr>
          <w:color w:val="auto"/>
          <w:lang w:val="es-UY"/>
        </w:rPr>
        <w:fldChar w:fldCharType="begin"/>
      </w:r>
      <w:r w:rsidRPr="00A224C8">
        <w:rPr>
          <w:color w:val="auto"/>
          <w:lang w:val="es-UY"/>
        </w:rPr>
        <w:instrText xml:space="preserve"> SEQ Imagen \* ARABIC </w:instrText>
      </w:r>
      <w:r w:rsidR="007331C0" w:rsidRPr="00A224C8">
        <w:rPr>
          <w:color w:val="auto"/>
          <w:lang w:val="es-UY"/>
        </w:rPr>
        <w:fldChar w:fldCharType="separate"/>
      </w:r>
      <w:r w:rsidRPr="00A224C8">
        <w:rPr>
          <w:noProof/>
          <w:color w:val="auto"/>
          <w:lang w:val="es-UY"/>
        </w:rPr>
        <w:t>2</w:t>
      </w:r>
      <w:r w:rsidR="007331C0" w:rsidRPr="00A224C8">
        <w:rPr>
          <w:color w:val="auto"/>
          <w:lang w:val="es-UY"/>
        </w:rPr>
        <w:fldChar w:fldCharType="end"/>
      </w:r>
      <w:r w:rsidRPr="00A224C8">
        <w:rPr>
          <w:color w:val="auto"/>
          <w:lang w:val="es-UY"/>
        </w:rPr>
        <w:t>: Infraestructura común de los Marketplaces.</w:t>
      </w:r>
      <w:bookmarkEnd w:id="29"/>
    </w:p>
    <w:p w:rsidR="004E01DD" w:rsidRPr="00A224C8" w:rsidRDefault="004E01DD" w:rsidP="00C77B36">
      <w:pPr>
        <w:pStyle w:val="Ttulo3"/>
        <w:jc w:val="both"/>
      </w:pPr>
      <w:bookmarkStart w:id="30" w:name="_Toc366690011"/>
      <w:bookmarkStart w:id="31" w:name="_Toc374484290"/>
      <w:r w:rsidRPr="00A224C8">
        <w:t>Beneficios para las empresas</w:t>
      </w:r>
      <w:bookmarkEnd w:id="30"/>
      <w:bookmarkEnd w:id="31"/>
    </w:p>
    <w:p w:rsidR="004E01DD" w:rsidRPr="00C77B36" w:rsidRDefault="004E01DD" w:rsidP="00C77B36">
      <w:pPr>
        <w:spacing w:before="100" w:beforeAutospacing="1" w:after="100" w:afterAutospacing="1" w:line="270" w:lineRule="atLeast"/>
        <w:jc w:val="both"/>
        <w:rPr>
          <w:rFonts w:cstheme="minorHAnsi"/>
          <w:sz w:val="24"/>
          <w:szCs w:val="24"/>
        </w:rPr>
      </w:pPr>
      <w:r w:rsidRPr="00C77B36">
        <w:rPr>
          <w:rFonts w:cstheme="minorHAnsi"/>
          <w:sz w:val="24"/>
          <w:szCs w:val="24"/>
        </w:rPr>
        <w:t xml:space="preserve">Vale destacar que sin duda alguna los </w:t>
      </w:r>
      <w:r w:rsidR="00A514A0" w:rsidRPr="00C77B36">
        <w:rPr>
          <w:rFonts w:cstheme="minorHAnsi"/>
          <w:sz w:val="24"/>
          <w:szCs w:val="24"/>
        </w:rPr>
        <w:t>Marketplaces</w:t>
      </w:r>
      <w:r w:rsidRPr="00C77B36">
        <w:rPr>
          <w:rFonts w:cstheme="minorHAnsi"/>
          <w:sz w:val="24"/>
          <w:szCs w:val="24"/>
        </w:rPr>
        <w:t xml:space="preserve"> traen, a las empresas que lo implementan como modelo de comercio electrónico, una serie de ventajas tanto en el ámbito comercial como el ámbito administrativo</w:t>
      </w:r>
      <w:r w:rsidR="00C6137F" w:rsidRPr="00C77B36">
        <w:rPr>
          <w:rFonts w:cstheme="minorHAnsi"/>
          <w:sz w:val="24"/>
          <w:szCs w:val="24"/>
        </w:rPr>
        <w:t>.</w:t>
      </w:r>
    </w:p>
    <w:p w:rsidR="004E01DD" w:rsidRPr="00C77B36" w:rsidRDefault="004E01DD" w:rsidP="00C77B36">
      <w:pPr>
        <w:spacing w:before="100" w:beforeAutospacing="1" w:after="100" w:afterAutospacing="1" w:line="270" w:lineRule="atLeast"/>
        <w:jc w:val="both"/>
        <w:rPr>
          <w:rFonts w:cstheme="minorHAnsi"/>
          <w:sz w:val="24"/>
          <w:szCs w:val="24"/>
        </w:rPr>
      </w:pPr>
      <w:r w:rsidRPr="00C77B36">
        <w:rPr>
          <w:rFonts w:cstheme="minorHAnsi"/>
          <w:sz w:val="24"/>
          <w:szCs w:val="24"/>
        </w:rPr>
        <w:t xml:space="preserve">Para las empresas compradoras, como beneficios comerciales, un </w:t>
      </w:r>
      <w:r w:rsidR="00A514A0" w:rsidRPr="00C77B36">
        <w:rPr>
          <w:rFonts w:cstheme="minorHAnsi"/>
          <w:sz w:val="24"/>
          <w:szCs w:val="24"/>
        </w:rPr>
        <w:t>Marketplace</w:t>
      </w:r>
      <w:r w:rsidRPr="00C77B36">
        <w:rPr>
          <w:rFonts w:cstheme="minorHAnsi"/>
          <w:sz w:val="24"/>
          <w:szCs w:val="24"/>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C77B36">
        <w:rPr>
          <w:rFonts w:cstheme="minorHAnsi"/>
          <w:sz w:val="24"/>
          <w:szCs w:val="24"/>
        </w:rPr>
        <w:t>operar. En</w:t>
      </w:r>
      <w:r w:rsidRPr="00C77B36">
        <w:rPr>
          <w:rFonts w:cstheme="minorHAnsi"/>
          <w:sz w:val="24"/>
          <w:szCs w:val="24"/>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C77B36">
        <w:rPr>
          <w:rFonts w:cstheme="minorHAnsi"/>
          <w:sz w:val="24"/>
          <w:szCs w:val="24"/>
        </w:rPr>
        <w:t>otros.</w:t>
      </w:r>
      <w:r w:rsidR="00227416" w:rsidRPr="00C77B36">
        <w:rPr>
          <w:sz w:val="24"/>
          <w:szCs w:val="24"/>
        </w:rPr>
        <w:t xml:space="preserve"> Por</w:t>
      </w:r>
      <w:r w:rsidRPr="00C77B36">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C77B36">
        <w:rPr>
          <w:sz w:val="24"/>
          <w:szCs w:val="24"/>
        </w:rPr>
        <w:t>etc. En</w:t>
      </w:r>
      <w:r w:rsidRPr="00C77B36">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C77B36">
      <w:pPr>
        <w:pStyle w:val="Ttulo3"/>
        <w:jc w:val="both"/>
      </w:pPr>
      <w:bookmarkStart w:id="32" w:name="_Toc366690012"/>
      <w:bookmarkStart w:id="33" w:name="_Toc374484291"/>
      <w:r w:rsidRPr="00A224C8">
        <w:t>Medios de pago y seguridad</w:t>
      </w:r>
      <w:bookmarkEnd w:id="32"/>
      <w:bookmarkEnd w:id="33"/>
    </w:p>
    <w:p w:rsidR="004E01DD" w:rsidRPr="00A224C8" w:rsidRDefault="004E01DD" w:rsidP="00C77B36">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C77B36">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lastRenderedPageBreak/>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E33E67" w:rsidRDefault="004E01DD" w:rsidP="00C77B36">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E33E67" w:rsidRDefault="004E01DD" w:rsidP="00C77B36">
      <w:pPr>
        <w:pStyle w:val="Ttulo3"/>
        <w:jc w:val="both"/>
      </w:pPr>
      <w:bookmarkStart w:id="34" w:name="_Toc366690013"/>
      <w:bookmarkStart w:id="35" w:name="_Toc374484292"/>
      <w:r w:rsidRPr="00A224C8">
        <w:rPr>
          <w:szCs w:val="29"/>
        </w:rPr>
        <w:t>Situación mundial</w:t>
      </w:r>
      <w:bookmarkEnd w:id="34"/>
      <w:bookmarkEnd w:id="35"/>
    </w:p>
    <w:p w:rsidR="004E01DD" w:rsidRPr="00A107CA" w:rsidRDefault="004E01DD" w:rsidP="00C77B36">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C77B36">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C77B36">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C77B36">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C77B36">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C77B36">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C77B36">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C77B36">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C77B36">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C77B36">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C77B36">
      <w:pPr>
        <w:pStyle w:val="Ttulo3"/>
        <w:jc w:val="both"/>
      </w:pPr>
      <w:bookmarkStart w:id="36" w:name="_Toc366690014"/>
      <w:bookmarkStart w:id="37" w:name="_Toc374484293"/>
      <w:r w:rsidRPr="00A224C8">
        <w:t xml:space="preserve">Situación de los </w:t>
      </w:r>
      <w:r w:rsidR="00A514A0" w:rsidRPr="00A224C8">
        <w:t>Marketplace</w:t>
      </w:r>
      <w:r w:rsidR="00A514A0">
        <w:t>s</w:t>
      </w:r>
      <w:r w:rsidRPr="00A224C8">
        <w:t xml:space="preserve"> en Uruguay</w:t>
      </w:r>
      <w:bookmarkEnd w:id="36"/>
      <w:bookmarkEnd w:id="37"/>
    </w:p>
    <w:p w:rsidR="004E01DD" w:rsidRPr="00F848AD" w:rsidRDefault="004E01DD" w:rsidP="00C77B36">
      <w:pPr>
        <w:jc w:val="both"/>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C77B36">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227416" w:rsidP="00C77B36">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C77B36">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C77B36">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C77B36">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Sosenke). En la actualidad Pedidos Ya! ha logrado expandirse a ocho países y pasó de  50 restoranes adheridos a más de 6.000 comercios.</w:t>
      </w:r>
    </w:p>
    <w:p w:rsidR="004E01DD" w:rsidRPr="00F848AD" w:rsidRDefault="00227416" w:rsidP="00C77B36">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 xml:space="preserve">Commerce DAY Montevideo 2012, una iniciativa del Instituto Latinoamericano de Comercio Electrónico – eInstituto – coorganizado localmente con la Cámara Uruguaya de Tecnologías de la Información – CUTI.El evento contó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5625E4">
          <w:rPr>
            <w:rFonts w:ascii="Calibri" w:hAnsi="Calibri" w:cs="Calibri"/>
            <w:color w:val="000000"/>
            <w:sz w:val="20"/>
            <w:szCs w:val="20"/>
            <w:lang w:val="es-UY"/>
          </w:rPr>
          <w:t>Tienda</w:t>
        </w:r>
      </w:hyperlink>
      <w:r w:rsidRPr="005625E4">
        <w:rPr>
          <w:rFonts w:ascii="Calibri" w:hAnsi="Calibri" w:cs="Calibri"/>
          <w:color w:val="000000"/>
          <w:sz w:val="20"/>
          <w:szCs w:val="20"/>
          <w:lang w:val="es-UY"/>
        </w:rPr>
        <w:t xml:space="preserve"> Inglesa</w:t>
      </w:r>
      <w:r w:rsidRPr="00F848AD">
        <w:rPr>
          <w:rFonts w:ascii="Calibri" w:hAnsi="Calibri" w:cs="Calibri"/>
          <w:color w:val="000000"/>
          <w:sz w:val="20"/>
          <w:szCs w:val="20"/>
          <w:lang w:val="es-UY"/>
        </w:rPr>
        <w:t>,</w:t>
      </w:r>
      <w:r w:rsidRPr="005625E4">
        <w:rPr>
          <w:rFonts w:ascii="Calibri" w:hAnsi="Calibri" w:cs="Calibri"/>
          <w:color w:val="000000"/>
          <w:sz w:val="20"/>
          <w:szCs w:val="20"/>
          <w:lang w:val="es-UY"/>
        </w:rPr>
        <w:t>Buquebus, Pedidos Ya!, Micropagos, WoOw</w:t>
      </w:r>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sdt>
        <w:sdtPr>
          <w:rPr>
            <w:rFonts w:ascii="Calibri" w:hAnsi="Calibri" w:cs="Calibri"/>
            <w:color w:val="000000"/>
            <w:sz w:val="20"/>
            <w:szCs w:val="20"/>
            <w:lang w:val="es-UY"/>
          </w:rPr>
          <w:id w:val="971489295"/>
          <w:citation/>
        </w:sdtPr>
        <w:sdtContent>
          <w:r w:rsidR="007331C0"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7331C0"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7331C0"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C77B36">
      <w:pPr>
        <w:pStyle w:val="Ttulo2"/>
        <w:jc w:val="both"/>
        <w:rPr>
          <w:i/>
        </w:rPr>
      </w:pPr>
      <w:bookmarkStart w:id="38" w:name="_Toc366690015"/>
      <w:bookmarkStart w:id="39" w:name="_Toc374484294"/>
      <w:r w:rsidRPr="00A224C8">
        <w:lastRenderedPageBreak/>
        <w:t>Casos de estudio</w:t>
      </w:r>
      <w:bookmarkEnd w:id="38"/>
      <w:bookmarkEnd w:id="39"/>
    </w:p>
    <w:p w:rsidR="00F848AD" w:rsidRPr="00F848AD" w:rsidRDefault="004E01DD" w:rsidP="00C77B36">
      <w:pPr>
        <w:pStyle w:val="Ttulo3"/>
        <w:jc w:val="both"/>
      </w:pPr>
      <w:bookmarkStart w:id="40" w:name="_Toc366690016"/>
      <w:bookmarkStart w:id="41" w:name="_Toc374484295"/>
      <w:r w:rsidRPr="00A224C8">
        <w:t>Amazon Marketplace</w:t>
      </w:r>
      <w:bookmarkEnd w:id="40"/>
      <w:bookmarkEnd w:id="41"/>
    </w:p>
    <w:p w:rsidR="004E01DD" w:rsidRPr="00BF6A38" w:rsidRDefault="00227416" w:rsidP="00C77B36">
      <w:pPr>
        <w:jc w:val="both"/>
        <w:rPr>
          <w:sz w:val="20"/>
          <w:szCs w:val="20"/>
        </w:rPr>
      </w:pPr>
      <w:r w:rsidRPr="00BF6A38">
        <w:rPr>
          <w:sz w:val="20"/>
          <w:szCs w:val="20"/>
        </w:rPr>
        <w:t>Amazones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C77B36">
      <w:pPr>
        <w:jc w:val="both"/>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C77B36">
      <w:pPr>
        <w:jc w:val="both"/>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C77B36">
      <w:pPr>
        <w:pStyle w:val="Ttulo4"/>
        <w:jc w:val="both"/>
      </w:pPr>
      <w:r w:rsidRPr="00A224C8">
        <w:t>Antecedentes</w:t>
      </w:r>
    </w:p>
    <w:p w:rsidR="004E01DD" w:rsidRPr="00BF6A38" w:rsidRDefault="004E01DD" w:rsidP="00C77B36">
      <w:pPr>
        <w:jc w:val="both"/>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C77B36">
      <w:pPr>
        <w:jc w:val="both"/>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w:t>
      </w:r>
      <w:r w:rsidR="00227416" w:rsidRPr="00BF6A38">
        <w:rPr>
          <w:sz w:val="20"/>
          <w:szCs w:val="20"/>
        </w:rPr>
        <w:t>eBooks</w:t>
      </w:r>
      <w:r w:rsidRPr="00BF6A38">
        <w:rPr>
          <w:sz w:val="20"/>
          <w:szCs w:val="20"/>
        </w:rPr>
        <w:t xml:space="preserve"> y dispositivos para </w:t>
      </w:r>
      <w:r w:rsidR="00227416" w:rsidRPr="00BF6A38">
        <w:rPr>
          <w:sz w:val="20"/>
          <w:szCs w:val="20"/>
        </w:rPr>
        <w:t>eBooks</w:t>
      </w:r>
      <w:r w:rsidRPr="00BF6A38">
        <w:rPr>
          <w:sz w:val="20"/>
          <w:szCs w:val="20"/>
        </w:rPr>
        <w:t>), “Fabric” (una empresa de costura) entre otras.</w:t>
      </w:r>
    </w:p>
    <w:p w:rsidR="004E01DD" w:rsidRPr="00A224C8" w:rsidRDefault="004E01DD" w:rsidP="00C77B36">
      <w:pPr>
        <w:ind w:firstLine="708"/>
        <w:jc w:val="both"/>
        <w:rPr>
          <w:sz w:val="18"/>
          <w:szCs w:val="18"/>
        </w:rPr>
      </w:pPr>
    </w:p>
    <w:p w:rsidR="004E01DD" w:rsidRPr="00A224C8" w:rsidRDefault="004E01DD" w:rsidP="00C77B36">
      <w:pPr>
        <w:pStyle w:val="Ttulo4"/>
        <w:jc w:val="both"/>
      </w:pPr>
      <w:r w:rsidRPr="00A224C8">
        <w:t>A lo concreto</w:t>
      </w:r>
    </w:p>
    <w:p w:rsidR="004E01DD" w:rsidRPr="00BF6A38" w:rsidRDefault="004E01DD" w:rsidP="00C77B36">
      <w:pPr>
        <w:jc w:val="both"/>
        <w:rPr>
          <w:sz w:val="20"/>
          <w:szCs w:val="20"/>
        </w:rPr>
      </w:pPr>
      <w:r w:rsidRPr="00BF6A38">
        <w:rPr>
          <w:sz w:val="20"/>
          <w:szCs w:val="20"/>
        </w:rPr>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C77B36">
      <w:pPr>
        <w:jc w:val="both"/>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C77B36">
      <w:pPr>
        <w:pStyle w:val="Ttulo4"/>
        <w:jc w:val="both"/>
      </w:pPr>
      <w:r w:rsidRPr="00A224C8">
        <w:t>Estrategias comerciales</w:t>
      </w:r>
    </w:p>
    <w:p w:rsidR="004E01DD" w:rsidRPr="00D506D9" w:rsidRDefault="004E01DD" w:rsidP="00C77B36">
      <w:pPr>
        <w:jc w:val="both"/>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C77B36">
      <w:pPr>
        <w:jc w:val="both"/>
        <w:rPr>
          <w:sz w:val="20"/>
          <w:szCs w:val="20"/>
        </w:rPr>
      </w:pPr>
      <w:r w:rsidRPr="00D506D9">
        <w:rPr>
          <w:sz w:val="20"/>
          <w:szCs w:val="20"/>
        </w:rPr>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C77B36">
      <w:pPr>
        <w:jc w:val="both"/>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C77B36">
      <w:pPr>
        <w:jc w:val="both"/>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C77B36">
      <w:pPr>
        <w:jc w:val="both"/>
        <w:rPr>
          <w:sz w:val="20"/>
          <w:szCs w:val="20"/>
        </w:rPr>
      </w:pPr>
      <w:r w:rsidRPr="00D506D9">
        <w:rPr>
          <w:sz w:val="20"/>
          <w:szCs w:val="20"/>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C77B36">
      <w:pPr>
        <w:jc w:val="both"/>
        <w:rPr>
          <w:sz w:val="20"/>
          <w:szCs w:val="20"/>
        </w:rPr>
      </w:pPr>
      <w:r w:rsidRPr="00D506D9">
        <w:rPr>
          <w:sz w:val="20"/>
          <w:szCs w:val="20"/>
        </w:rPr>
        <w:lastRenderedPageBreak/>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C77B36">
      <w:pPr>
        <w:jc w:val="both"/>
        <w:rPr>
          <w:sz w:val="18"/>
          <w:szCs w:val="18"/>
        </w:rPr>
      </w:pPr>
    </w:p>
    <w:p w:rsidR="004E01DD" w:rsidRPr="00D506D9" w:rsidRDefault="004E01DD" w:rsidP="00C77B36">
      <w:pPr>
        <w:pStyle w:val="Ttulo4"/>
        <w:jc w:val="both"/>
        <w:rPr>
          <w:sz w:val="18"/>
          <w:szCs w:val="18"/>
        </w:rPr>
      </w:pPr>
      <w:r w:rsidRPr="00A224C8">
        <w:t>Modelos comerciales implementados</w:t>
      </w:r>
    </w:p>
    <w:p w:rsidR="004E01DD" w:rsidRPr="00D506D9" w:rsidRDefault="004E01DD" w:rsidP="00C77B36">
      <w:pPr>
        <w:jc w:val="both"/>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C77B36">
      <w:pPr>
        <w:jc w:val="both"/>
        <w:rPr>
          <w:sz w:val="20"/>
          <w:szCs w:val="20"/>
        </w:rPr>
      </w:pPr>
      <w:r w:rsidRPr="00D506D9">
        <w:rPr>
          <w:sz w:val="20"/>
          <w:szCs w:val="20"/>
        </w:rPr>
        <w:t xml:space="preserve">En el caso de Amazon la estrategia de negocio implementada es </w:t>
      </w:r>
      <w:r w:rsidRPr="00D506D9">
        <w:rPr>
          <w:b/>
          <w:sz w:val="20"/>
          <w:szCs w:val="20"/>
        </w:rPr>
        <w:t>BussinesstoCustomer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C77B36">
      <w:pPr>
        <w:jc w:val="both"/>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C77B36">
      <w:pPr>
        <w:jc w:val="both"/>
        <w:rPr>
          <w:sz w:val="18"/>
          <w:szCs w:val="18"/>
          <w:u w:val="single"/>
        </w:rPr>
      </w:pPr>
    </w:p>
    <w:p w:rsidR="004E01DD" w:rsidRPr="00A224C8" w:rsidRDefault="004E01DD" w:rsidP="00C77B36">
      <w:pPr>
        <w:pStyle w:val="Ttulo4"/>
        <w:jc w:val="both"/>
      </w:pPr>
      <w:r w:rsidRPr="00A224C8">
        <w:t>Amazon Marketplace</w:t>
      </w:r>
    </w:p>
    <w:p w:rsidR="004E01DD" w:rsidRPr="00F53F3A" w:rsidRDefault="004E01DD" w:rsidP="00C77B36">
      <w:pPr>
        <w:jc w:val="both"/>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C77B36">
      <w:pPr>
        <w:jc w:val="both"/>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C77B36">
      <w:pPr>
        <w:jc w:val="both"/>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C77B36">
      <w:pPr>
        <w:jc w:val="both"/>
        <w:rPr>
          <w:sz w:val="18"/>
          <w:szCs w:val="18"/>
        </w:rPr>
      </w:pPr>
    </w:p>
    <w:p w:rsidR="004E01DD" w:rsidRPr="00A224C8" w:rsidRDefault="004E01DD" w:rsidP="00C77B36">
      <w:pPr>
        <w:pStyle w:val="Ttulo4"/>
        <w:jc w:val="both"/>
      </w:pPr>
      <w:r w:rsidRPr="00A224C8">
        <w:t>Seguridad en las operaciones</w:t>
      </w:r>
    </w:p>
    <w:p w:rsidR="004E01DD" w:rsidRPr="00F53F3A" w:rsidRDefault="00A514A0" w:rsidP="00C77B36">
      <w:pPr>
        <w:jc w:val="both"/>
        <w:rPr>
          <w:sz w:val="20"/>
          <w:szCs w:val="20"/>
        </w:rPr>
      </w:pPr>
      <w:r w:rsidRPr="00F53F3A">
        <w:rPr>
          <w:sz w:val="20"/>
          <w:szCs w:val="20"/>
        </w:rPr>
        <w:t xml:space="preserve">Jeff Bezos entiende la desconfianza que puede generar la realización de operaciones comerciales a través de Internet por posibles fraudes electrónicos, por ello sabe que la clave de ganar la confianza de </w:t>
      </w:r>
      <w:r w:rsidRPr="00F53F3A">
        <w:rPr>
          <w:sz w:val="20"/>
          <w:szCs w:val="20"/>
        </w:rPr>
        <w:lastRenderedPageBreak/>
        <w:t>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C77B36">
      <w:pPr>
        <w:jc w:val="both"/>
        <w:rPr>
          <w:sz w:val="20"/>
          <w:szCs w:val="20"/>
        </w:rPr>
      </w:pPr>
      <w:r w:rsidRPr="00F53F3A">
        <w:rPr>
          <w:sz w:val="20"/>
          <w:szCs w:val="20"/>
        </w:rPr>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C77B36">
      <w:pPr>
        <w:jc w:val="both"/>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C77B36">
      <w:pPr>
        <w:jc w:val="both"/>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C77B36">
      <w:pPr>
        <w:jc w:val="both"/>
        <w:rPr>
          <w:sz w:val="18"/>
          <w:szCs w:val="18"/>
        </w:rPr>
      </w:pPr>
    </w:p>
    <w:p w:rsidR="004E01DD" w:rsidRPr="00A224C8" w:rsidRDefault="004E01DD" w:rsidP="00C77B36">
      <w:pPr>
        <w:pStyle w:val="Ttulo4"/>
        <w:jc w:val="both"/>
      </w:pPr>
      <w:r w:rsidRPr="00A224C8">
        <w:t>Estrategias de publicidad</w:t>
      </w:r>
    </w:p>
    <w:p w:rsidR="004E01DD" w:rsidRPr="00F53F3A" w:rsidRDefault="004E01DD" w:rsidP="00C77B36">
      <w:pPr>
        <w:jc w:val="both"/>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C77B36">
      <w:pPr>
        <w:jc w:val="both"/>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C77B36">
      <w:pPr>
        <w:jc w:val="both"/>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C77B36">
      <w:pPr>
        <w:jc w:val="both"/>
        <w:rPr>
          <w:sz w:val="20"/>
          <w:szCs w:val="20"/>
        </w:rPr>
      </w:pPr>
      <w:r w:rsidRPr="00F53F3A">
        <w:rPr>
          <w:sz w:val="20"/>
          <w:szCs w:val="20"/>
        </w:rPr>
        <w:t xml:space="preserve">El seguimiento de clientes es uno de los puntos fuertes de Amazon. Si se permite que Amazon aloje una cookie en el ordenador, se reciben toda clase de consejos, como por ejemplo recomendaciones basadas </w:t>
      </w:r>
      <w:r w:rsidRPr="00F53F3A">
        <w:rPr>
          <w:sz w:val="20"/>
          <w:szCs w:val="20"/>
        </w:rPr>
        <w:lastRenderedPageBreak/>
        <w:t>en anteriores compras y listas de revisiones y guías de usuarios que ya han comprado el producto que se está buscando. </w:t>
      </w:r>
    </w:p>
    <w:p w:rsidR="004E01DD" w:rsidRPr="00F53F3A" w:rsidRDefault="004E01DD" w:rsidP="00C77B36">
      <w:pPr>
        <w:jc w:val="both"/>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C77B36">
      <w:pPr>
        <w:jc w:val="both"/>
        <w:rPr>
          <w:sz w:val="20"/>
          <w:szCs w:val="20"/>
        </w:rPr>
      </w:pPr>
      <w:r w:rsidRPr="00F53F3A">
        <w:rPr>
          <w:sz w:val="20"/>
          <w:szCs w:val="20"/>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C77B36">
      <w:pPr>
        <w:ind w:firstLine="708"/>
        <w:jc w:val="both"/>
        <w:rPr>
          <w:sz w:val="18"/>
          <w:szCs w:val="18"/>
        </w:rPr>
      </w:pPr>
    </w:p>
    <w:p w:rsidR="004E01DD" w:rsidRDefault="004E01DD" w:rsidP="00C77B36">
      <w:pPr>
        <w:pStyle w:val="Ttulo3"/>
        <w:jc w:val="both"/>
      </w:pPr>
      <w:bookmarkStart w:id="42" w:name="_Toc366690017"/>
      <w:bookmarkStart w:id="43" w:name="_Toc374484296"/>
      <w:r w:rsidRPr="00A224C8">
        <w:t>App Store</w:t>
      </w:r>
      <w:bookmarkEnd w:id="42"/>
      <w:bookmarkEnd w:id="43"/>
    </w:p>
    <w:p w:rsidR="00F53F3A" w:rsidRPr="00F53F3A" w:rsidRDefault="00F53F3A" w:rsidP="00C77B36">
      <w:pPr>
        <w:jc w:val="both"/>
      </w:pPr>
    </w:p>
    <w:p w:rsidR="004E01DD" w:rsidRPr="00F53F3A" w:rsidRDefault="004E01DD" w:rsidP="00C77B36">
      <w:pPr>
        <w:jc w:val="both"/>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C77B36">
      <w:pPr>
        <w:jc w:val="both"/>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C77B36">
      <w:pPr>
        <w:jc w:val="both"/>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C77B36">
      <w:pPr>
        <w:ind w:firstLine="708"/>
        <w:jc w:val="both"/>
        <w:rPr>
          <w:rFonts w:cstheme="minorHAnsi"/>
          <w:sz w:val="18"/>
          <w:szCs w:val="18"/>
          <w:shd w:val="clear" w:color="auto" w:fill="FFFFFF"/>
        </w:rPr>
      </w:pPr>
    </w:p>
    <w:p w:rsidR="004E01DD" w:rsidRPr="00A224C8" w:rsidRDefault="004E01DD" w:rsidP="00C77B36">
      <w:pPr>
        <w:pStyle w:val="Ttulo4"/>
        <w:jc w:val="both"/>
      </w:pPr>
      <w:r w:rsidRPr="00A224C8">
        <w:rPr>
          <w:shd w:val="clear" w:color="auto" w:fill="FFFFFF"/>
        </w:rPr>
        <w:t>App Store para desarrolladores</w:t>
      </w:r>
    </w:p>
    <w:p w:rsidR="004E01DD" w:rsidRPr="00FE596A" w:rsidRDefault="004E01DD" w:rsidP="00C77B36">
      <w:pPr>
        <w:jc w:val="both"/>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Development Kit (SDK) como nuevas características empresariales (o </w:t>
      </w:r>
      <w:r w:rsidR="00227416" w:rsidRPr="00FE596A">
        <w:rPr>
          <w:rFonts w:cstheme="minorHAnsi"/>
          <w:i/>
          <w:sz w:val="20"/>
          <w:szCs w:val="20"/>
          <w:shd w:val="clear" w:color="auto" w:fill="FFFFFF"/>
        </w:rPr>
        <w:t>Enterprise Features</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r w:rsidR="00227416" w:rsidRPr="00FE596A">
          <w:rPr>
            <w:rStyle w:val="Hipervnculo"/>
            <w:rFonts w:cstheme="minorHAnsi"/>
            <w:color w:val="auto"/>
            <w:sz w:val="20"/>
            <w:szCs w:val="20"/>
            <w:u w:val="none"/>
            <w:shd w:val="clear" w:color="auto" w:fill="FFFFFF"/>
          </w:rPr>
          <w:t>VPNs</w:t>
        </w:r>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C77B36">
      <w:pPr>
        <w:jc w:val="both"/>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r w:rsidR="00227416" w:rsidRPr="00FE596A">
        <w:rPr>
          <w:rFonts w:cstheme="minorHAnsi"/>
          <w:i/>
          <w:sz w:val="20"/>
          <w:szCs w:val="20"/>
          <w:shd w:val="clear" w:color="auto" w:fill="FFFFFF"/>
        </w:rPr>
        <w:t>Development</w:t>
      </w:r>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w:t>
      </w:r>
      <w:r w:rsidRPr="00FE596A">
        <w:rPr>
          <w:rFonts w:cstheme="minorHAnsi"/>
          <w:sz w:val="20"/>
          <w:szCs w:val="20"/>
          <w:shd w:val="clear" w:color="auto" w:fill="FFFFFF"/>
        </w:rPr>
        <w:lastRenderedPageBreak/>
        <w:t>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C77B36">
      <w:pPr>
        <w:pStyle w:val="Ttulo4"/>
        <w:jc w:val="both"/>
      </w:pPr>
      <w:r w:rsidRPr="00A224C8">
        <w:rPr>
          <w:shd w:val="clear" w:color="auto" w:fill="FFFFFF"/>
        </w:rPr>
        <w:t>Aplicaciones</w:t>
      </w:r>
    </w:p>
    <w:p w:rsidR="004E01DD" w:rsidRPr="00FE596A" w:rsidRDefault="004E01DD" w:rsidP="00C77B36">
      <w:pPr>
        <w:jc w:val="both"/>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C77B36">
      <w:pPr>
        <w:pStyle w:val="Ttulo3"/>
        <w:jc w:val="both"/>
        <w:rPr>
          <w:i/>
        </w:rPr>
      </w:pPr>
      <w:bookmarkStart w:id="44" w:name="_Toc366690018"/>
      <w:bookmarkStart w:id="45" w:name="_Toc374484297"/>
      <w:r w:rsidRPr="00A224C8">
        <w:t>Google Play Store</w:t>
      </w:r>
      <w:bookmarkEnd w:id="44"/>
      <w:bookmarkEnd w:id="45"/>
    </w:p>
    <w:p w:rsidR="004E01DD" w:rsidRPr="00A224C8" w:rsidRDefault="004E01DD" w:rsidP="00C77B36">
      <w:pPr>
        <w:jc w:val="both"/>
        <w:rPr>
          <w:sz w:val="18"/>
          <w:szCs w:val="18"/>
        </w:rPr>
      </w:pPr>
    </w:p>
    <w:p w:rsidR="004E01DD" w:rsidRPr="0039408A" w:rsidRDefault="004E01DD" w:rsidP="00C77B36">
      <w:pPr>
        <w:jc w:val="both"/>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C77B36">
      <w:pPr>
        <w:jc w:val="both"/>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C77B36">
      <w:pPr>
        <w:jc w:val="both"/>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C77B36">
      <w:pPr>
        <w:jc w:val="both"/>
        <w:rPr>
          <w:sz w:val="20"/>
          <w:szCs w:val="20"/>
        </w:rPr>
      </w:pPr>
      <w:r w:rsidRPr="0039408A">
        <w:rPr>
          <w:sz w:val="20"/>
          <w:szCs w:val="20"/>
        </w:rPr>
        <w:t>Desde el día 6 de Marzo del año 2012 AndroidMarket,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C77B36">
      <w:pPr>
        <w:jc w:val="both"/>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C77B36">
      <w:pPr>
        <w:pStyle w:val="Ttulo4"/>
        <w:jc w:val="both"/>
      </w:pPr>
      <w:r w:rsidRPr="00A224C8">
        <w:t>Google Play Music</w:t>
      </w:r>
    </w:p>
    <w:p w:rsidR="004E01DD" w:rsidRPr="0039408A" w:rsidRDefault="004E01DD" w:rsidP="00C77B36">
      <w:pPr>
        <w:jc w:val="both"/>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w:t>
      </w:r>
      <w:r w:rsidRPr="0039408A">
        <w:rPr>
          <w:sz w:val="20"/>
          <w:szCs w:val="20"/>
        </w:rPr>
        <w:lastRenderedPageBreak/>
        <w:t xml:space="preserve">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C77B36">
      <w:pPr>
        <w:pStyle w:val="Ttulo4"/>
        <w:jc w:val="both"/>
      </w:pPr>
      <w:r w:rsidRPr="00A224C8">
        <w:t>Google Play Books</w:t>
      </w:r>
    </w:p>
    <w:p w:rsidR="004E01DD" w:rsidRPr="0039408A" w:rsidRDefault="004E01DD" w:rsidP="00C77B36">
      <w:pPr>
        <w:jc w:val="both"/>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Google Play </w:t>
      </w:r>
      <w:r w:rsidR="00227416" w:rsidRPr="0039408A">
        <w:rPr>
          <w:sz w:val="20"/>
          <w:szCs w:val="20"/>
        </w:rPr>
        <w:t>Books.</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C77B36">
      <w:pPr>
        <w:pStyle w:val="Ttulo4"/>
        <w:jc w:val="both"/>
      </w:pPr>
      <w:r w:rsidRPr="00A224C8">
        <w:t>Google Play Movies</w:t>
      </w:r>
    </w:p>
    <w:p w:rsidR="004E01DD" w:rsidRPr="0039408A" w:rsidRDefault="004E01DD" w:rsidP="00C77B36">
      <w:pPr>
        <w:jc w:val="both"/>
        <w:rPr>
          <w:rFonts w:cstheme="minorHAnsi"/>
          <w:color w:val="222222"/>
          <w:sz w:val="20"/>
          <w:szCs w:val="20"/>
        </w:rPr>
      </w:pPr>
      <w:r w:rsidRPr="0039408A">
        <w:rPr>
          <w:sz w:val="20"/>
          <w:szCs w:val="20"/>
        </w:rPr>
        <w:t>Google Play Movies&amp; TV</w:t>
      </w:r>
      <w:sdt>
        <w:sdtPr>
          <w:rPr>
            <w:sz w:val="20"/>
            <w:szCs w:val="20"/>
          </w:rPr>
          <w:id w:val="466103936"/>
          <w:citation/>
        </w:sdtPr>
        <w:sdtContent>
          <w:r w:rsidR="007331C0" w:rsidRPr="0039408A">
            <w:rPr>
              <w:sz w:val="20"/>
              <w:szCs w:val="20"/>
            </w:rPr>
            <w:fldChar w:fldCharType="begin"/>
          </w:r>
          <w:r w:rsidRPr="0039408A">
            <w:rPr>
              <w:sz w:val="20"/>
              <w:szCs w:val="20"/>
            </w:rPr>
            <w:instrText xml:space="preserve"> CITATION Goo132 \l 3082 </w:instrText>
          </w:r>
          <w:r w:rsidR="007331C0" w:rsidRPr="0039408A">
            <w:rPr>
              <w:sz w:val="20"/>
              <w:szCs w:val="20"/>
            </w:rPr>
            <w:fldChar w:fldCharType="separate"/>
          </w:r>
          <w:r w:rsidRPr="0039408A">
            <w:rPr>
              <w:noProof/>
              <w:sz w:val="20"/>
              <w:szCs w:val="20"/>
            </w:rPr>
            <w:t xml:space="preserve"> (13)</w:t>
          </w:r>
          <w:r w:rsidR="007331C0"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C77B36">
      <w:pPr>
        <w:pStyle w:val="Ttulo4"/>
        <w:jc w:val="both"/>
      </w:pPr>
      <w:r w:rsidRPr="00A224C8">
        <w:t>Historia</w:t>
      </w:r>
    </w:p>
    <w:p w:rsidR="004E01DD" w:rsidRPr="0039408A" w:rsidRDefault="004E01DD" w:rsidP="00C77B36">
      <w:pPr>
        <w:jc w:val="both"/>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C77B36">
      <w:pPr>
        <w:jc w:val="both"/>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C77B36">
      <w:pPr>
        <w:pStyle w:val="Ttulo4"/>
        <w:jc w:val="both"/>
      </w:pPr>
      <w:r w:rsidRPr="00A224C8">
        <w:t>Compras en Google Play</w:t>
      </w:r>
    </w:p>
    <w:p w:rsidR="004E01DD" w:rsidRPr="0039408A" w:rsidRDefault="004E01DD" w:rsidP="00C77B36">
      <w:pPr>
        <w:jc w:val="both"/>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C77B36">
      <w:pPr>
        <w:pStyle w:val="Ttulo4"/>
        <w:jc w:val="both"/>
      </w:pPr>
      <w:r w:rsidRPr="00A224C8">
        <w:t>Google Play para desarrolladores</w:t>
      </w:r>
    </w:p>
    <w:p w:rsidR="004E01DD" w:rsidRPr="0039408A" w:rsidRDefault="004E01DD" w:rsidP="00C77B36">
      <w:pPr>
        <w:jc w:val="both"/>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C77B36">
      <w:pPr>
        <w:jc w:val="both"/>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w:t>
      </w:r>
      <w:r w:rsidRPr="0039408A">
        <w:rPr>
          <w:sz w:val="20"/>
          <w:szCs w:val="20"/>
        </w:rPr>
        <w:lastRenderedPageBreak/>
        <w:t xml:space="preserve">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C77B36">
      <w:pPr>
        <w:pStyle w:val="Ttulo3"/>
        <w:jc w:val="both"/>
      </w:pPr>
      <w:bookmarkStart w:id="46" w:name="_Toc366690019"/>
      <w:bookmarkStart w:id="47" w:name="_Toc374484298"/>
      <w:r w:rsidRPr="00A224C8">
        <w:t>Constante competencia</w:t>
      </w:r>
      <w:bookmarkEnd w:id="46"/>
      <w:bookmarkEnd w:id="47"/>
    </w:p>
    <w:p w:rsidR="00FF2AC3" w:rsidRDefault="007331C0" w:rsidP="00C77B36">
      <w:pPr>
        <w:pStyle w:val="NormalWeb"/>
        <w:shd w:val="clear" w:color="auto" w:fill="FFFFFF"/>
        <w:spacing w:before="0" w:beforeAutospacing="0" w:after="0" w:afterAutospacing="0" w:line="270" w:lineRule="atLeast"/>
        <w:jc w:val="both"/>
        <w:rPr>
          <w:rFonts w:asciiTheme="minorHAnsi" w:hAnsiTheme="minorHAnsi" w:cstheme="minorHAnsi"/>
          <w:sz w:val="20"/>
          <w:szCs w:val="20"/>
          <w:lang w:val="es-UY"/>
        </w:rPr>
      </w:pPr>
      <w:hyperlink r:id="rId21" w:tgtFrame="_blank" w:history="1">
        <w:r w:rsidR="00227416"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r w:rsidR="004E01DD" w:rsidRPr="00FF2AC3">
        <w:rPr>
          <w:rFonts w:asciiTheme="minorHAnsi" w:hAnsiTheme="minorHAnsi" w:cstheme="minorHAnsi"/>
          <w:sz w:val="20"/>
          <w:szCs w:val="20"/>
          <w:lang w:val="es-UY"/>
        </w:rPr>
        <w:t xml:space="preserve"> con lo mejor de </w:t>
      </w:r>
      <w:r w:rsidR="00227416" w:rsidRPr="00FF2AC3">
        <w:rPr>
          <w:rFonts w:asciiTheme="minorHAnsi" w:hAnsiTheme="minorHAnsi" w:cstheme="minorHAnsi"/>
          <w:sz w:val="20"/>
          <w:szCs w:val="20"/>
          <w:lang w:val="es-UY"/>
        </w:rPr>
        <w:t>Android. Esta</w:t>
      </w:r>
      <w:r w:rsidR="004E01DD" w:rsidRPr="00FF2AC3">
        <w:rPr>
          <w:rFonts w:asciiTheme="minorHAnsi" w:hAnsiTheme="minorHAnsi" w:cstheme="minorHAnsi"/>
          <w:sz w:val="20"/>
          <w:szCs w:val="20"/>
          <w:lang w:val="es-UY"/>
        </w:rPr>
        <w:t xml:space="preserve">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iOS</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C77B36">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C77B36">
      <w:pPr>
        <w:pStyle w:val="Ttulo2"/>
        <w:jc w:val="both"/>
      </w:pPr>
      <w:bookmarkStart w:id="48" w:name="_Toc366690020"/>
      <w:bookmarkStart w:id="49" w:name="_Toc374484299"/>
      <w:r w:rsidRPr="00A224C8">
        <w:t>Java Enterprise Edition</w:t>
      </w:r>
      <w:bookmarkEnd w:id="48"/>
      <w:bookmarkEnd w:id="49"/>
    </w:p>
    <w:p w:rsidR="004E01DD" w:rsidRPr="00A224C8" w:rsidRDefault="004E01DD" w:rsidP="00C77B36">
      <w:pPr>
        <w:jc w:val="both"/>
      </w:pPr>
    </w:p>
    <w:p w:rsidR="004E01DD" w:rsidRPr="003C738E" w:rsidRDefault="004E01DD" w:rsidP="00C77B36">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C77B36">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C77B36">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C77B36">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lastRenderedPageBreak/>
        <w:t xml:space="preserve">Java EE es desarrollada a través del Proceso Comunitario de Java (o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Java ComunityProcess</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C77B36">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C77B36">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C77B36">
      <w:pPr>
        <w:pStyle w:val="NormalWeb"/>
        <w:shd w:val="clear" w:color="auto" w:fill="FFFFFF"/>
        <w:spacing w:before="0" w:beforeAutospacing="0" w:after="377" w:afterAutospacing="0" w:line="270" w:lineRule="atLeast"/>
        <w:jc w:val="both"/>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50" w:name="_Toc366033281"/>
    </w:p>
    <w:p w:rsidR="00FE0D50" w:rsidRDefault="00FE0D50" w:rsidP="00C77B36">
      <w:pPr>
        <w:jc w:val="both"/>
        <w:rPr>
          <w:rFonts w:asciiTheme="majorHAnsi" w:eastAsiaTheme="majorEastAsia" w:hAnsiTheme="majorHAnsi" w:cstheme="majorBidi"/>
          <w:b/>
          <w:bCs/>
          <w:color w:val="46464A" w:themeColor="text2"/>
          <w:sz w:val="28"/>
          <w:szCs w:val="26"/>
        </w:rPr>
      </w:pPr>
      <w:bookmarkStart w:id="51" w:name="_Toc366690021"/>
      <w:bookmarkEnd w:id="50"/>
      <w:r>
        <w:br w:type="page"/>
      </w:r>
    </w:p>
    <w:p w:rsidR="004E01DD" w:rsidRPr="00A224C8" w:rsidRDefault="004E01DD" w:rsidP="00C77B36">
      <w:pPr>
        <w:pStyle w:val="Ttulo2"/>
        <w:jc w:val="both"/>
      </w:pPr>
      <w:bookmarkStart w:id="52" w:name="_Toc374484300"/>
      <w:r w:rsidRPr="00A224C8">
        <w:lastRenderedPageBreak/>
        <w:t>Smartdevices</w:t>
      </w:r>
      <w:bookmarkEnd w:id="51"/>
      <w:bookmarkEnd w:id="52"/>
    </w:p>
    <w:p w:rsidR="00FE0D50" w:rsidRPr="00E27D85" w:rsidRDefault="00FE0D50" w:rsidP="00C77B36">
      <w:pPr>
        <w:jc w:val="both"/>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C77B36">
      <w:pPr>
        <w:jc w:val="both"/>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C77B36">
      <w:pPr>
        <w:ind w:firstLine="708"/>
        <w:jc w:val="both"/>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C77B36">
      <w:pPr>
        <w:keepNext/>
        <w:jc w:val="both"/>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79F7" w:rsidRDefault="00FE0D50" w:rsidP="00C77B36">
      <w:pPr>
        <w:pStyle w:val="Epgrafe"/>
        <w:jc w:val="both"/>
        <w:rPr>
          <w:noProof/>
          <w:color w:val="auto"/>
          <w:lang w:val="es-UY"/>
        </w:rPr>
      </w:pPr>
      <w:bookmarkStart w:id="53" w:name="_Toc366689026"/>
      <w:r w:rsidRPr="00A224C8">
        <w:rPr>
          <w:color w:val="auto"/>
          <w:lang w:val="es-UY"/>
        </w:rPr>
        <w:t xml:space="preserve">Imagen </w:t>
      </w:r>
      <w:r w:rsidR="007331C0" w:rsidRPr="00A224C8">
        <w:rPr>
          <w:color w:val="auto"/>
          <w:lang w:val="es-UY"/>
        </w:rPr>
        <w:fldChar w:fldCharType="begin"/>
      </w:r>
      <w:r w:rsidRPr="00A224C8">
        <w:rPr>
          <w:color w:val="auto"/>
          <w:lang w:val="es-UY"/>
        </w:rPr>
        <w:instrText xml:space="preserve"> SEQ Imagen \* ARABIC </w:instrText>
      </w:r>
      <w:r w:rsidR="007331C0" w:rsidRPr="00A224C8">
        <w:rPr>
          <w:color w:val="auto"/>
          <w:lang w:val="es-UY"/>
        </w:rPr>
        <w:fldChar w:fldCharType="separate"/>
      </w:r>
      <w:r w:rsidRPr="00A224C8">
        <w:rPr>
          <w:noProof/>
          <w:color w:val="auto"/>
          <w:lang w:val="es-UY"/>
        </w:rPr>
        <w:t>8</w:t>
      </w:r>
      <w:r w:rsidR="007331C0"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53"/>
    </w:p>
    <w:p w:rsidR="00FE0D50" w:rsidRPr="002079F7" w:rsidRDefault="00FE0D50" w:rsidP="00C77B36">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decir,el mercado que se tendrá disponible o segmento de este que está siendo suministrado por la compañía.</w:t>
      </w:r>
    </w:p>
    <w:p w:rsidR="00FE0D50" w:rsidRPr="00A224C8" w:rsidRDefault="00FE0D50" w:rsidP="00C77B36">
      <w:pPr>
        <w:keepNext/>
        <w:jc w:val="both"/>
      </w:pPr>
      <w:r w:rsidRPr="00A224C8">
        <w:rPr>
          <w:noProof/>
          <w:lang w:val="es-ES_tradnl" w:eastAsia="es-ES_tradnl"/>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C77B36">
      <w:pPr>
        <w:pStyle w:val="Epgrafe"/>
        <w:jc w:val="both"/>
        <w:rPr>
          <w:color w:val="auto"/>
          <w:lang w:val="es-UY"/>
        </w:rPr>
      </w:pPr>
      <w:bookmarkStart w:id="54" w:name="_Toc366689027"/>
      <w:r w:rsidRPr="00A224C8">
        <w:rPr>
          <w:color w:val="auto"/>
          <w:lang w:val="es-UY"/>
        </w:rPr>
        <w:t xml:space="preserve">Imagen </w:t>
      </w:r>
      <w:r w:rsidR="007331C0" w:rsidRPr="00A224C8">
        <w:rPr>
          <w:color w:val="auto"/>
          <w:lang w:val="es-UY"/>
        </w:rPr>
        <w:fldChar w:fldCharType="begin"/>
      </w:r>
      <w:r w:rsidRPr="00A224C8">
        <w:rPr>
          <w:color w:val="auto"/>
          <w:lang w:val="es-UY"/>
        </w:rPr>
        <w:instrText xml:space="preserve"> SEQ Imagen \* ARABIC </w:instrText>
      </w:r>
      <w:r w:rsidR="007331C0" w:rsidRPr="00A224C8">
        <w:rPr>
          <w:color w:val="auto"/>
          <w:lang w:val="es-UY"/>
        </w:rPr>
        <w:fldChar w:fldCharType="separate"/>
      </w:r>
      <w:r w:rsidRPr="00A224C8">
        <w:rPr>
          <w:noProof/>
          <w:color w:val="auto"/>
          <w:lang w:val="es-UY"/>
        </w:rPr>
        <w:t>9</w:t>
      </w:r>
      <w:r w:rsidR="007331C0" w:rsidRPr="00A224C8">
        <w:rPr>
          <w:color w:val="auto"/>
          <w:lang w:val="es-UY"/>
        </w:rPr>
        <w:fldChar w:fldCharType="end"/>
      </w:r>
      <w:r w:rsidRPr="00A224C8">
        <w:rPr>
          <w:color w:val="auto"/>
          <w:lang w:val="es-UY"/>
        </w:rPr>
        <w:t>: Cuota de mercado por SO Móvil.</w:t>
      </w:r>
      <w:bookmarkEnd w:id="54"/>
    </w:p>
    <w:p w:rsidR="00FE0D50" w:rsidRPr="00E27D85" w:rsidRDefault="00FE0D50" w:rsidP="00C77B36">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C77B36">
      <w:pPr>
        <w:keepNext/>
        <w:jc w:val="both"/>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C77B36">
      <w:pPr>
        <w:pStyle w:val="Epgrafe"/>
        <w:jc w:val="both"/>
        <w:rPr>
          <w:b w:val="0"/>
          <w:color w:val="auto"/>
          <w:u w:val="single"/>
          <w:lang w:val="es-UY"/>
        </w:rPr>
      </w:pPr>
      <w:bookmarkStart w:id="55" w:name="_Toc366689028"/>
      <w:r w:rsidRPr="00A224C8">
        <w:rPr>
          <w:color w:val="auto"/>
          <w:lang w:val="es-UY"/>
        </w:rPr>
        <w:t xml:space="preserve">Imagen </w:t>
      </w:r>
      <w:r w:rsidR="007331C0" w:rsidRPr="00A224C8">
        <w:rPr>
          <w:color w:val="auto"/>
          <w:lang w:val="es-UY"/>
        </w:rPr>
        <w:fldChar w:fldCharType="begin"/>
      </w:r>
      <w:r w:rsidRPr="00A224C8">
        <w:rPr>
          <w:color w:val="auto"/>
          <w:lang w:val="es-UY"/>
        </w:rPr>
        <w:instrText xml:space="preserve"> SEQ Imagen \* ARABIC </w:instrText>
      </w:r>
      <w:r w:rsidR="007331C0" w:rsidRPr="00A224C8">
        <w:rPr>
          <w:color w:val="auto"/>
          <w:lang w:val="es-UY"/>
        </w:rPr>
        <w:fldChar w:fldCharType="separate"/>
      </w:r>
      <w:r w:rsidRPr="00A224C8">
        <w:rPr>
          <w:noProof/>
          <w:color w:val="auto"/>
          <w:lang w:val="es-UY"/>
        </w:rPr>
        <w:t>10</w:t>
      </w:r>
      <w:r w:rsidR="007331C0" w:rsidRPr="00A224C8">
        <w:rPr>
          <w:color w:val="auto"/>
          <w:lang w:val="es-UY"/>
        </w:rPr>
        <w:fldChar w:fldCharType="end"/>
      </w:r>
      <w:r w:rsidRPr="00A224C8">
        <w:rPr>
          <w:color w:val="auto"/>
          <w:lang w:val="es-UY"/>
        </w:rPr>
        <w:t>: Comparación de crecimiento año a año en cuanto a ganancias por SO Móvil.</w:t>
      </w:r>
      <w:bookmarkEnd w:id="55"/>
    </w:p>
    <w:p w:rsidR="00EC1D05" w:rsidRDefault="00EC1D05" w:rsidP="00C77B36">
      <w:pPr>
        <w:pStyle w:val="Ttulo1"/>
        <w:jc w:val="both"/>
      </w:pPr>
      <w:bookmarkStart w:id="56" w:name="_Toc374484301"/>
      <w:r>
        <w:t>Proceso de desarrollo de la solución</w:t>
      </w:r>
      <w:bookmarkEnd w:id="56"/>
    </w:p>
    <w:p w:rsidR="000E17AA" w:rsidRDefault="000E17AA" w:rsidP="00C77B36">
      <w:pPr>
        <w:jc w:val="both"/>
      </w:pPr>
    </w:p>
    <w:p w:rsidR="000E17AA" w:rsidRPr="004A7521" w:rsidRDefault="000E17AA" w:rsidP="00C77B36">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C77B36">
      <w:pPr>
        <w:jc w:val="both"/>
        <w:rPr>
          <w:sz w:val="20"/>
          <w:szCs w:val="20"/>
        </w:rPr>
      </w:pPr>
      <w:r w:rsidRPr="004A7521">
        <w:rPr>
          <w:sz w:val="20"/>
          <w:szCs w:val="20"/>
        </w:rPr>
        <w:lastRenderedPageBreak/>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C77B36">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C77B36">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sidP="00C77B36">
      <w:pPr>
        <w:jc w:val="both"/>
      </w:pPr>
      <w:r>
        <w:br w:type="page"/>
      </w:r>
    </w:p>
    <w:p w:rsidR="00552119" w:rsidRDefault="00552119" w:rsidP="00C77B36">
      <w:pPr>
        <w:pStyle w:val="Ttulo2"/>
        <w:jc w:val="both"/>
      </w:pPr>
      <w:bookmarkStart w:id="57" w:name="_Toc374014977"/>
      <w:bookmarkStart w:id="58" w:name="_Toc374484302"/>
      <w:r>
        <w:lastRenderedPageBreak/>
        <w:t>Etapa de Análisis</w:t>
      </w:r>
      <w:bookmarkEnd w:id="57"/>
      <w:bookmarkEnd w:id="58"/>
    </w:p>
    <w:p w:rsidR="004415C3" w:rsidRPr="00552119" w:rsidRDefault="004415C3" w:rsidP="00C77B36">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C77B36">
      <w:pPr>
        <w:pStyle w:val="Sinespaciado"/>
        <w:jc w:val="both"/>
      </w:pPr>
    </w:p>
    <w:p w:rsidR="004415C3" w:rsidRPr="005938A2" w:rsidRDefault="004415C3" w:rsidP="00C77B36">
      <w:pPr>
        <w:pStyle w:val="Ttulo3"/>
        <w:jc w:val="both"/>
      </w:pPr>
      <w:bookmarkStart w:id="59" w:name="_Toc374014978"/>
      <w:bookmarkStart w:id="60" w:name="_Toc374214173"/>
      <w:bookmarkStart w:id="61" w:name="_Toc374484303"/>
      <w:r>
        <w:t>Problema</w:t>
      </w:r>
      <w:r w:rsidRPr="005938A2">
        <w:t xml:space="preserve"> que se analiza</w:t>
      </w:r>
      <w:bookmarkEnd w:id="59"/>
      <w:bookmarkEnd w:id="60"/>
      <w:bookmarkEnd w:id="61"/>
    </w:p>
    <w:p w:rsidR="004415C3" w:rsidRPr="00552119" w:rsidRDefault="004415C3" w:rsidP="00C77B36">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C77B36">
      <w:pPr>
        <w:pStyle w:val="Ttulo3"/>
        <w:jc w:val="both"/>
      </w:pPr>
      <w:bookmarkStart w:id="62" w:name="_Toc374014979"/>
      <w:bookmarkStart w:id="63" w:name="_Toc374214174"/>
      <w:bookmarkStart w:id="64" w:name="_Toc374484304"/>
      <w:r>
        <w:t>Descripción del problema</w:t>
      </w:r>
      <w:bookmarkEnd w:id="62"/>
      <w:bookmarkEnd w:id="63"/>
      <w:bookmarkEnd w:id="64"/>
    </w:p>
    <w:p w:rsidR="004415C3" w:rsidRDefault="004415C3" w:rsidP="00C77B36">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w:t>
      </w:r>
      <w:ins w:id="65" w:author="pelo" w:date="2013-12-11T22:24:00Z">
        <w:r w:rsidR="00661837">
          <w:rPr>
            <w:sz w:val="20"/>
            <w:szCs w:val="20"/>
          </w:rPr>
          <w:t xml:space="preserve"> </w:t>
        </w:r>
      </w:ins>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C77B36">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Finalmente</w:t>
      </w:r>
      <w:ins w:id="66" w:author="pelo" w:date="2013-12-11T22:23:00Z">
        <w:r w:rsidR="00661837">
          <w:rPr>
            <w:sz w:val="20"/>
            <w:szCs w:val="20"/>
          </w:rPr>
          <w:t xml:space="preserve"> </w:t>
        </w:r>
      </w:ins>
      <w:r>
        <w:rPr>
          <w:sz w:val="20"/>
          <w:szCs w:val="20"/>
        </w:rPr>
        <w:t>habría una</w:t>
      </w:r>
      <w:ins w:id="67" w:author="pelo" w:date="2013-12-11T22:23:00Z">
        <w:r w:rsidR="00661837">
          <w:rPr>
            <w:sz w:val="20"/>
            <w:szCs w:val="20"/>
          </w:rPr>
          <w:t xml:space="preserve"> </w:t>
        </w:r>
      </w:ins>
      <w:r>
        <w:rPr>
          <w:sz w:val="20"/>
          <w:szCs w:val="20"/>
        </w:rPr>
        <w:t xml:space="preserve">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C77B36">
      <w:pPr>
        <w:jc w:val="both"/>
      </w:pPr>
      <w:r>
        <w:br w:type="page"/>
      </w:r>
    </w:p>
    <w:p w:rsidR="004415C3" w:rsidRDefault="004415C3" w:rsidP="00C77B36">
      <w:pPr>
        <w:jc w:val="both"/>
        <w:rPr>
          <w:rFonts w:asciiTheme="majorHAnsi" w:eastAsiaTheme="majorEastAsia" w:hAnsiTheme="majorHAnsi" w:cstheme="majorBidi"/>
          <w:i/>
          <w:iCs/>
          <w:color w:val="6F6F74" w:themeColor="accent1"/>
          <w:spacing w:val="15"/>
          <w:sz w:val="24"/>
          <w:szCs w:val="24"/>
        </w:rPr>
      </w:pPr>
    </w:p>
    <w:p w:rsidR="004415C3" w:rsidRDefault="004415C3" w:rsidP="00C77B36">
      <w:pPr>
        <w:pStyle w:val="Ttulo3"/>
        <w:jc w:val="both"/>
      </w:pPr>
      <w:bookmarkStart w:id="68" w:name="_Toc374014980"/>
      <w:bookmarkStart w:id="69" w:name="_Toc374214175"/>
      <w:bookmarkStart w:id="70" w:name="_Toc374484305"/>
      <w:r>
        <w:t>Dominio del problema</w:t>
      </w:r>
      <w:bookmarkEnd w:id="68"/>
      <w:bookmarkEnd w:id="69"/>
      <w:bookmarkEnd w:id="70"/>
    </w:p>
    <w:p w:rsidR="004415C3" w:rsidRDefault="004415C3" w:rsidP="00C77B36">
      <w:pPr>
        <w:jc w:val="both"/>
        <w:rPr>
          <w:sz w:val="20"/>
          <w:szCs w:val="20"/>
        </w:rPr>
      </w:pPr>
      <w:r w:rsidRPr="00552119">
        <w:rPr>
          <w:noProof/>
          <w:sz w:val="20"/>
          <w:szCs w:val="20"/>
          <w:lang w:val="es-ES_tradnl" w:eastAsia="es-ES_tradnl"/>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Default="004415C3" w:rsidP="00C77B36">
      <w:pPr>
        <w:jc w:val="both"/>
        <w:rPr>
          <w:ins w:id="71" w:author="pelo" w:date="2013-12-11T22:33:00Z"/>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661837" w:rsidRPr="00552119" w:rsidRDefault="007478FC" w:rsidP="00C77B36">
      <w:pPr>
        <w:jc w:val="both"/>
        <w:rPr>
          <w:sz w:val="20"/>
          <w:szCs w:val="20"/>
        </w:rPr>
      </w:pPr>
      <w:ins w:id="72" w:author="pelo" w:date="2013-12-11T22:34:00Z">
        <w:r>
          <w:rPr>
            <w:sz w:val="20"/>
            <w:szCs w:val="20"/>
          </w:rPr>
          <w:t>Las restricciones del Sistema se pueden consultar en el anexo [Ai]Anexo Implementacion1</w:t>
        </w:r>
      </w:ins>
    </w:p>
    <w:p w:rsidR="004415C3" w:rsidDel="00661837" w:rsidRDefault="004415C3" w:rsidP="00C77B36">
      <w:pPr>
        <w:pStyle w:val="Ttulo4"/>
        <w:jc w:val="both"/>
        <w:rPr>
          <w:del w:id="73" w:author="pelo" w:date="2013-12-11T22:04:00Z"/>
        </w:rPr>
      </w:pPr>
      <w:bookmarkStart w:id="74" w:name="_Toc373786366"/>
      <w:del w:id="75" w:author="pelo" w:date="2013-12-11T22:04:00Z">
        <w:r w:rsidDel="00661837">
          <w:delText>Restricciones no estructurales</w:delText>
        </w:r>
        <w:bookmarkEnd w:id="74"/>
      </w:del>
    </w:p>
    <w:p w:rsidR="004415C3" w:rsidRPr="00323D64" w:rsidDel="00661837" w:rsidRDefault="004415C3" w:rsidP="00C77B36">
      <w:pPr>
        <w:jc w:val="both"/>
        <w:rPr>
          <w:del w:id="76" w:author="pelo" w:date="2013-12-11T22:04:00Z"/>
          <w:sz w:val="20"/>
          <w:szCs w:val="20"/>
        </w:rPr>
      </w:pPr>
      <w:del w:id="77" w:author="pelo" w:date="2013-12-11T22:04:00Z">
        <w:r w:rsidRPr="00323D64" w:rsidDel="00661837">
          <w:rPr>
            <w:sz w:val="20"/>
            <w:szCs w:val="20"/>
          </w:rPr>
          <w:delText>Las siguientes son las restricciones no estructurales que aplican a los elementos del Modelo de Dominio de la sección previa. Las mismas se expresan en lenguaje natural.</w:delText>
        </w:r>
      </w:del>
    </w:p>
    <w:p w:rsidR="004415C3" w:rsidRPr="00CE35F4" w:rsidDel="00661837" w:rsidRDefault="004415C3" w:rsidP="00C77B36">
      <w:pPr>
        <w:pStyle w:val="Ttulo5"/>
        <w:jc w:val="both"/>
        <w:rPr>
          <w:del w:id="78" w:author="pelo" w:date="2013-12-11T22:04:00Z"/>
        </w:rPr>
      </w:pPr>
      <w:bookmarkStart w:id="79" w:name="_Toc373786367"/>
      <w:del w:id="80" w:author="pelo" w:date="2013-12-11T22:04:00Z">
        <w:r w:rsidDel="00661837">
          <w:delText>Restricciones de unicidad</w:delText>
        </w:r>
        <w:bookmarkEnd w:id="79"/>
      </w:del>
    </w:p>
    <w:p w:rsidR="004415C3" w:rsidRPr="00552119" w:rsidDel="00661837" w:rsidRDefault="004415C3" w:rsidP="00C77B36">
      <w:pPr>
        <w:pStyle w:val="Prrafodelista"/>
        <w:numPr>
          <w:ilvl w:val="0"/>
          <w:numId w:val="5"/>
        </w:numPr>
        <w:jc w:val="both"/>
        <w:rPr>
          <w:del w:id="81" w:author="pelo" w:date="2013-12-11T22:04:00Z"/>
          <w:sz w:val="20"/>
          <w:szCs w:val="20"/>
        </w:rPr>
      </w:pPr>
      <w:del w:id="82" w:author="pelo" w:date="2013-12-11T22:04:00Z">
        <w:r w:rsidRPr="00552119" w:rsidDel="00661837">
          <w:rPr>
            <w:sz w:val="20"/>
            <w:szCs w:val="20"/>
          </w:rPr>
          <w:delText xml:space="preserve">El atributo </w:delText>
        </w:r>
        <w:r w:rsidRPr="00552119" w:rsidDel="00661837">
          <w:rPr>
            <w:b/>
            <w:sz w:val="20"/>
            <w:szCs w:val="20"/>
          </w:rPr>
          <w:delText>usuario</w:delText>
        </w:r>
        <w:r w:rsidRPr="00552119" w:rsidDel="00661837">
          <w:rPr>
            <w:sz w:val="20"/>
            <w:szCs w:val="20"/>
          </w:rPr>
          <w:delText xml:space="preserve"> del concepto Usuario es único y lo identifica en el sistema.</w:delText>
        </w:r>
      </w:del>
    </w:p>
    <w:p w:rsidR="004415C3" w:rsidRPr="00552119" w:rsidDel="00661837" w:rsidRDefault="004415C3" w:rsidP="00C77B36">
      <w:pPr>
        <w:pStyle w:val="Prrafodelista"/>
        <w:numPr>
          <w:ilvl w:val="0"/>
          <w:numId w:val="5"/>
        </w:numPr>
        <w:jc w:val="both"/>
        <w:rPr>
          <w:del w:id="83" w:author="pelo" w:date="2013-12-11T22:04:00Z"/>
          <w:b/>
          <w:sz w:val="20"/>
          <w:szCs w:val="20"/>
        </w:rPr>
      </w:pPr>
      <w:del w:id="84" w:author="pelo" w:date="2013-12-11T22:04:00Z">
        <w:r w:rsidRPr="00552119" w:rsidDel="00661837">
          <w:rPr>
            <w:sz w:val="20"/>
            <w:szCs w:val="20"/>
          </w:rPr>
          <w:delText xml:space="preserve">El atributo </w:delText>
        </w:r>
        <w:r w:rsidRPr="00552119" w:rsidDel="00661837">
          <w:rPr>
            <w:b/>
            <w:sz w:val="20"/>
            <w:szCs w:val="20"/>
          </w:rPr>
          <w:delText>correoElectronico</w:delText>
        </w:r>
        <w:r w:rsidRPr="00552119" w:rsidDel="00661837">
          <w:rPr>
            <w:sz w:val="20"/>
            <w:szCs w:val="20"/>
          </w:rPr>
          <w:delText xml:space="preserve"> es único en el sistema.</w:delText>
        </w:r>
      </w:del>
    </w:p>
    <w:p w:rsidR="004415C3" w:rsidRPr="00552119" w:rsidDel="00661837" w:rsidRDefault="004415C3" w:rsidP="00C77B36">
      <w:pPr>
        <w:pStyle w:val="Prrafodelista"/>
        <w:numPr>
          <w:ilvl w:val="0"/>
          <w:numId w:val="5"/>
        </w:numPr>
        <w:jc w:val="both"/>
        <w:rPr>
          <w:del w:id="85" w:author="pelo" w:date="2013-12-11T22:04:00Z"/>
          <w:b/>
          <w:sz w:val="20"/>
          <w:szCs w:val="20"/>
        </w:rPr>
      </w:pPr>
      <w:del w:id="86"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identifica al contenido en el sistema.</w:delText>
        </w:r>
      </w:del>
    </w:p>
    <w:p w:rsidR="004415C3" w:rsidRPr="00552119" w:rsidDel="00661837" w:rsidRDefault="004415C3" w:rsidP="00C77B36">
      <w:pPr>
        <w:pStyle w:val="Prrafodelista"/>
        <w:numPr>
          <w:ilvl w:val="0"/>
          <w:numId w:val="5"/>
        </w:numPr>
        <w:jc w:val="both"/>
        <w:rPr>
          <w:del w:id="87" w:author="pelo" w:date="2013-12-11T22:04:00Z"/>
          <w:b/>
          <w:sz w:val="20"/>
          <w:szCs w:val="20"/>
        </w:rPr>
      </w:pPr>
      <w:del w:id="88" w:author="pelo" w:date="2013-12-11T22:04:00Z">
        <w:r w:rsidRPr="00552119" w:rsidDel="00661837">
          <w:rPr>
            <w:b/>
            <w:sz w:val="20"/>
            <w:szCs w:val="20"/>
          </w:rPr>
          <w:delText>id</w:delText>
        </w:r>
        <w:r w:rsidRPr="00552119" w:rsidDel="00661837">
          <w:rPr>
            <w:sz w:val="20"/>
            <w:szCs w:val="20"/>
          </w:rPr>
          <w:delText xml:space="preserve"> es un atributo identificador de la versión para el contenido asociado.</w:delText>
        </w:r>
      </w:del>
    </w:p>
    <w:p w:rsidR="004415C3" w:rsidRPr="00552119" w:rsidDel="00661837" w:rsidRDefault="004415C3" w:rsidP="00C77B36">
      <w:pPr>
        <w:pStyle w:val="Prrafodelista"/>
        <w:numPr>
          <w:ilvl w:val="0"/>
          <w:numId w:val="5"/>
        </w:numPr>
        <w:jc w:val="both"/>
        <w:rPr>
          <w:del w:id="89" w:author="pelo" w:date="2013-12-11T22:04:00Z"/>
          <w:b/>
          <w:sz w:val="20"/>
          <w:szCs w:val="20"/>
        </w:rPr>
      </w:pPr>
      <w:del w:id="90"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EstadoUsuario es único e identifica al estado en el sistema.</w:delText>
        </w:r>
      </w:del>
    </w:p>
    <w:p w:rsidR="004415C3" w:rsidRPr="00552119" w:rsidDel="00661837" w:rsidRDefault="004415C3" w:rsidP="00C77B36">
      <w:pPr>
        <w:pStyle w:val="Prrafodelista"/>
        <w:numPr>
          <w:ilvl w:val="0"/>
          <w:numId w:val="5"/>
        </w:numPr>
        <w:jc w:val="both"/>
        <w:rPr>
          <w:del w:id="91" w:author="pelo" w:date="2013-12-11T22:04:00Z"/>
          <w:b/>
          <w:sz w:val="20"/>
          <w:szCs w:val="20"/>
        </w:rPr>
      </w:pPr>
      <w:del w:id="92" w:author="pelo" w:date="2013-12-11T22:04:00Z">
        <w:r w:rsidRPr="00552119" w:rsidDel="00661837">
          <w:rPr>
            <w:sz w:val="20"/>
            <w:szCs w:val="20"/>
          </w:rPr>
          <w:delText xml:space="preserve">El atributo </w:delText>
        </w:r>
        <w:r w:rsidRPr="00552119" w:rsidDel="00661837">
          <w:rPr>
            <w:b/>
            <w:sz w:val="20"/>
            <w:szCs w:val="20"/>
          </w:rPr>
          <w:delText>nombre</w:delText>
        </w:r>
        <w:r w:rsidRPr="00552119" w:rsidDel="00661837">
          <w:rPr>
            <w:sz w:val="20"/>
            <w:szCs w:val="20"/>
          </w:rPr>
          <w:delText xml:space="preserve"> en el concepto EstadoUsuario es único e identifica al estado en el sistema.</w:delText>
        </w:r>
      </w:del>
    </w:p>
    <w:p w:rsidR="004415C3" w:rsidRPr="00552119" w:rsidDel="00661837" w:rsidRDefault="004415C3" w:rsidP="00C77B36">
      <w:pPr>
        <w:pStyle w:val="Prrafodelista"/>
        <w:numPr>
          <w:ilvl w:val="0"/>
          <w:numId w:val="5"/>
        </w:numPr>
        <w:jc w:val="both"/>
        <w:rPr>
          <w:del w:id="93" w:author="pelo" w:date="2013-12-11T22:04:00Z"/>
          <w:b/>
          <w:sz w:val="20"/>
          <w:szCs w:val="20"/>
        </w:rPr>
      </w:pPr>
      <w:del w:id="94"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Auditoria es único e identifica a la acción realizada por el usuario en el sistema.</w:delText>
        </w:r>
      </w:del>
    </w:p>
    <w:p w:rsidR="004415C3" w:rsidRPr="00552119" w:rsidDel="00661837" w:rsidRDefault="004415C3" w:rsidP="00C77B36">
      <w:pPr>
        <w:pStyle w:val="Prrafodelista"/>
        <w:numPr>
          <w:ilvl w:val="0"/>
          <w:numId w:val="5"/>
        </w:numPr>
        <w:jc w:val="both"/>
        <w:rPr>
          <w:del w:id="95" w:author="pelo" w:date="2013-12-11T22:04:00Z"/>
          <w:b/>
          <w:sz w:val="20"/>
          <w:szCs w:val="20"/>
        </w:rPr>
      </w:pPr>
      <w:del w:id="96"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AuditoriaOperacion es único e identifica a la operación a registrar en el sistema.</w:delText>
        </w:r>
      </w:del>
    </w:p>
    <w:p w:rsidR="004415C3" w:rsidRPr="00552119" w:rsidDel="00661837" w:rsidRDefault="004415C3" w:rsidP="00C77B36">
      <w:pPr>
        <w:pStyle w:val="Prrafodelista"/>
        <w:numPr>
          <w:ilvl w:val="0"/>
          <w:numId w:val="5"/>
        </w:numPr>
        <w:jc w:val="both"/>
        <w:rPr>
          <w:del w:id="97" w:author="pelo" w:date="2013-12-11T22:04:00Z"/>
          <w:b/>
          <w:sz w:val="20"/>
          <w:szCs w:val="20"/>
        </w:rPr>
      </w:pPr>
      <w:del w:id="98" w:author="pelo" w:date="2013-12-11T22:04:00Z">
        <w:r w:rsidRPr="00552119" w:rsidDel="00661837">
          <w:rPr>
            <w:sz w:val="20"/>
            <w:szCs w:val="20"/>
          </w:rPr>
          <w:delText xml:space="preserve">El atributo </w:delText>
        </w:r>
        <w:r w:rsidRPr="00552119" w:rsidDel="00661837">
          <w:rPr>
            <w:b/>
            <w:sz w:val="20"/>
            <w:szCs w:val="20"/>
          </w:rPr>
          <w:delText>nombre</w:delText>
        </w:r>
        <w:r w:rsidRPr="00552119" w:rsidDel="00661837">
          <w:rPr>
            <w:sz w:val="20"/>
            <w:szCs w:val="20"/>
          </w:rPr>
          <w:delText xml:space="preserve"> en el concepto AuditoriaOperacion es único e identifica a la operación a registrar en el sistema.</w:delText>
        </w:r>
      </w:del>
    </w:p>
    <w:p w:rsidR="004415C3" w:rsidRPr="00552119" w:rsidDel="00661837" w:rsidRDefault="004415C3" w:rsidP="00C77B36">
      <w:pPr>
        <w:pStyle w:val="Prrafodelista"/>
        <w:numPr>
          <w:ilvl w:val="0"/>
          <w:numId w:val="5"/>
        </w:numPr>
        <w:jc w:val="both"/>
        <w:rPr>
          <w:del w:id="99" w:author="pelo" w:date="2013-12-11T22:04:00Z"/>
          <w:b/>
          <w:sz w:val="20"/>
          <w:szCs w:val="20"/>
        </w:rPr>
      </w:pPr>
      <w:del w:id="100"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AuditoriaObjeto es único e identifica al objeto a auditar en el sistema.</w:delText>
        </w:r>
      </w:del>
    </w:p>
    <w:p w:rsidR="004415C3" w:rsidRPr="00552119" w:rsidDel="00661837" w:rsidRDefault="004415C3" w:rsidP="00C77B36">
      <w:pPr>
        <w:pStyle w:val="Prrafodelista"/>
        <w:numPr>
          <w:ilvl w:val="0"/>
          <w:numId w:val="5"/>
        </w:numPr>
        <w:jc w:val="both"/>
        <w:rPr>
          <w:del w:id="101" w:author="pelo" w:date="2013-12-11T22:04:00Z"/>
          <w:b/>
          <w:sz w:val="20"/>
          <w:szCs w:val="20"/>
        </w:rPr>
      </w:pPr>
      <w:del w:id="102" w:author="pelo" w:date="2013-12-11T22:04:00Z">
        <w:r w:rsidRPr="00552119" w:rsidDel="00661837">
          <w:rPr>
            <w:sz w:val="20"/>
            <w:szCs w:val="20"/>
          </w:rPr>
          <w:delText xml:space="preserve">El atributo </w:delText>
        </w:r>
        <w:r w:rsidRPr="00552119" w:rsidDel="00661837">
          <w:rPr>
            <w:b/>
            <w:sz w:val="20"/>
            <w:szCs w:val="20"/>
          </w:rPr>
          <w:delText>nombre</w:delText>
        </w:r>
        <w:r w:rsidRPr="00552119" w:rsidDel="00661837">
          <w:rPr>
            <w:sz w:val="20"/>
            <w:szCs w:val="20"/>
          </w:rPr>
          <w:delText xml:space="preserve"> en el concepto AuditoriaObjeto es único e identifica al objeto a auditar en el sistema.</w:delText>
        </w:r>
      </w:del>
    </w:p>
    <w:p w:rsidR="004415C3" w:rsidRPr="00552119" w:rsidDel="00661837" w:rsidRDefault="004415C3" w:rsidP="00C77B36">
      <w:pPr>
        <w:pStyle w:val="Prrafodelista"/>
        <w:numPr>
          <w:ilvl w:val="0"/>
          <w:numId w:val="5"/>
        </w:numPr>
        <w:jc w:val="both"/>
        <w:rPr>
          <w:del w:id="103" w:author="pelo" w:date="2013-12-11T22:04:00Z"/>
          <w:b/>
          <w:sz w:val="20"/>
          <w:szCs w:val="20"/>
        </w:rPr>
      </w:pPr>
      <w:del w:id="104"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TipoRegistro es único e identifica al tipo de registro en el sistema.</w:delText>
        </w:r>
      </w:del>
    </w:p>
    <w:p w:rsidR="004415C3" w:rsidRPr="00552119" w:rsidDel="00661837" w:rsidRDefault="004415C3" w:rsidP="00C77B36">
      <w:pPr>
        <w:pStyle w:val="Prrafodelista"/>
        <w:numPr>
          <w:ilvl w:val="0"/>
          <w:numId w:val="5"/>
        </w:numPr>
        <w:jc w:val="both"/>
        <w:rPr>
          <w:del w:id="105" w:author="pelo" w:date="2013-12-11T22:04:00Z"/>
          <w:b/>
          <w:sz w:val="20"/>
          <w:szCs w:val="20"/>
        </w:rPr>
      </w:pPr>
      <w:del w:id="106" w:author="pelo" w:date="2013-12-11T22:04:00Z">
        <w:r w:rsidRPr="00552119" w:rsidDel="00661837">
          <w:rPr>
            <w:b/>
            <w:sz w:val="20"/>
            <w:szCs w:val="20"/>
          </w:rPr>
          <w:delText xml:space="preserve">Id </w:delText>
        </w:r>
        <w:r w:rsidRPr="00552119" w:rsidDel="00661837">
          <w:rPr>
            <w:sz w:val="20"/>
            <w:szCs w:val="20"/>
          </w:rPr>
          <w:delText>en el concepto Reclamo es único y lo identifica en el sistema.</w:delText>
        </w:r>
      </w:del>
    </w:p>
    <w:p w:rsidR="004415C3" w:rsidRPr="00552119" w:rsidDel="00661837" w:rsidRDefault="004415C3" w:rsidP="00C77B36">
      <w:pPr>
        <w:pStyle w:val="Prrafodelista"/>
        <w:numPr>
          <w:ilvl w:val="0"/>
          <w:numId w:val="5"/>
        </w:numPr>
        <w:jc w:val="both"/>
        <w:rPr>
          <w:del w:id="107" w:author="pelo" w:date="2013-12-11T22:04:00Z"/>
          <w:b/>
          <w:sz w:val="20"/>
          <w:szCs w:val="20"/>
        </w:rPr>
      </w:pPr>
      <w:del w:id="108" w:author="pelo" w:date="2013-12-11T22:04:00Z">
        <w:r w:rsidRPr="00552119" w:rsidDel="00661837">
          <w:rPr>
            <w:b/>
            <w:sz w:val="20"/>
            <w:szCs w:val="20"/>
          </w:rPr>
          <w:delText xml:space="preserve">Id </w:delText>
        </w:r>
        <w:r w:rsidRPr="00552119" w:rsidDel="00661837">
          <w:rPr>
            <w:sz w:val="20"/>
            <w:szCs w:val="20"/>
          </w:rPr>
          <w:delText>en el concepto CategoríaReclamo es único y la identifica en el sistema.</w:delText>
        </w:r>
      </w:del>
    </w:p>
    <w:p w:rsidR="004415C3" w:rsidRPr="00552119" w:rsidDel="00661837" w:rsidRDefault="004415C3" w:rsidP="00C77B36">
      <w:pPr>
        <w:pStyle w:val="Prrafodelista"/>
        <w:numPr>
          <w:ilvl w:val="0"/>
          <w:numId w:val="5"/>
        </w:numPr>
        <w:jc w:val="both"/>
        <w:rPr>
          <w:del w:id="109" w:author="pelo" w:date="2013-12-11T22:04:00Z"/>
          <w:b/>
          <w:sz w:val="20"/>
          <w:szCs w:val="20"/>
        </w:rPr>
      </w:pPr>
      <w:del w:id="110" w:author="pelo" w:date="2013-12-11T22:04:00Z">
        <w:r w:rsidRPr="00552119" w:rsidDel="00661837">
          <w:rPr>
            <w:b/>
            <w:sz w:val="20"/>
            <w:szCs w:val="20"/>
          </w:rPr>
          <w:delText xml:space="preserve">nombre </w:delText>
        </w:r>
        <w:r w:rsidRPr="00552119" w:rsidDel="00661837">
          <w:rPr>
            <w:sz w:val="20"/>
            <w:szCs w:val="20"/>
          </w:rPr>
          <w:delText>en el concepto CategoríaReclamo es único y la identifica en el sistema.</w:delText>
        </w:r>
      </w:del>
    </w:p>
    <w:p w:rsidR="004415C3" w:rsidRPr="00552119" w:rsidDel="00661837" w:rsidRDefault="004415C3" w:rsidP="00C77B36">
      <w:pPr>
        <w:pStyle w:val="Prrafodelista"/>
        <w:numPr>
          <w:ilvl w:val="0"/>
          <w:numId w:val="5"/>
        </w:numPr>
        <w:jc w:val="both"/>
        <w:rPr>
          <w:del w:id="111" w:author="pelo" w:date="2013-12-11T22:04:00Z"/>
          <w:b/>
          <w:sz w:val="20"/>
          <w:szCs w:val="20"/>
        </w:rPr>
      </w:pPr>
      <w:del w:id="112" w:author="pelo" w:date="2013-12-11T22:04:00Z">
        <w:r w:rsidRPr="00552119" w:rsidDel="00661837">
          <w:rPr>
            <w:b/>
            <w:sz w:val="20"/>
            <w:szCs w:val="20"/>
          </w:rPr>
          <w:delText xml:space="preserve">Id </w:delText>
        </w:r>
        <w:r w:rsidRPr="00552119" w:rsidDel="00661837">
          <w:rPr>
            <w:sz w:val="20"/>
            <w:szCs w:val="20"/>
          </w:rPr>
          <w:delText>en el concepto UsuarioDescargaContenido es único e identifica a la descarga en el sistema.</w:delText>
        </w:r>
      </w:del>
    </w:p>
    <w:p w:rsidR="004415C3" w:rsidRPr="00552119" w:rsidDel="00661837" w:rsidRDefault="004415C3" w:rsidP="00C77B36">
      <w:pPr>
        <w:pStyle w:val="Prrafodelista"/>
        <w:numPr>
          <w:ilvl w:val="0"/>
          <w:numId w:val="5"/>
        </w:numPr>
        <w:jc w:val="both"/>
        <w:rPr>
          <w:del w:id="113" w:author="pelo" w:date="2013-12-11T22:04:00Z"/>
          <w:b/>
          <w:sz w:val="20"/>
          <w:szCs w:val="20"/>
        </w:rPr>
      </w:pPr>
      <w:del w:id="114" w:author="pelo" w:date="2013-12-11T22:04:00Z">
        <w:r w:rsidRPr="00552119" w:rsidDel="00661837">
          <w:rPr>
            <w:b/>
            <w:sz w:val="20"/>
            <w:szCs w:val="20"/>
          </w:rPr>
          <w:delText xml:space="preserve">Id </w:delText>
        </w:r>
        <w:r w:rsidRPr="00552119" w:rsidDel="00661837">
          <w:rPr>
            <w:sz w:val="20"/>
            <w:szCs w:val="20"/>
          </w:rPr>
          <w:delText>en el concepto UsuarioSubeContenido es único e identifica la subida del contenido en el sistema.</w:delText>
        </w:r>
      </w:del>
    </w:p>
    <w:p w:rsidR="004415C3" w:rsidRPr="00552119" w:rsidDel="00661837" w:rsidRDefault="004415C3" w:rsidP="00C77B36">
      <w:pPr>
        <w:pStyle w:val="Prrafodelista"/>
        <w:numPr>
          <w:ilvl w:val="0"/>
          <w:numId w:val="5"/>
        </w:numPr>
        <w:jc w:val="both"/>
        <w:rPr>
          <w:del w:id="115" w:author="pelo" w:date="2013-12-11T22:04:00Z"/>
          <w:b/>
          <w:sz w:val="20"/>
          <w:szCs w:val="20"/>
        </w:rPr>
      </w:pPr>
      <w:del w:id="116" w:author="pelo" w:date="2013-12-11T22:04:00Z">
        <w:r w:rsidRPr="00552119" w:rsidDel="00661837">
          <w:rPr>
            <w:b/>
            <w:sz w:val="20"/>
            <w:szCs w:val="20"/>
          </w:rPr>
          <w:delText xml:space="preserve">Id </w:delText>
        </w:r>
        <w:r w:rsidRPr="00552119" w:rsidDel="00661837">
          <w:rPr>
            <w:sz w:val="20"/>
            <w:szCs w:val="20"/>
          </w:rPr>
          <w:delText>en el concepto CategoríaReclamo es único y la identifica en el sistema.</w:delText>
        </w:r>
      </w:del>
    </w:p>
    <w:p w:rsidR="004415C3" w:rsidRPr="00552119" w:rsidDel="00661837" w:rsidRDefault="004415C3" w:rsidP="00C77B36">
      <w:pPr>
        <w:pStyle w:val="Prrafodelista"/>
        <w:numPr>
          <w:ilvl w:val="0"/>
          <w:numId w:val="5"/>
        </w:numPr>
        <w:jc w:val="both"/>
        <w:rPr>
          <w:del w:id="117" w:author="pelo" w:date="2013-12-11T22:04:00Z"/>
          <w:b/>
          <w:sz w:val="20"/>
          <w:szCs w:val="20"/>
        </w:rPr>
      </w:pPr>
      <w:del w:id="118"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FormaPago es único e identifica a la forma de pago en el sistema.</w:delText>
        </w:r>
      </w:del>
    </w:p>
    <w:p w:rsidR="004415C3" w:rsidRPr="00552119" w:rsidDel="00661837" w:rsidRDefault="004415C3" w:rsidP="00C77B36">
      <w:pPr>
        <w:pStyle w:val="Prrafodelista"/>
        <w:numPr>
          <w:ilvl w:val="0"/>
          <w:numId w:val="5"/>
        </w:numPr>
        <w:jc w:val="both"/>
        <w:rPr>
          <w:del w:id="119" w:author="pelo" w:date="2013-12-11T22:04:00Z"/>
          <w:b/>
          <w:sz w:val="20"/>
          <w:szCs w:val="20"/>
        </w:rPr>
      </w:pPr>
      <w:del w:id="120" w:author="pelo" w:date="2013-12-11T22:04:00Z">
        <w:r w:rsidRPr="00552119" w:rsidDel="00661837">
          <w:rPr>
            <w:sz w:val="20"/>
            <w:szCs w:val="20"/>
          </w:rPr>
          <w:delText xml:space="preserve">El atributo </w:delText>
        </w:r>
        <w:r w:rsidRPr="00552119" w:rsidDel="00661837">
          <w:rPr>
            <w:b/>
            <w:sz w:val="20"/>
            <w:szCs w:val="20"/>
          </w:rPr>
          <w:delText>nombre</w:delText>
        </w:r>
        <w:r w:rsidRPr="00552119" w:rsidDel="00661837">
          <w:rPr>
            <w:sz w:val="20"/>
            <w:szCs w:val="20"/>
          </w:rPr>
          <w:delText xml:space="preserve"> en el concepto FormaPago es único e identifica a la forma de pago en el sistema.</w:delText>
        </w:r>
      </w:del>
    </w:p>
    <w:p w:rsidR="004415C3" w:rsidRPr="00552119" w:rsidDel="00661837" w:rsidRDefault="004415C3" w:rsidP="00C77B36">
      <w:pPr>
        <w:pStyle w:val="Prrafodelista"/>
        <w:numPr>
          <w:ilvl w:val="0"/>
          <w:numId w:val="5"/>
        </w:numPr>
        <w:jc w:val="both"/>
        <w:rPr>
          <w:del w:id="121" w:author="pelo" w:date="2013-12-11T22:04:00Z"/>
          <w:b/>
          <w:sz w:val="20"/>
          <w:szCs w:val="20"/>
        </w:rPr>
      </w:pPr>
      <w:del w:id="122"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EstadoVersionContendido es único e identifica al estado de una versión de contenido en el sistema.</w:delText>
        </w:r>
      </w:del>
    </w:p>
    <w:p w:rsidR="004415C3" w:rsidRPr="00552119" w:rsidDel="00661837" w:rsidRDefault="004415C3" w:rsidP="00C77B36">
      <w:pPr>
        <w:pStyle w:val="Prrafodelista"/>
        <w:numPr>
          <w:ilvl w:val="0"/>
          <w:numId w:val="5"/>
        </w:numPr>
        <w:jc w:val="both"/>
        <w:rPr>
          <w:del w:id="123" w:author="pelo" w:date="2013-12-11T22:04:00Z"/>
          <w:b/>
          <w:sz w:val="20"/>
          <w:szCs w:val="20"/>
        </w:rPr>
      </w:pPr>
      <w:del w:id="124" w:author="pelo" w:date="2013-12-11T22:04:00Z">
        <w:r w:rsidRPr="00552119" w:rsidDel="00661837">
          <w:rPr>
            <w:sz w:val="20"/>
            <w:szCs w:val="20"/>
          </w:rPr>
          <w:delText xml:space="preserve">El atributo </w:delText>
        </w:r>
        <w:r w:rsidRPr="00552119" w:rsidDel="00661837">
          <w:rPr>
            <w:b/>
            <w:sz w:val="20"/>
            <w:szCs w:val="20"/>
          </w:rPr>
          <w:delText>id</w:delText>
        </w:r>
        <w:r w:rsidRPr="00552119" w:rsidDel="00661837">
          <w:rPr>
            <w:sz w:val="20"/>
            <w:szCs w:val="20"/>
          </w:rPr>
          <w:delText xml:space="preserve"> en el concepto CategoriaContenido es único e identifica a la categoría de contenidos en el sistema.</w:delText>
        </w:r>
      </w:del>
    </w:p>
    <w:p w:rsidR="004415C3" w:rsidRPr="00552119" w:rsidDel="00661837" w:rsidRDefault="004415C3" w:rsidP="00C77B36">
      <w:pPr>
        <w:pStyle w:val="Prrafodelista"/>
        <w:numPr>
          <w:ilvl w:val="0"/>
          <w:numId w:val="5"/>
        </w:numPr>
        <w:jc w:val="both"/>
        <w:rPr>
          <w:del w:id="125" w:author="pelo" w:date="2013-12-11T22:04:00Z"/>
          <w:b/>
          <w:sz w:val="20"/>
          <w:szCs w:val="20"/>
        </w:rPr>
      </w:pPr>
      <w:del w:id="126" w:author="pelo" w:date="2013-12-11T22:04:00Z">
        <w:r w:rsidRPr="00552119" w:rsidDel="00661837">
          <w:rPr>
            <w:sz w:val="20"/>
            <w:szCs w:val="20"/>
          </w:rPr>
          <w:delText xml:space="preserve">El atributo </w:delText>
        </w:r>
        <w:r w:rsidRPr="00552119" w:rsidDel="00661837">
          <w:rPr>
            <w:b/>
            <w:sz w:val="20"/>
            <w:szCs w:val="20"/>
          </w:rPr>
          <w:delText>nombre</w:delText>
        </w:r>
        <w:r w:rsidRPr="00552119" w:rsidDel="00661837">
          <w:rPr>
            <w:sz w:val="20"/>
            <w:szCs w:val="20"/>
          </w:rPr>
          <w:delText xml:space="preserve"> en el concepto CategoriaContenido es único e identifica a la categoría de contenidos en el sistema.</w:delText>
        </w:r>
      </w:del>
    </w:p>
    <w:p w:rsidR="004415C3" w:rsidRPr="00552119" w:rsidDel="00661837" w:rsidRDefault="004415C3" w:rsidP="00C77B36">
      <w:pPr>
        <w:pStyle w:val="Prrafodelista"/>
        <w:numPr>
          <w:ilvl w:val="0"/>
          <w:numId w:val="5"/>
        </w:numPr>
        <w:jc w:val="both"/>
        <w:rPr>
          <w:del w:id="127" w:author="pelo" w:date="2013-12-11T22:04:00Z"/>
          <w:b/>
          <w:sz w:val="20"/>
          <w:szCs w:val="20"/>
        </w:rPr>
      </w:pPr>
      <w:del w:id="128" w:author="pelo" w:date="2013-12-11T22:04:00Z">
        <w:r w:rsidRPr="00552119" w:rsidDel="00661837">
          <w:rPr>
            <w:b/>
            <w:sz w:val="20"/>
            <w:szCs w:val="20"/>
          </w:rPr>
          <w:delText xml:space="preserve">Id </w:delText>
        </w:r>
        <w:r w:rsidRPr="00552119" w:rsidDel="00661837">
          <w:rPr>
            <w:sz w:val="20"/>
            <w:szCs w:val="20"/>
          </w:rPr>
          <w:delText>en el concepto SubCategoriaContenido es único e identifica a la sub categoría de contenidos en el sistema.</w:delText>
        </w:r>
      </w:del>
    </w:p>
    <w:p w:rsidR="004415C3" w:rsidRPr="00552119" w:rsidDel="00661837" w:rsidRDefault="004415C3" w:rsidP="00C77B36">
      <w:pPr>
        <w:pStyle w:val="Prrafodelista"/>
        <w:numPr>
          <w:ilvl w:val="0"/>
          <w:numId w:val="5"/>
        </w:numPr>
        <w:jc w:val="both"/>
        <w:rPr>
          <w:del w:id="129" w:author="pelo" w:date="2013-12-11T22:04:00Z"/>
          <w:b/>
          <w:sz w:val="20"/>
          <w:szCs w:val="20"/>
        </w:rPr>
      </w:pPr>
      <w:del w:id="130" w:author="pelo" w:date="2013-12-11T22:04:00Z">
        <w:r w:rsidRPr="00552119" w:rsidDel="00661837">
          <w:rPr>
            <w:b/>
            <w:sz w:val="20"/>
            <w:szCs w:val="20"/>
          </w:rPr>
          <w:delText xml:space="preserve">nombre </w:delText>
        </w:r>
        <w:r w:rsidRPr="00552119" w:rsidDel="00661837">
          <w:rPr>
            <w:sz w:val="20"/>
            <w:szCs w:val="20"/>
          </w:rPr>
          <w:delText>en el concepto SubCategoriaContenido es único e identifica a la sub categoría de contenidos en el sistema.</w:delText>
        </w:r>
      </w:del>
    </w:p>
    <w:p w:rsidR="004415C3" w:rsidRPr="00552119" w:rsidDel="00661837" w:rsidRDefault="004415C3" w:rsidP="00C77B36">
      <w:pPr>
        <w:pStyle w:val="Prrafodelista"/>
        <w:numPr>
          <w:ilvl w:val="0"/>
          <w:numId w:val="5"/>
        </w:numPr>
        <w:jc w:val="both"/>
        <w:rPr>
          <w:del w:id="131" w:author="pelo" w:date="2013-12-11T22:04:00Z"/>
          <w:b/>
          <w:sz w:val="20"/>
          <w:szCs w:val="20"/>
        </w:rPr>
      </w:pPr>
      <w:del w:id="132" w:author="pelo" w:date="2013-12-11T22:04:00Z">
        <w:r w:rsidRPr="00552119" w:rsidDel="00661837">
          <w:rPr>
            <w:b/>
            <w:sz w:val="20"/>
            <w:szCs w:val="20"/>
          </w:rPr>
          <w:delText xml:space="preserve">Id </w:delText>
        </w:r>
        <w:r w:rsidRPr="00552119" w:rsidDel="00661837">
          <w:rPr>
            <w:sz w:val="20"/>
            <w:szCs w:val="20"/>
          </w:rPr>
          <w:delText>en el concepto Promocion es único e identifica a la promoción de contenidos en el sistema.</w:delText>
        </w:r>
      </w:del>
    </w:p>
    <w:p w:rsidR="004415C3" w:rsidRPr="00EA4680" w:rsidDel="00661837" w:rsidRDefault="004415C3" w:rsidP="00C77B36">
      <w:pPr>
        <w:pStyle w:val="Ttulo5"/>
        <w:jc w:val="both"/>
        <w:rPr>
          <w:del w:id="133" w:author="pelo" w:date="2013-12-11T22:04:00Z"/>
        </w:rPr>
      </w:pPr>
      <w:bookmarkStart w:id="134" w:name="_Toc373786368"/>
      <w:del w:id="135" w:author="pelo" w:date="2013-12-11T22:04:00Z">
        <w:r w:rsidRPr="00EA4680" w:rsidDel="00661837">
          <w:delText>Restricciones de negocio</w:delText>
        </w:r>
        <w:bookmarkEnd w:id="134"/>
      </w:del>
    </w:p>
    <w:p w:rsidR="004415C3" w:rsidRPr="00552119" w:rsidDel="00661837" w:rsidRDefault="004415C3" w:rsidP="00C77B36">
      <w:pPr>
        <w:pStyle w:val="Prrafodelista"/>
        <w:numPr>
          <w:ilvl w:val="0"/>
          <w:numId w:val="5"/>
        </w:numPr>
        <w:jc w:val="both"/>
        <w:rPr>
          <w:del w:id="136" w:author="pelo" w:date="2013-12-11T22:04:00Z"/>
          <w:b/>
          <w:sz w:val="20"/>
          <w:szCs w:val="20"/>
        </w:rPr>
      </w:pPr>
      <w:del w:id="137" w:author="pelo" w:date="2013-12-11T22:04:00Z">
        <w:r w:rsidRPr="00552119" w:rsidDel="00661837">
          <w:rPr>
            <w:sz w:val="20"/>
            <w:szCs w:val="20"/>
          </w:rPr>
          <w:delText>La contraseña del usuario debe contener al menos 8 caracteres, al menos un dígito, una letra mayúscula y un carácter raro.</w:delText>
        </w:r>
      </w:del>
    </w:p>
    <w:p w:rsidR="004415C3" w:rsidRPr="00552119" w:rsidDel="00661837" w:rsidRDefault="004415C3" w:rsidP="00C77B36">
      <w:pPr>
        <w:pStyle w:val="Prrafodelista"/>
        <w:numPr>
          <w:ilvl w:val="0"/>
          <w:numId w:val="5"/>
        </w:numPr>
        <w:jc w:val="both"/>
        <w:rPr>
          <w:del w:id="138" w:author="pelo" w:date="2013-12-11T22:04:00Z"/>
          <w:b/>
          <w:sz w:val="20"/>
          <w:szCs w:val="20"/>
        </w:rPr>
      </w:pPr>
      <w:del w:id="139" w:author="pelo" w:date="2013-12-11T22:04:00Z">
        <w:r w:rsidRPr="00552119" w:rsidDel="00661837">
          <w:rPr>
            <w:sz w:val="20"/>
            <w:szCs w:val="20"/>
          </w:rPr>
          <w:delText>El codigoQr del usuario proveedor se genera a partir del sitio web del mismo</w:delText>
        </w:r>
      </w:del>
    </w:p>
    <w:p w:rsidR="004415C3" w:rsidRPr="00552119" w:rsidDel="00661837" w:rsidRDefault="004415C3" w:rsidP="00C77B36">
      <w:pPr>
        <w:pStyle w:val="Prrafodelista"/>
        <w:numPr>
          <w:ilvl w:val="0"/>
          <w:numId w:val="5"/>
        </w:numPr>
        <w:jc w:val="both"/>
        <w:rPr>
          <w:del w:id="140" w:author="pelo" w:date="2013-12-11T22:04:00Z"/>
          <w:b/>
          <w:sz w:val="20"/>
          <w:szCs w:val="20"/>
        </w:rPr>
      </w:pPr>
      <w:del w:id="141" w:author="pelo" w:date="2013-12-11T22:04:00Z">
        <w:r w:rsidRPr="00552119" w:rsidDel="00661837">
          <w:rPr>
            <w:sz w:val="20"/>
            <w:szCs w:val="20"/>
          </w:rPr>
          <w:delText xml:space="preserve">Los posibles valores del atributo </w:delText>
        </w:r>
        <w:r w:rsidRPr="00552119" w:rsidDel="00661837">
          <w:rPr>
            <w:b/>
            <w:sz w:val="20"/>
            <w:szCs w:val="20"/>
          </w:rPr>
          <w:delText>sexo</w:delText>
        </w:r>
        <w:r w:rsidRPr="00552119" w:rsidDel="00661837">
          <w:rPr>
            <w:sz w:val="20"/>
            <w:szCs w:val="20"/>
          </w:rPr>
          <w:delText xml:space="preserve"> son {“Masculino”, “Femenino”}</w:delText>
        </w:r>
      </w:del>
    </w:p>
    <w:p w:rsidR="004415C3" w:rsidRPr="00552119" w:rsidDel="00661837" w:rsidRDefault="004415C3" w:rsidP="00C77B36">
      <w:pPr>
        <w:pStyle w:val="Prrafodelista"/>
        <w:numPr>
          <w:ilvl w:val="0"/>
          <w:numId w:val="6"/>
        </w:numPr>
        <w:jc w:val="both"/>
        <w:rPr>
          <w:del w:id="142" w:author="pelo" w:date="2013-12-11T22:04:00Z"/>
          <w:b/>
          <w:sz w:val="20"/>
          <w:szCs w:val="20"/>
        </w:rPr>
      </w:pPr>
      <w:del w:id="143" w:author="pelo" w:date="2013-12-11T22:04:00Z">
        <w:r w:rsidRPr="00552119" w:rsidDel="00661837">
          <w:rPr>
            <w:sz w:val="20"/>
            <w:szCs w:val="20"/>
          </w:rPr>
          <w:delText xml:space="preserve">El atributo </w:delText>
        </w:r>
        <w:r w:rsidRPr="00552119" w:rsidDel="00661837">
          <w:rPr>
            <w:b/>
            <w:sz w:val="20"/>
            <w:szCs w:val="20"/>
          </w:rPr>
          <w:delText>calificacionDescarga</w:delText>
        </w:r>
        <w:r w:rsidRPr="00552119" w:rsidDel="00661837">
          <w:rPr>
            <w:sz w:val="20"/>
            <w:szCs w:val="20"/>
          </w:rPr>
          <w:delText xml:space="preserve"> debe ser mayor o igual a 0 y  menor o igual a 5.</w:delText>
        </w:r>
      </w:del>
    </w:p>
    <w:p w:rsidR="004415C3" w:rsidRPr="00552119" w:rsidDel="00661837" w:rsidRDefault="004415C3" w:rsidP="00C77B36">
      <w:pPr>
        <w:pStyle w:val="Prrafodelista"/>
        <w:numPr>
          <w:ilvl w:val="0"/>
          <w:numId w:val="5"/>
        </w:numPr>
        <w:jc w:val="both"/>
        <w:rPr>
          <w:del w:id="144" w:author="pelo" w:date="2013-12-11T22:04:00Z"/>
          <w:sz w:val="20"/>
          <w:szCs w:val="20"/>
        </w:rPr>
      </w:pPr>
      <w:del w:id="145" w:author="pelo" w:date="2013-12-11T22:04:00Z">
        <w:r w:rsidRPr="00552119" w:rsidDel="00661837">
          <w:rPr>
            <w:sz w:val="20"/>
            <w:szCs w:val="20"/>
          </w:rPr>
          <w:delText>El usuario podrá evaluar el contenido descargado y/o comprado pasados tres días de efectuada la operación (</w:delText>
        </w:r>
        <w:r w:rsidRPr="00552119" w:rsidDel="00661837">
          <w:rPr>
            <w:b/>
            <w:sz w:val="20"/>
            <w:szCs w:val="20"/>
          </w:rPr>
          <w:delText>fechaValoracion</w:delText>
        </w:r>
        <w:r w:rsidRPr="00552119" w:rsidDel="00661837">
          <w:rPr>
            <w:sz w:val="20"/>
            <w:szCs w:val="20"/>
          </w:rPr>
          <w:delText xml:space="preserve">&gt;= </w:delText>
        </w:r>
        <w:r w:rsidRPr="00552119" w:rsidDel="00661837">
          <w:rPr>
            <w:b/>
            <w:sz w:val="20"/>
            <w:szCs w:val="20"/>
          </w:rPr>
          <w:delText>fechaDescarga</w:delText>
        </w:r>
        <w:r w:rsidRPr="00552119" w:rsidDel="00661837">
          <w:rPr>
            <w:sz w:val="20"/>
            <w:szCs w:val="20"/>
          </w:rPr>
          <w:delText xml:space="preserve"> + 3 días).</w:delText>
        </w:r>
      </w:del>
    </w:p>
    <w:p w:rsidR="004415C3" w:rsidRPr="00552119" w:rsidDel="00661837" w:rsidRDefault="00227416" w:rsidP="00C77B36">
      <w:pPr>
        <w:pStyle w:val="Prrafodelista"/>
        <w:numPr>
          <w:ilvl w:val="0"/>
          <w:numId w:val="5"/>
        </w:numPr>
        <w:jc w:val="both"/>
        <w:rPr>
          <w:del w:id="146" w:author="pelo" w:date="2013-12-11T22:04:00Z"/>
          <w:b/>
          <w:sz w:val="20"/>
          <w:szCs w:val="20"/>
        </w:rPr>
      </w:pPr>
      <w:del w:id="147" w:author="pelo" w:date="2013-12-11T22:04:00Z">
        <w:r w:rsidRPr="00552119" w:rsidDel="00661837">
          <w:rPr>
            <w:b/>
            <w:sz w:val="20"/>
            <w:szCs w:val="20"/>
          </w:rPr>
          <w:delText>calificación</w:delText>
        </w:r>
        <w:r w:rsidR="004415C3" w:rsidRPr="00552119" w:rsidDel="00661837">
          <w:rPr>
            <w:sz w:val="20"/>
            <w:szCs w:val="20"/>
          </w:rPr>
          <w:delText xml:space="preserve"> se calcula como el promedio de las calificaciones otorgadas por los usuarios que descargaron el contenido, sin considerar las descargas no calificadas.</w:delText>
        </w:r>
      </w:del>
    </w:p>
    <w:p w:rsidR="004415C3" w:rsidRPr="00552119" w:rsidDel="00661837" w:rsidRDefault="004415C3" w:rsidP="00C77B36">
      <w:pPr>
        <w:pStyle w:val="Prrafodelista"/>
        <w:numPr>
          <w:ilvl w:val="0"/>
          <w:numId w:val="5"/>
        </w:numPr>
        <w:jc w:val="both"/>
        <w:rPr>
          <w:del w:id="148" w:author="pelo" w:date="2013-12-11T22:04:00Z"/>
          <w:b/>
          <w:sz w:val="20"/>
          <w:szCs w:val="20"/>
        </w:rPr>
      </w:pPr>
      <w:del w:id="149" w:author="pelo" w:date="2013-12-11T22:04:00Z">
        <w:r w:rsidRPr="00552119" w:rsidDel="00661837">
          <w:rPr>
            <w:b/>
            <w:sz w:val="20"/>
            <w:szCs w:val="20"/>
          </w:rPr>
          <w:delText>versionContenido</w:delText>
        </w:r>
        <w:r w:rsidRPr="00552119" w:rsidDel="00661837">
          <w:rPr>
            <w:sz w:val="20"/>
            <w:szCs w:val="20"/>
          </w:rPr>
          <w:delText xml:space="preserve"> del concepto Contenido coincide con el atributo </w:delText>
        </w:r>
        <w:r w:rsidRPr="00552119" w:rsidDel="00661837">
          <w:rPr>
            <w:b/>
            <w:sz w:val="20"/>
            <w:szCs w:val="20"/>
          </w:rPr>
          <w:delText>id</w:delText>
        </w:r>
        <w:r w:rsidRPr="00552119" w:rsidDel="00661837">
          <w:rPr>
            <w:sz w:val="20"/>
            <w:szCs w:val="20"/>
          </w:rPr>
          <w:delText xml:space="preserve"> para la Versión aprobada para dicho contenido.</w:delText>
        </w:r>
      </w:del>
    </w:p>
    <w:p w:rsidR="004415C3" w:rsidRPr="00552119" w:rsidDel="00661837" w:rsidRDefault="004415C3" w:rsidP="00C77B36">
      <w:pPr>
        <w:pStyle w:val="Prrafodelista"/>
        <w:numPr>
          <w:ilvl w:val="0"/>
          <w:numId w:val="5"/>
        </w:numPr>
        <w:jc w:val="both"/>
        <w:rPr>
          <w:del w:id="150" w:author="pelo" w:date="2013-12-11T22:04:00Z"/>
          <w:b/>
          <w:sz w:val="20"/>
          <w:szCs w:val="20"/>
        </w:rPr>
      </w:pPr>
      <w:del w:id="151" w:author="pelo" w:date="2013-12-11T22:04:00Z">
        <w:r w:rsidRPr="00552119" w:rsidDel="00661837">
          <w:rPr>
            <w:b/>
            <w:sz w:val="20"/>
            <w:szCs w:val="20"/>
          </w:rPr>
          <w:delText>precio</w:delText>
        </w:r>
        <w:r w:rsidRPr="00552119" w:rsidDel="00661837">
          <w:rPr>
            <w:sz w:val="20"/>
            <w:szCs w:val="20"/>
          </w:rPr>
          <w:delText xml:space="preserve"> es un entero mayor o igual a 0.</w:delText>
        </w:r>
      </w:del>
    </w:p>
    <w:p w:rsidR="004415C3" w:rsidRPr="00552119" w:rsidDel="00661837" w:rsidRDefault="004415C3" w:rsidP="00C77B36">
      <w:pPr>
        <w:pStyle w:val="Prrafodelista"/>
        <w:numPr>
          <w:ilvl w:val="0"/>
          <w:numId w:val="5"/>
        </w:numPr>
        <w:jc w:val="both"/>
        <w:rPr>
          <w:del w:id="152" w:author="pelo" w:date="2013-12-11T22:04:00Z"/>
          <w:b/>
          <w:sz w:val="20"/>
          <w:szCs w:val="20"/>
        </w:rPr>
      </w:pPr>
      <w:del w:id="153" w:author="pelo" w:date="2013-12-11T22:04:00Z">
        <w:r w:rsidRPr="00552119" w:rsidDel="00661837">
          <w:rPr>
            <w:sz w:val="20"/>
            <w:szCs w:val="20"/>
          </w:rPr>
          <w:delText xml:space="preserve">El atributo </w:delText>
        </w:r>
        <w:r w:rsidRPr="00552119" w:rsidDel="00661837">
          <w:rPr>
            <w:b/>
            <w:sz w:val="20"/>
            <w:szCs w:val="20"/>
          </w:rPr>
          <w:delText>cantidadDescargas</w:delText>
        </w:r>
        <w:r w:rsidRPr="00552119" w:rsidDel="00661837">
          <w:rPr>
            <w:sz w:val="20"/>
            <w:szCs w:val="20"/>
          </w:rPr>
          <w:delText xml:space="preserve"> se calcula como la suma de las descargas (</w:delText>
        </w:r>
        <w:r w:rsidRPr="00552119" w:rsidDel="00661837">
          <w:rPr>
            <w:b/>
            <w:sz w:val="20"/>
            <w:szCs w:val="20"/>
          </w:rPr>
          <w:delText>UsuarioDescargaContenido</w:delText>
        </w:r>
        <w:r w:rsidRPr="00552119" w:rsidDel="00661837">
          <w:rPr>
            <w:sz w:val="20"/>
            <w:szCs w:val="20"/>
          </w:rPr>
          <w:delText>) de dicho contenido.</w:delText>
        </w:r>
      </w:del>
    </w:p>
    <w:p w:rsidR="004415C3" w:rsidRPr="00552119" w:rsidDel="00661837" w:rsidRDefault="004415C3" w:rsidP="00C77B36">
      <w:pPr>
        <w:pStyle w:val="Prrafodelista"/>
        <w:numPr>
          <w:ilvl w:val="0"/>
          <w:numId w:val="5"/>
        </w:numPr>
        <w:jc w:val="both"/>
        <w:rPr>
          <w:del w:id="154" w:author="pelo" w:date="2013-12-11T22:04:00Z"/>
          <w:b/>
          <w:sz w:val="20"/>
          <w:szCs w:val="20"/>
        </w:rPr>
      </w:pPr>
      <w:del w:id="155" w:author="pelo" w:date="2013-12-11T22:04:00Z">
        <w:r w:rsidRPr="00552119" w:rsidDel="00661837">
          <w:rPr>
            <w:b/>
            <w:sz w:val="20"/>
            <w:szCs w:val="20"/>
          </w:rPr>
          <w:delText>archivo</w:delText>
        </w:r>
        <w:r w:rsidRPr="00552119" w:rsidDel="00661837">
          <w:rPr>
            <w:sz w:val="20"/>
            <w:szCs w:val="20"/>
          </w:rPr>
          <w:delText xml:space="preserve"> coincide con el atributo </w:delText>
        </w:r>
        <w:r w:rsidRPr="00552119" w:rsidDel="00661837">
          <w:rPr>
            <w:b/>
            <w:sz w:val="20"/>
            <w:szCs w:val="20"/>
          </w:rPr>
          <w:delText>archivo</w:delText>
        </w:r>
        <w:r w:rsidRPr="00552119" w:rsidDel="00661837">
          <w:rPr>
            <w:sz w:val="20"/>
            <w:szCs w:val="20"/>
          </w:rPr>
          <w:delText xml:space="preserve"> para la Versión aprobada para dicho contenido.</w:delText>
        </w:r>
      </w:del>
    </w:p>
    <w:p w:rsidR="004415C3" w:rsidRPr="00552119" w:rsidDel="00661837" w:rsidRDefault="004415C3" w:rsidP="00C77B36">
      <w:pPr>
        <w:pStyle w:val="Prrafodelista"/>
        <w:numPr>
          <w:ilvl w:val="0"/>
          <w:numId w:val="5"/>
        </w:numPr>
        <w:jc w:val="both"/>
        <w:rPr>
          <w:del w:id="156" w:author="pelo" w:date="2013-12-11T22:04:00Z"/>
          <w:b/>
          <w:sz w:val="20"/>
          <w:szCs w:val="20"/>
        </w:rPr>
      </w:pPr>
      <w:del w:id="157" w:author="pelo" w:date="2013-12-11T22:04:00Z">
        <w:r w:rsidRPr="00552119" w:rsidDel="00661837">
          <w:rPr>
            <w:sz w:val="20"/>
            <w:szCs w:val="20"/>
          </w:rPr>
          <w:delText xml:space="preserve">El atributo </w:delText>
        </w:r>
        <w:r w:rsidRPr="00552119" w:rsidDel="00661837">
          <w:rPr>
            <w:b/>
            <w:sz w:val="20"/>
            <w:szCs w:val="20"/>
          </w:rPr>
          <w:delText>esTrial</w:delText>
        </w:r>
        <w:r w:rsidRPr="00552119" w:rsidDel="00661837">
          <w:rPr>
            <w:sz w:val="20"/>
            <w:szCs w:val="20"/>
          </w:rPr>
          <w:delText xml:space="preserve"> del tipo de Contenido </w:delText>
        </w:r>
        <w:r w:rsidRPr="00552119" w:rsidDel="00661837">
          <w:rPr>
            <w:b/>
            <w:sz w:val="20"/>
            <w:szCs w:val="20"/>
          </w:rPr>
          <w:delText xml:space="preserve">Software </w:delText>
        </w:r>
        <w:r w:rsidRPr="00552119" w:rsidDel="00661837">
          <w:rPr>
            <w:sz w:val="20"/>
            <w:szCs w:val="20"/>
          </w:rPr>
          <w:delText>tiene como dominio {True, False}.</w:delText>
        </w:r>
      </w:del>
    </w:p>
    <w:p w:rsidR="004415C3" w:rsidRPr="00552119" w:rsidDel="00661837" w:rsidRDefault="004415C3" w:rsidP="00C77B36">
      <w:pPr>
        <w:pStyle w:val="Prrafodelista"/>
        <w:numPr>
          <w:ilvl w:val="0"/>
          <w:numId w:val="5"/>
        </w:numPr>
        <w:jc w:val="both"/>
        <w:rPr>
          <w:del w:id="158" w:author="pelo" w:date="2013-12-11T22:04:00Z"/>
          <w:b/>
          <w:sz w:val="20"/>
          <w:szCs w:val="20"/>
        </w:rPr>
      </w:pPr>
      <w:del w:id="159" w:author="pelo" w:date="2013-12-11T22:04:00Z">
        <w:r w:rsidRPr="00552119" w:rsidDel="00661837">
          <w:rPr>
            <w:sz w:val="20"/>
            <w:szCs w:val="20"/>
          </w:rPr>
          <w:delText xml:space="preserve">El atributo </w:delText>
        </w:r>
        <w:r w:rsidRPr="00552119" w:rsidDel="00661837">
          <w:rPr>
            <w:b/>
            <w:sz w:val="20"/>
            <w:szCs w:val="20"/>
          </w:rPr>
          <w:delText>calidadVideo</w:delText>
        </w:r>
        <w:r w:rsidRPr="00552119" w:rsidDel="00661837">
          <w:rPr>
            <w:sz w:val="20"/>
            <w:szCs w:val="20"/>
          </w:rPr>
          <w:delText xml:space="preserve">del tipo de Contenido </w:delText>
        </w:r>
        <w:r w:rsidRPr="00552119" w:rsidDel="00661837">
          <w:rPr>
            <w:b/>
            <w:sz w:val="20"/>
            <w:szCs w:val="20"/>
          </w:rPr>
          <w:delText>Video</w:delText>
        </w:r>
        <w:r w:rsidRPr="00552119" w:rsidDel="00661837">
          <w:rPr>
            <w:sz w:val="20"/>
            <w:szCs w:val="20"/>
          </w:rPr>
          <w:delText xml:space="preserve"> tiene como dominio {“HD”,”Alta”,”Media”,”Baja”}.</w:delText>
        </w:r>
      </w:del>
    </w:p>
    <w:p w:rsidR="004415C3" w:rsidRPr="00552119" w:rsidDel="00661837" w:rsidRDefault="004415C3" w:rsidP="00C77B36">
      <w:pPr>
        <w:pStyle w:val="Prrafodelista"/>
        <w:numPr>
          <w:ilvl w:val="0"/>
          <w:numId w:val="5"/>
        </w:numPr>
        <w:jc w:val="both"/>
        <w:rPr>
          <w:del w:id="160" w:author="pelo" w:date="2013-12-11T22:04:00Z"/>
          <w:b/>
          <w:sz w:val="20"/>
          <w:szCs w:val="20"/>
        </w:rPr>
      </w:pPr>
      <w:del w:id="161" w:author="pelo" w:date="2013-12-11T22:04:00Z">
        <w:r w:rsidRPr="00552119" w:rsidDel="00661837">
          <w:rPr>
            <w:sz w:val="20"/>
            <w:szCs w:val="20"/>
          </w:rPr>
          <w:delText xml:space="preserve">El atributo </w:delText>
        </w:r>
        <w:r w:rsidRPr="00552119" w:rsidDel="00661837">
          <w:rPr>
            <w:b/>
            <w:sz w:val="20"/>
            <w:szCs w:val="20"/>
          </w:rPr>
          <w:delText>cantidadPaginasLibro</w:delText>
        </w:r>
        <w:r w:rsidRPr="00552119" w:rsidDel="00661837">
          <w:rPr>
            <w:sz w:val="20"/>
            <w:szCs w:val="20"/>
          </w:rPr>
          <w:delText xml:space="preserve"> del tipo de Contenido </w:delText>
        </w:r>
        <w:r w:rsidR="00227416" w:rsidRPr="00552119" w:rsidDel="00661837">
          <w:rPr>
            <w:sz w:val="20"/>
            <w:szCs w:val="20"/>
          </w:rPr>
          <w:delText>Libro es</w:delText>
        </w:r>
        <w:r w:rsidRPr="00552119" w:rsidDel="00661837">
          <w:rPr>
            <w:sz w:val="20"/>
            <w:szCs w:val="20"/>
          </w:rPr>
          <w:delText xml:space="preserve"> un entero mayor a 0.</w:delText>
        </w:r>
      </w:del>
    </w:p>
    <w:p w:rsidR="004415C3" w:rsidRPr="00552119" w:rsidDel="00661837" w:rsidRDefault="004415C3" w:rsidP="00C77B36">
      <w:pPr>
        <w:pStyle w:val="Prrafodelista"/>
        <w:numPr>
          <w:ilvl w:val="0"/>
          <w:numId w:val="5"/>
        </w:numPr>
        <w:jc w:val="both"/>
        <w:rPr>
          <w:del w:id="162" w:author="pelo" w:date="2013-12-11T22:04:00Z"/>
          <w:b/>
          <w:sz w:val="20"/>
          <w:szCs w:val="20"/>
        </w:rPr>
      </w:pPr>
      <w:del w:id="163" w:author="pelo" w:date="2013-12-11T22:04:00Z">
        <w:r w:rsidRPr="00552119" w:rsidDel="00661837">
          <w:rPr>
            <w:sz w:val="20"/>
            <w:szCs w:val="20"/>
          </w:rPr>
          <w:delText xml:space="preserve">Los atributos </w:delText>
        </w:r>
        <w:r w:rsidRPr="00552119" w:rsidDel="00661837">
          <w:rPr>
            <w:b/>
            <w:sz w:val="20"/>
            <w:szCs w:val="20"/>
          </w:rPr>
          <w:delText>duracionVideo</w:delText>
        </w:r>
        <w:r w:rsidRPr="00552119" w:rsidDel="00661837">
          <w:rPr>
            <w:sz w:val="20"/>
            <w:szCs w:val="20"/>
          </w:rPr>
          <w:delText xml:space="preserve"> y </w:delText>
        </w:r>
        <w:r w:rsidRPr="00552119" w:rsidDel="00661837">
          <w:rPr>
            <w:b/>
            <w:sz w:val="20"/>
            <w:szCs w:val="20"/>
          </w:rPr>
          <w:delText>duracionTema</w:delText>
        </w:r>
        <w:r w:rsidRPr="00552119" w:rsidDel="00661837">
          <w:rPr>
            <w:sz w:val="20"/>
            <w:szCs w:val="20"/>
          </w:rPr>
          <w:delText xml:space="preserve"> de los tipos de Contenidos Video y TemaMusical respectivamente son duraciones (hh:mm:ss) mayores a 00:00:00.</w:delText>
        </w:r>
      </w:del>
    </w:p>
    <w:p w:rsidR="004415C3" w:rsidRPr="00552119" w:rsidDel="00661837" w:rsidRDefault="004415C3" w:rsidP="00C77B36">
      <w:pPr>
        <w:pStyle w:val="Prrafodelista"/>
        <w:numPr>
          <w:ilvl w:val="0"/>
          <w:numId w:val="7"/>
        </w:numPr>
        <w:jc w:val="both"/>
        <w:rPr>
          <w:del w:id="164" w:author="pelo" w:date="2013-12-11T22:04:00Z"/>
          <w:b/>
          <w:sz w:val="20"/>
          <w:szCs w:val="20"/>
        </w:rPr>
      </w:pPr>
      <w:del w:id="165" w:author="pelo" w:date="2013-12-11T22:04:00Z">
        <w:r w:rsidRPr="00552119" w:rsidDel="00661837">
          <w:rPr>
            <w:sz w:val="20"/>
            <w:szCs w:val="20"/>
          </w:rPr>
          <w:delText>Solamente puede haber una VersionContenido asociada al  EstadoVersionContenido “Aprobada” para el contenido asociado (Versión vigente del contenido).</w:delText>
        </w:r>
      </w:del>
    </w:p>
    <w:p w:rsidR="004415C3" w:rsidRPr="00552119" w:rsidDel="00661837" w:rsidRDefault="004415C3" w:rsidP="00C77B36">
      <w:pPr>
        <w:pStyle w:val="Prrafodelista"/>
        <w:numPr>
          <w:ilvl w:val="0"/>
          <w:numId w:val="5"/>
        </w:numPr>
        <w:jc w:val="both"/>
        <w:rPr>
          <w:del w:id="166" w:author="pelo" w:date="2013-12-11T22:04:00Z"/>
          <w:b/>
          <w:sz w:val="20"/>
          <w:szCs w:val="20"/>
        </w:rPr>
      </w:pPr>
      <w:del w:id="167" w:author="pelo" w:date="2013-12-11T22:04:00Z">
        <w:r w:rsidRPr="00552119" w:rsidDel="00661837">
          <w:rPr>
            <w:b/>
            <w:sz w:val="20"/>
            <w:szCs w:val="20"/>
          </w:rPr>
          <w:delText>precioSubidaContenido</w:delText>
        </w:r>
        <w:r w:rsidRPr="00552119" w:rsidDel="00661837">
          <w:rPr>
            <w:sz w:val="20"/>
            <w:szCs w:val="20"/>
          </w:rPr>
          <w:delText xml:space="preserve"> (UsuarioSubeContenido) es un entero mayor o igual a 0.</w:delText>
        </w:r>
      </w:del>
    </w:p>
    <w:p w:rsidR="004415C3" w:rsidRPr="00552119" w:rsidDel="00661837" w:rsidRDefault="004415C3" w:rsidP="00C77B36">
      <w:pPr>
        <w:pStyle w:val="Prrafodelista"/>
        <w:numPr>
          <w:ilvl w:val="0"/>
          <w:numId w:val="5"/>
        </w:numPr>
        <w:jc w:val="both"/>
        <w:rPr>
          <w:del w:id="168" w:author="pelo" w:date="2013-12-11T22:04:00Z"/>
          <w:b/>
          <w:sz w:val="20"/>
          <w:szCs w:val="20"/>
        </w:rPr>
      </w:pPr>
      <w:del w:id="169" w:author="pelo" w:date="2013-12-11T22:04:00Z">
        <w:r w:rsidRPr="00552119" w:rsidDel="00661837">
          <w:rPr>
            <w:sz w:val="20"/>
            <w:szCs w:val="20"/>
          </w:rPr>
          <w:delText>La</w:delText>
        </w:r>
        <w:r w:rsidRPr="00552119" w:rsidDel="00661837">
          <w:rPr>
            <w:b/>
            <w:sz w:val="20"/>
            <w:szCs w:val="20"/>
          </w:rPr>
          <w:delText>fechaFin</w:delText>
        </w:r>
        <w:r w:rsidRPr="00552119" w:rsidDel="00661837">
          <w:rPr>
            <w:sz w:val="20"/>
            <w:szCs w:val="20"/>
          </w:rPr>
          <w:delText xml:space="preserve">es mayor que la </w:delText>
        </w:r>
        <w:r w:rsidRPr="00552119" w:rsidDel="00661837">
          <w:rPr>
            <w:b/>
            <w:sz w:val="20"/>
            <w:szCs w:val="20"/>
          </w:rPr>
          <w:delText>fechaInicio</w:delText>
        </w:r>
        <w:r w:rsidRPr="00552119" w:rsidDel="00661837">
          <w:rPr>
            <w:sz w:val="20"/>
            <w:szCs w:val="20"/>
          </w:rPr>
          <w:delText xml:space="preserve"> de la Promoción.</w:delText>
        </w:r>
      </w:del>
    </w:p>
    <w:p w:rsidR="004415C3" w:rsidRPr="00552119" w:rsidDel="00661837" w:rsidRDefault="004415C3" w:rsidP="00C77B36">
      <w:pPr>
        <w:pStyle w:val="Prrafodelista"/>
        <w:numPr>
          <w:ilvl w:val="0"/>
          <w:numId w:val="5"/>
        </w:numPr>
        <w:jc w:val="both"/>
        <w:rPr>
          <w:del w:id="170" w:author="pelo" w:date="2013-12-11T22:04:00Z"/>
          <w:b/>
          <w:sz w:val="20"/>
          <w:szCs w:val="20"/>
        </w:rPr>
      </w:pPr>
      <w:del w:id="171" w:author="pelo" w:date="2013-12-11T22:04:00Z">
        <w:r w:rsidRPr="00552119" w:rsidDel="00661837">
          <w:rPr>
            <w:sz w:val="20"/>
            <w:szCs w:val="20"/>
          </w:rPr>
          <w:delText xml:space="preserve">Toda Promoción está asociada a un Contenido que tiene </w:delText>
        </w:r>
        <w:r w:rsidRPr="00552119" w:rsidDel="00661837">
          <w:rPr>
            <w:b/>
            <w:sz w:val="20"/>
            <w:szCs w:val="20"/>
          </w:rPr>
          <w:delText>precio</w:delText>
        </w:r>
        <w:r w:rsidRPr="00552119" w:rsidDel="00661837">
          <w:rPr>
            <w:sz w:val="20"/>
            <w:szCs w:val="20"/>
          </w:rPr>
          <w:delText xml:space="preserve"> mayor a 0.</w:delText>
        </w:r>
      </w:del>
    </w:p>
    <w:p w:rsidR="004415C3" w:rsidRPr="00552119" w:rsidDel="00661837" w:rsidRDefault="004415C3" w:rsidP="00C77B36">
      <w:pPr>
        <w:pStyle w:val="Prrafodelista"/>
        <w:numPr>
          <w:ilvl w:val="0"/>
          <w:numId w:val="5"/>
        </w:numPr>
        <w:jc w:val="both"/>
        <w:rPr>
          <w:del w:id="172" w:author="pelo" w:date="2013-12-11T22:04:00Z"/>
          <w:rFonts w:asciiTheme="majorHAnsi" w:eastAsiaTheme="majorEastAsia" w:hAnsiTheme="majorHAnsi" w:cstheme="majorBidi"/>
          <w:b/>
          <w:bCs/>
          <w:color w:val="46464A" w:themeColor="text2"/>
          <w:sz w:val="24"/>
        </w:rPr>
      </w:pPr>
      <w:del w:id="173" w:author="pelo" w:date="2013-12-11T22:04:00Z">
        <w:r w:rsidRPr="00552119" w:rsidDel="00661837">
          <w:rPr>
            <w:sz w:val="20"/>
            <w:szCs w:val="20"/>
          </w:rPr>
          <w:delText xml:space="preserve">El atributo </w:delText>
        </w:r>
        <w:r w:rsidRPr="00552119" w:rsidDel="00661837">
          <w:rPr>
            <w:b/>
            <w:sz w:val="20"/>
            <w:szCs w:val="20"/>
          </w:rPr>
          <w:delText>descuento</w:delText>
        </w:r>
        <w:r w:rsidRPr="00552119" w:rsidDel="00661837">
          <w:rPr>
            <w:sz w:val="20"/>
            <w:szCs w:val="20"/>
          </w:rPr>
          <w:delText xml:space="preserve"> es un porcentaje mayor o igual a 1%.</w:delText>
        </w:r>
      </w:del>
    </w:p>
    <w:p w:rsidR="004415C3" w:rsidRPr="00312E08" w:rsidRDefault="004415C3" w:rsidP="00C77B36">
      <w:pPr>
        <w:pStyle w:val="Ttulo4"/>
        <w:jc w:val="both"/>
      </w:pPr>
      <w:bookmarkStart w:id="174" w:name="_Toc374014981"/>
      <w:r w:rsidRPr="00312E08">
        <w:t>Descomposición del problema en casos de uso</w:t>
      </w:r>
      <w:bookmarkEnd w:id="174"/>
    </w:p>
    <w:p w:rsidR="004415C3" w:rsidRPr="00EA4680" w:rsidRDefault="004415C3" w:rsidP="00C77B36">
      <w:pPr>
        <w:pStyle w:val="Ttulo5"/>
        <w:jc w:val="both"/>
        <w:rPr>
          <w:rStyle w:val="nfasissutil"/>
          <w:i w:val="0"/>
          <w:iCs w:val="0"/>
          <w:color w:val="373739" w:themeColor="accent1" w:themeShade="7F"/>
        </w:rPr>
      </w:pPr>
      <w:bookmarkStart w:id="175" w:name="_Toc370160732"/>
      <w:r w:rsidRPr="00EA4680">
        <w:rPr>
          <w:rStyle w:val="nfasissutil"/>
          <w:i w:val="0"/>
          <w:iCs w:val="0"/>
          <w:color w:val="373739" w:themeColor="accent1" w:themeShade="7F"/>
        </w:rPr>
        <w:t>Actores</w:t>
      </w:r>
    </w:p>
    <w:p w:rsidR="004415C3" w:rsidRPr="00552119" w:rsidRDefault="004415C3" w:rsidP="00C77B36">
      <w:pPr>
        <w:pStyle w:val="Sinespaciado"/>
        <w:jc w:val="both"/>
        <w:rPr>
          <w:sz w:val="20"/>
          <w:szCs w:val="20"/>
        </w:rPr>
      </w:pPr>
      <w:r w:rsidRPr="00552119">
        <w:rPr>
          <w:sz w:val="20"/>
          <w:szCs w:val="20"/>
        </w:rPr>
        <w:t>El sistema contara con 4 posibles actores.</w:t>
      </w:r>
      <w:bookmarkStart w:id="176" w:name="_Toc370160726"/>
    </w:p>
    <w:p w:rsidR="004415C3" w:rsidRDefault="004415C3" w:rsidP="00C77B36">
      <w:pPr>
        <w:pStyle w:val="Sinespaciado"/>
        <w:jc w:val="both"/>
      </w:pPr>
      <w:r>
        <w:tab/>
      </w:r>
    </w:p>
    <w:p w:rsidR="004415C3" w:rsidRPr="005938A2" w:rsidRDefault="004415C3" w:rsidP="00C77B36">
      <w:pPr>
        <w:pStyle w:val="Sinespaciado"/>
        <w:jc w:val="both"/>
        <w:rPr>
          <w:rStyle w:val="nfasisintenso"/>
        </w:rPr>
      </w:pPr>
      <w:r>
        <w:tab/>
      </w:r>
      <w:r w:rsidRPr="005938A2">
        <w:rPr>
          <w:rStyle w:val="nfasisintenso"/>
        </w:rPr>
        <w:t>Usuario Cliente.</w:t>
      </w:r>
      <w:bookmarkEnd w:id="176"/>
    </w:p>
    <w:p w:rsidR="004415C3" w:rsidRPr="00552119" w:rsidRDefault="004415C3" w:rsidP="00C77B36">
      <w:pPr>
        <w:pStyle w:val="Sinespaciado"/>
        <w:jc w:val="both"/>
        <w:rPr>
          <w:sz w:val="20"/>
          <w:szCs w:val="20"/>
        </w:rPr>
      </w:pPr>
      <w:r>
        <w:tab/>
      </w:r>
      <w:r>
        <w:tab/>
      </w:r>
      <w:r w:rsidRPr="00552119">
        <w:rPr>
          <w:sz w:val="20"/>
          <w:szCs w:val="20"/>
        </w:rPr>
        <w:t>Es cualquier usuario que se haya registrado en el sistema.</w:t>
      </w:r>
      <w:bookmarkStart w:id="177" w:name="_Toc370160727"/>
    </w:p>
    <w:p w:rsidR="004415C3" w:rsidRPr="005938A2" w:rsidRDefault="004415C3" w:rsidP="00C77B36">
      <w:pPr>
        <w:pStyle w:val="Sinespaciado"/>
        <w:jc w:val="both"/>
        <w:rPr>
          <w:rStyle w:val="nfasisintenso"/>
        </w:rPr>
      </w:pPr>
      <w:r>
        <w:rPr>
          <w:b/>
        </w:rPr>
        <w:tab/>
      </w:r>
      <w:r w:rsidRPr="005938A2">
        <w:rPr>
          <w:rStyle w:val="nfasisintenso"/>
        </w:rPr>
        <w:t>Usuario Proveedor.</w:t>
      </w:r>
      <w:bookmarkEnd w:id="177"/>
    </w:p>
    <w:p w:rsidR="004415C3" w:rsidRPr="00552119" w:rsidRDefault="004415C3" w:rsidP="00C77B36">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178" w:name="_Toc370160728"/>
    </w:p>
    <w:p w:rsidR="004415C3" w:rsidRPr="005938A2" w:rsidRDefault="004415C3" w:rsidP="00C77B36">
      <w:pPr>
        <w:pStyle w:val="Sinespaciado"/>
        <w:jc w:val="both"/>
        <w:rPr>
          <w:rStyle w:val="nfasisintenso"/>
        </w:rPr>
      </w:pPr>
      <w:r>
        <w:rPr>
          <w:b/>
        </w:rPr>
        <w:tab/>
      </w:r>
      <w:r w:rsidRPr="005938A2">
        <w:rPr>
          <w:rStyle w:val="nfasisintenso"/>
        </w:rPr>
        <w:t>Usuario Administrador.</w:t>
      </w:r>
      <w:bookmarkEnd w:id="178"/>
    </w:p>
    <w:p w:rsidR="004415C3" w:rsidRPr="00552119" w:rsidRDefault="004415C3" w:rsidP="00C77B36">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179" w:name="_Toc370160729"/>
    </w:p>
    <w:p w:rsidR="004415C3" w:rsidRPr="005938A2" w:rsidRDefault="004415C3" w:rsidP="00C77B36">
      <w:pPr>
        <w:spacing w:after="0" w:line="240" w:lineRule="auto"/>
        <w:jc w:val="both"/>
        <w:rPr>
          <w:rStyle w:val="nfasisintenso"/>
        </w:rPr>
      </w:pPr>
      <w:r>
        <w:rPr>
          <w:b/>
        </w:rPr>
        <w:tab/>
      </w:r>
      <w:r w:rsidRPr="005938A2">
        <w:rPr>
          <w:rStyle w:val="nfasisintenso"/>
        </w:rPr>
        <w:t>Usuario Anónimo.</w:t>
      </w:r>
      <w:bookmarkEnd w:id="179"/>
    </w:p>
    <w:p w:rsidR="004415C3" w:rsidRPr="00552119" w:rsidRDefault="004415C3" w:rsidP="00C77B36">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C77B36">
      <w:pPr>
        <w:pStyle w:val="Ttulo5"/>
        <w:jc w:val="both"/>
        <w:rPr>
          <w:rStyle w:val="nfasissutil"/>
          <w:i w:val="0"/>
          <w:iCs w:val="0"/>
          <w:color w:val="373739" w:themeColor="accent1" w:themeShade="7F"/>
        </w:rPr>
      </w:pPr>
      <w:r w:rsidRPr="00EA4680">
        <w:rPr>
          <w:rStyle w:val="nfasissutil"/>
          <w:i w:val="0"/>
          <w:iCs w:val="0"/>
          <w:color w:val="373739" w:themeColor="accent1" w:themeShade="7F"/>
        </w:rPr>
        <w:lastRenderedPageBreak/>
        <w:t>Casos de uso</w:t>
      </w:r>
    </w:p>
    <w:p w:rsidR="004415C3" w:rsidRDefault="004415C3" w:rsidP="00C77B36">
      <w:pPr>
        <w:pStyle w:val="Ttulo6"/>
        <w:jc w:val="both"/>
        <w:rPr>
          <w:rStyle w:val="nfasis"/>
          <w:iCs/>
        </w:rPr>
      </w:pPr>
      <w:r w:rsidRPr="00FD7E03">
        <w:rPr>
          <w:rStyle w:val="nfasis"/>
          <w:i/>
          <w:iCs/>
        </w:rPr>
        <w:t>Login</w:t>
      </w:r>
      <w:bookmarkEnd w:id="175"/>
    </w:p>
    <w:p w:rsidR="004415C3" w:rsidRPr="009E481C" w:rsidRDefault="004415C3" w:rsidP="00C77B36">
      <w:pPr>
        <w:jc w:val="both"/>
        <w:rPr>
          <w:sz w:val="20"/>
          <w:szCs w:val="20"/>
        </w:rPr>
      </w:pPr>
      <w:r w:rsidRPr="009E481C">
        <w:rPr>
          <w:sz w:val="20"/>
          <w:szCs w:val="20"/>
        </w:rPr>
        <w:t>El usuario del Marketplace ingresa su nombre de usuario y su contraseña en él como resultado final, este termina logueado en el sistema.</w:t>
      </w:r>
      <w:bookmarkStart w:id="180" w:name="_Toc370160733"/>
    </w:p>
    <w:p w:rsidR="004415C3" w:rsidRPr="00FD7E03" w:rsidRDefault="004415C3" w:rsidP="00C77B36">
      <w:pPr>
        <w:pStyle w:val="Ttulo6"/>
        <w:jc w:val="both"/>
        <w:rPr>
          <w:rStyle w:val="nfasis"/>
          <w:i/>
          <w:iCs/>
        </w:rPr>
      </w:pPr>
      <w:bookmarkStart w:id="181" w:name="_Toc373972371"/>
      <w:bookmarkStart w:id="182" w:name="_Toc374011556"/>
      <w:bookmarkStart w:id="183" w:name="_Toc374012102"/>
      <w:bookmarkStart w:id="184" w:name="_Toc374012240"/>
      <w:bookmarkEnd w:id="181"/>
      <w:bookmarkEnd w:id="182"/>
      <w:bookmarkEnd w:id="183"/>
      <w:bookmarkEnd w:id="184"/>
      <w:r w:rsidRPr="00FD7E03">
        <w:rPr>
          <w:rStyle w:val="nfasis"/>
          <w:i/>
          <w:iCs/>
        </w:rPr>
        <w:t>Salir del sistema</w:t>
      </w:r>
      <w:bookmarkEnd w:id="180"/>
    </w:p>
    <w:p w:rsidR="004415C3" w:rsidRPr="00FD7E03" w:rsidRDefault="004415C3" w:rsidP="00C77B36">
      <w:pPr>
        <w:jc w:val="both"/>
        <w:rPr>
          <w:sz w:val="20"/>
          <w:szCs w:val="20"/>
        </w:rPr>
      </w:pPr>
      <w:r w:rsidRPr="00FD7E03">
        <w:rPr>
          <w:sz w:val="20"/>
          <w:szCs w:val="20"/>
        </w:rPr>
        <w:t>Este caso de uso permite cerrar la sesión iniciada por el usuario.</w:t>
      </w:r>
    </w:p>
    <w:p w:rsidR="004415C3" w:rsidRPr="00FD7E03" w:rsidRDefault="004415C3" w:rsidP="00C77B36">
      <w:pPr>
        <w:pStyle w:val="Ttulo6"/>
        <w:jc w:val="both"/>
        <w:rPr>
          <w:rStyle w:val="nfasis"/>
          <w:i/>
          <w:iCs/>
        </w:rPr>
      </w:pPr>
      <w:bookmarkStart w:id="185" w:name="_Toc370160734"/>
      <w:r w:rsidRPr="00FD7E03">
        <w:rPr>
          <w:rStyle w:val="nfasis"/>
          <w:i/>
          <w:iCs/>
        </w:rPr>
        <w:t>Registro de usuario</w:t>
      </w:r>
      <w:bookmarkEnd w:id="185"/>
    </w:p>
    <w:p w:rsidR="004415C3" w:rsidRPr="00FD7E03" w:rsidRDefault="004415C3" w:rsidP="00C77B36">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Del="00661837" w:rsidRDefault="004415C3" w:rsidP="00C77B36">
      <w:pPr>
        <w:pStyle w:val="Ttulo6"/>
        <w:jc w:val="both"/>
        <w:rPr>
          <w:del w:id="186" w:author="pelo" w:date="2013-12-11T22:23:00Z"/>
        </w:rPr>
      </w:pPr>
      <w:bookmarkStart w:id="187" w:name="_Toc370160735"/>
      <w:del w:id="188" w:author="pelo" w:date="2013-12-11T22:23:00Z">
        <w:r w:rsidRPr="00FD7E03" w:rsidDel="00661837">
          <w:rPr>
            <w:rStyle w:val="nfasis"/>
            <w:i/>
            <w:iCs/>
          </w:rPr>
          <w:delText>Visitarperfil</w:delText>
        </w:r>
        <w:bookmarkEnd w:id="187"/>
      </w:del>
    </w:p>
    <w:p w:rsidR="004415C3" w:rsidRPr="00FD7E03" w:rsidDel="00661837" w:rsidRDefault="004415C3" w:rsidP="00C77B36">
      <w:pPr>
        <w:jc w:val="both"/>
        <w:rPr>
          <w:del w:id="189" w:author="pelo" w:date="2013-12-11T22:23:00Z"/>
          <w:sz w:val="20"/>
          <w:szCs w:val="20"/>
        </w:rPr>
      </w:pPr>
      <w:del w:id="190" w:author="pelo" w:date="2013-12-11T22:23:00Z">
        <w:r w:rsidRPr="00FD7E03" w:rsidDel="00661837">
          <w:rPr>
            <w:sz w:val="20"/>
            <w:szCs w:val="20"/>
          </w:rPr>
          <w:delTex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delText>
        </w:r>
      </w:del>
    </w:p>
    <w:p w:rsidR="004415C3" w:rsidRPr="00FD7E03" w:rsidDel="00661837" w:rsidRDefault="004415C3" w:rsidP="00C77B36">
      <w:pPr>
        <w:pStyle w:val="Ttulo6"/>
        <w:jc w:val="both"/>
        <w:rPr>
          <w:del w:id="191" w:author="pelo" w:date="2013-12-11T22:23:00Z"/>
          <w:szCs w:val="24"/>
        </w:rPr>
      </w:pPr>
      <w:bookmarkStart w:id="192" w:name="_Toc370160736"/>
      <w:del w:id="193" w:author="pelo" w:date="2013-12-11T22:23:00Z">
        <w:r w:rsidRPr="00FD7E03" w:rsidDel="00661837">
          <w:rPr>
            <w:rStyle w:val="nfasis"/>
            <w:i/>
            <w:iCs/>
          </w:rPr>
          <w:delText>Editar perfil</w:delText>
        </w:r>
        <w:bookmarkEnd w:id="192"/>
      </w:del>
    </w:p>
    <w:p w:rsidR="004415C3" w:rsidDel="00661837" w:rsidRDefault="004415C3" w:rsidP="00C77B36">
      <w:pPr>
        <w:jc w:val="both"/>
        <w:rPr>
          <w:del w:id="194" w:author="pelo" w:date="2013-12-11T22:23:00Z"/>
          <w:rFonts w:eastAsiaTheme="majorEastAsia" w:cstheme="majorBidi"/>
          <w:b/>
          <w:bCs/>
          <w:color w:val="000000" w:themeColor="text1"/>
          <w:sz w:val="28"/>
          <w:szCs w:val="26"/>
        </w:rPr>
      </w:pPr>
      <w:del w:id="195" w:author="pelo" w:date="2013-12-11T22:23:00Z">
        <w:r w:rsidRPr="00FD7E03" w:rsidDel="00661837">
          <w:rPr>
            <w:sz w:val="20"/>
            <w:szCs w:val="20"/>
          </w:rPr>
          <w:delText>El sistema permite que un usuario logueado en el sistema pueda modificar sus propios datos.</w:delText>
        </w:r>
      </w:del>
    </w:p>
    <w:p w:rsidR="004415C3" w:rsidRDefault="004415C3" w:rsidP="00C77B36">
      <w:pPr>
        <w:pStyle w:val="Ttulo6"/>
        <w:jc w:val="both"/>
        <w:rPr>
          <w:rStyle w:val="nfasis"/>
          <w:i/>
          <w:iCs/>
        </w:rPr>
      </w:pPr>
      <w:bookmarkStart w:id="196" w:name="_Toc370160737"/>
      <w:r w:rsidRPr="00FD7E03">
        <w:rPr>
          <w:rStyle w:val="nfasis"/>
          <w:i/>
          <w:iCs/>
        </w:rPr>
        <w:t>Buscar contenidos</w:t>
      </w:r>
      <w:bookmarkEnd w:id="196"/>
    </w:p>
    <w:p w:rsidR="004415C3" w:rsidRPr="00FD7E03" w:rsidRDefault="004415C3" w:rsidP="00C77B36">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C77B36">
      <w:pPr>
        <w:jc w:val="both"/>
        <w:rPr>
          <w:sz w:val="20"/>
          <w:szCs w:val="20"/>
        </w:rPr>
      </w:pPr>
      <w:r w:rsidRPr="00FD7E03">
        <w:rPr>
          <w:sz w:val="20"/>
          <w:szCs w:val="20"/>
        </w:rPr>
        <w:t>Entre los criterios se encuentran, “tipo de contenido”, “categoría”, “precio”, “Contiene las palabras...”, entre otros.</w:t>
      </w:r>
    </w:p>
    <w:p w:rsidR="004415C3" w:rsidDel="00661837" w:rsidRDefault="004415C3" w:rsidP="00C77B36">
      <w:pPr>
        <w:pStyle w:val="Ttulo6"/>
        <w:spacing w:before="0"/>
        <w:jc w:val="both"/>
        <w:rPr>
          <w:del w:id="197" w:author="pelo" w:date="2013-12-11T22:21:00Z"/>
          <w:rStyle w:val="nfasis"/>
          <w:i/>
          <w:iCs/>
        </w:rPr>
      </w:pPr>
      <w:bookmarkStart w:id="198" w:name="_Toc370160738"/>
      <w:del w:id="199" w:author="pelo" w:date="2013-12-11T22:21:00Z">
        <w:r w:rsidRPr="00FD7E03" w:rsidDel="00661837">
          <w:rPr>
            <w:rStyle w:val="nfasis"/>
            <w:i/>
            <w:iCs/>
          </w:rPr>
          <w:delText>Ver detalle de contenido</w:delText>
        </w:r>
        <w:bookmarkEnd w:id="198"/>
      </w:del>
    </w:p>
    <w:p w:rsidR="004415C3" w:rsidRPr="00125FC1" w:rsidDel="00661837" w:rsidRDefault="004415C3" w:rsidP="00C77B36">
      <w:pPr>
        <w:pStyle w:val="Prrafodelista"/>
        <w:ind w:left="0"/>
        <w:jc w:val="both"/>
        <w:rPr>
          <w:del w:id="200" w:author="pelo" w:date="2013-12-11T22:21:00Z"/>
          <w:bCs/>
          <w:sz w:val="20"/>
          <w:szCs w:val="20"/>
          <w:lang w:val="es-UY" w:eastAsia="es-AR"/>
        </w:rPr>
      </w:pPr>
      <w:del w:id="201" w:author="pelo" w:date="2013-12-11T22:21:00Z">
        <w:r w:rsidRPr="00125FC1" w:rsidDel="00661837">
          <w:rPr>
            <w:bCs/>
            <w:sz w:val="20"/>
            <w:szCs w:val="20"/>
            <w:lang w:val="es-UY" w:eastAsia="es-AR"/>
          </w:rPr>
          <w:delText>Este caso de uso permite visualizar detalladamente toda la información disponible sobre el contenido seleccionado, comentarios, descripciones, calificación.</w:delText>
        </w:r>
        <w:bookmarkStart w:id="202" w:name="_Toc370160739"/>
      </w:del>
    </w:p>
    <w:p w:rsidR="004415C3" w:rsidRPr="00F56F08" w:rsidDel="00661837" w:rsidRDefault="004415C3" w:rsidP="00C77B36">
      <w:pPr>
        <w:pStyle w:val="Ttulo6"/>
        <w:spacing w:before="0"/>
        <w:jc w:val="both"/>
        <w:rPr>
          <w:del w:id="203" w:author="pelo" w:date="2013-12-11T22:21:00Z"/>
        </w:rPr>
      </w:pPr>
      <w:del w:id="204" w:author="pelo" w:date="2013-12-11T22:21:00Z">
        <w:r w:rsidRPr="00F56F08" w:rsidDel="00661837">
          <w:rPr>
            <w:rStyle w:val="nfasis"/>
            <w:i/>
            <w:iCs/>
          </w:rPr>
          <w:delText>Ver contenidos más populares</w:delText>
        </w:r>
        <w:bookmarkEnd w:id="202"/>
      </w:del>
    </w:p>
    <w:p w:rsidR="004415C3" w:rsidRPr="00FD7E03" w:rsidDel="00661837" w:rsidRDefault="004415C3" w:rsidP="00C77B36">
      <w:pPr>
        <w:jc w:val="both"/>
        <w:rPr>
          <w:del w:id="205" w:author="pelo" w:date="2013-12-11T22:21:00Z"/>
          <w:sz w:val="20"/>
          <w:szCs w:val="20"/>
        </w:rPr>
      </w:pPr>
      <w:del w:id="206" w:author="pelo" w:date="2013-12-11T22:21:00Z">
        <w:r w:rsidRPr="00FD7E03" w:rsidDel="00661837">
          <w:rPr>
            <w:sz w:val="20"/>
            <w:szCs w:val="20"/>
          </w:rPr>
          <w:delText>El sistema presenta una lista de los diez contenidos más descargados y/o mejor calificados.</w:delText>
        </w:r>
      </w:del>
    </w:p>
    <w:p w:rsidR="004415C3" w:rsidRPr="00F56F08" w:rsidDel="00661837" w:rsidRDefault="004415C3" w:rsidP="00C77B36">
      <w:pPr>
        <w:pStyle w:val="Ttulo6"/>
        <w:jc w:val="both"/>
        <w:rPr>
          <w:del w:id="207" w:author="pelo" w:date="2013-12-11T22:23:00Z"/>
          <w:szCs w:val="24"/>
        </w:rPr>
      </w:pPr>
      <w:bookmarkStart w:id="208" w:name="_Toc370160740"/>
      <w:del w:id="209" w:author="pelo" w:date="2013-12-11T22:23:00Z">
        <w:r w:rsidRPr="00F56F08" w:rsidDel="00661837">
          <w:rPr>
            <w:rStyle w:val="nfasis"/>
            <w:i/>
            <w:iCs/>
          </w:rPr>
          <w:delText>Ver contenidos más populares por categoría</w:delText>
        </w:r>
        <w:bookmarkEnd w:id="208"/>
      </w:del>
    </w:p>
    <w:p w:rsidR="004415C3" w:rsidRPr="00F56F08" w:rsidRDefault="004415C3" w:rsidP="00C77B36">
      <w:pPr>
        <w:jc w:val="both"/>
        <w:rPr>
          <w:sz w:val="20"/>
          <w:szCs w:val="20"/>
        </w:rPr>
      </w:pPr>
      <w:del w:id="210" w:author="pelo" w:date="2013-12-11T22:23:00Z">
        <w:r w:rsidRPr="00F56F08" w:rsidDel="00661837">
          <w:rPr>
            <w:sz w:val="20"/>
            <w:szCs w:val="20"/>
          </w:rPr>
          <w:delText>El sistema despliega una lista con los 3 contenidos más populares por categoría.</w:delText>
        </w:r>
      </w:del>
    </w:p>
    <w:p w:rsidR="004415C3" w:rsidRPr="00F56F08" w:rsidDel="00661837" w:rsidRDefault="004415C3" w:rsidP="00C77B36">
      <w:pPr>
        <w:pStyle w:val="Ttulo6"/>
        <w:jc w:val="both"/>
        <w:rPr>
          <w:del w:id="211" w:author="pelo" w:date="2013-12-11T22:21:00Z"/>
        </w:rPr>
      </w:pPr>
      <w:bookmarkStart w:id="212" w:name="_Toc370160741"/>
      <w:del w:id="213" w:author="pelo" w:date="2013-12-11T22:21:00Z">
        <w:r w:rsidRPr="00F56F08" w:rsidDel="00661837">
          <w:rPr>
            <w:rStyle w:val="nfasis"/>
            <w:i/>
            <w:iCs/>
          </w:rPr>
          <w:delText>Ver ranking de contenidos por tipo</w:delText>
        </w:r>
        <w:bookmarkEnd w:id="212"/>
      </w:del>
    </w:p>
    <w:p w:rsidR="004415C3" w:rsidDel="00661837" w:rsidRDefault="004415C3" w:rsidP="00C77B36">
      <w:pPr>
        <w:jc w:val="both"/>
        <w:rPr>
          <w:del w:id="214" w:author="pelo" w:date="2013-12-11T22:21:00Z"/>
          <w:sz w:val="20"/>
          <w:szCs w:val="20"/>
        </w:rPr>
      </w:pPr>
      <w:del w:id="215" w:author="pelo" w:date="2013-12-11T22:21:00Z">
        <w:r w:rsidRPr="00F56F08" w:rsidDel="00661837">
          <w:rPr>
            <w:sz w:val="20"/>
            <w:szCs w:val="20"/>
          </w:rPr>
          <w:delText>El sistema despliega una lista con los 3 contenidos más populares por tipo.</w:delText>
        </w:r>
        <w:bookmarkStart w:id="216" w:name="_Toc370160742"/>
      </w:del>
    </w:p>
    <w:p w:rsidR="004415C3" w:rsidRPr="00F56F08" w:rsidDel="00661837" w:rsidRDefault="004415C3" w:rsidP="00C77B36">
      <w:pPr>
        <w:pStyle w:val="Ttulo6"/>
        <w:jc w:val="both"/>
        <w:rPr>
          <w:del w:id="217" w:author="pelo" w:date="2013-12-11T22:21:00Z"/>
          <w:szCs w:val="24"/>
        </w:rPr>
      </w:pPr>
      <w:del w:id="218" w:author="pelo" w:date="2013-12-11T22:21:00Z">
        <w:r w:rsidRPr="00F56F08" w:rsidDel="00661837">
          <w:rPr>
            <w:rStyle w:val="nfasis"/>
            <w:i/>
            <w:iCs/>
          </w:rPr>
          <w:delText>Ver ranking contenidos pagos</w:delText>
        </w:r>
        <w:bookmarkEnd w:id="216"/>
      </w:del>
    </w:p>
    <w:p w:rsidR="004415C3" w:rsidRPr="00F56F08" w:rsidDel="00661837" w:rsidRDefault="004415C3" w:rsidP="00C77B36">
      <w:pPr>
        <w:jc w:val="both"/>
        <w:rPr>
          <w:del w:id="219" w:author="pelo" w:date="2013-12-11T22:21:00Z"/>
          <w:sz w:val="20"/>
          <w:szCs w:val="20"/>
        </w:rPr>
      </w:pPr>
      <w:del w:id="220" w:author="pelo" w:date="2013-12-11T22:21:00Z">
        <w:r w:rsidRPr="00F56F08" w:rsidDel="00661837">
          <w:rPr>
            <w:sz w:val="20"/>
            <w:szCs w:val="20"/>
          </w:rPr>
          <w:delText>El caso de usa lista los diez contenidos pagos más descargados y mejor puntuados</w:delText>
        </w:r>
        <w:r w:rsidDel="00661837">
          <w:rPr>
            <w:sz w:val="20"/>
            <w:szCs w:val="20"/>
          </w:rPr>
          <w:delText>.</w:delText>
        </w:r>
      </w:del>
    </w:p>
    <w:p w:rsidR="004415C3" w:rsidRPr="00F56F08" w:rsidDel="00661837" w:rsidRDefault="004415C3" w:rsidP="00C77B36">
      <w:pPr>
        <w:pStyle w:val="Ttulo6"/>
        <w:jc w:val="both"/>
        <w:rPr>
          <w:del w:id="221" w:author="pelo" w:date="2013-12-11T22:21:00Z"/>
        </w:rPr>
      </w:pPr>
      <w:bookmarkStart w:id="222" w:name="_Toc370160743"/>
      <w:del w:id="223" w:author="pelo" w:date="2013-12-11T22:21:00Z">
        <w:r w:rsidRPr="00F56F08" w:rsidDel="00661837">
          <w:rPr>
            <w:rStyle w:val="nfasis"/>
            <w:i/>
            <w:iCs/>
          </w:rPr>
          <w:delText>Ver ranking contenidos gratuitos</w:delText>
        </w:r>
        <w:bookmarkEnd w:id="222"/>
      </w:del>
    </w:p>
    <w:p w:rsidR="004415C3" w:rsidRPr="00F56F08" w:rsidDel="00661837" w:rsidRDefault="004415C3" w:rsidP="00C77B36">
      <w:pPr>
        <w:jc w:val="both"/>
        <w:rPr>
          <w:del w:id="224" w:author="pelo" w:date="2013-12-11T22:21:00Z"/>
          <w:sz w:val="20"/>
          <w:szCs w:val="20"/>
        </w:rPr>
      </w:pPr>
      <w:del w:id="225" w:author="pelo" w:date="2013-12-11T22:21:00Z">
        <w:r w:rsidRPr="00F56F08" w:rsidDel="00661837">
          <w:rPr>
            <w:sz w:val="20"/>
            <w:szCs w:val="20"/>
          </w:rPr>
          <w:delText>El caso de usa lista los diez contenidos gratuitos más descargados y mejor puntuados</w:delText>
        </w:r>
        <w:r w:rsidDel="00661837">
          <w:rPr>
            <w:sz w:val="20"/>
            <w:szCs w:val="20"/>
          </w:rPr>
          <w:delText>.</w:delText>
        </w:r>
      </w:del>
    </w:p>
    <w:p w:rsidR="004415C3" w:rsidRPr="00F56F08" w:rsidRDefault="004415C3" w:rsidP="00C77B36">
      <w:pPr>
        <w:pStyle w:val="Ttulo6"/>
        <w:jc w:val="both"/>
      </w:pPr>
      <w:bookmarkStart w:id="226" w:name="_Toc370160744"/>
      <w:r w:rsidRPr="00F56F08">
        <w:rPr>
          <w:rStyle w:val="nfasis"/>
          <w:i/>
          <w:iCs/>
        </w:rPr>
        <w:t>Subir contenido</w:t>
      </w:r>
      <w:bookmarkEnd w:id="226"/>
    </w:p>
    <w:p w:rsidR="004415C3" w:rsidRPr="00F56F08" w:rsidRDefault="004415C3" w:rsidP="00C77B36">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Del="00661837" w:rsidRDefault="004415C3" w:rsidP="00C77B36">
      <w:pPr>
        <w:pStyle w:val="Ttulo6"/>
        <w:jc w:val="both"/>
        <w:rPr>
          <w:del w:id="227" w:author="pelo" w:date="2013-12-11T22:21:00Z"/>
        </w:rPr>
      </w:pPr>
      <w:bookmarkStart w:id="228" w:name="_Toc370160745"/>
      <w:del w:id="229" w:author="pelo" w:date="2013-12-11T22:21:00Z">
        <w:r w:rsidRPr="00125FC1" w:rsidDel="00661837">
          <w:rPr>
            <w:rStyle w:val="nfasis"/>
            <w:i/>
            <w:iCs/>
          </w:rPr>
          <w:delText>Comprar contenido</w:delText>
        </w:r>
        <w:bookmarkEnd w:id="228"/>
      </w:del>
    </w:p>
    <w:p w:rsidR="004415C3" w:rsidDel="00661837" w:rsidRDefault="004415C3" w:rsidP="00C77B36">
      <w:pPr>
        <w:pStyle w:val="Subttulo"/>
        <w:numPr>
          <w:ilvl w:val="0"/>
          <w:numId w:val="0"/>
        </w:numPr>
        <w:jc w:val="both"/>
        <w:rPr>
          <w:del w:id="230" w:author="pelo" w:date="2013-12-11T22:21:00Z"/>
          <w:rStyle w:val="nfasis"/>
        </w:rPr>
      </w:pPr>
      <w:bookmarkStart w:id="231" w:name="_Toc370160746"/>
      <w:del w:id="232" w:author="pelo" w:date="2013-12-11T22:21:00Z">
        <w:r w:rsidRPr="00F56F08" w:rsidDel="00661837">
          <w:rPr>
            <w:rFonts w:asciiTheme="minorHAnsi" w:eastAsiaTheme="minorEastAsia" w:hAnsiTheme="minorHAnsi" w:cstheme="minorBidi"/>
            <w:i w:val="0"/>
            <w:iCs w:val="0"/>
            <w:color w:val="auto"/>
            <w:spacing w:val="0"/>
            <w:sz w:val="20"/>
            <w:szCs w:val="20"/>
          </w:rPr>
          <w:delText>El actor puede comprar a través de la web el contenido deseado</w:delText>
        </w:r>
        <w:r w:rsidRPr="006B7991" w:rsidDel="00661837">
          <w:delText>.</w:delText>
        </w:r>
      </w:del>
    </w:p>
    <w:p w:rsidR="004415C3" w:rsidRPr="00125FC1" w:rsidRDefault="004415C3" w:rsidP="00C77B36">
      <w:pPr>
        <w:pStyle w:val="Ttulo6"/>
        <w:jc w:val="both"/>
      </w:pPr>
      <w:r w:rsidRPr="00125FC1">
        <w:rPr>
          <w:rStyle w:val="nfasis"/>
          <w:i/>
          <w:iCs/>
        </w:rPr>
        <w:t>Descargar contenido</w:t>
      </w:r>
      <w:bookmarkEnd w:id="231"/>
    </w:p>
    <w:p w:rsidR="004415C3" w:rsidRPr="00125FC1" w:rsidRDefault="004415C3" w:rsidP="00C77B36">
      <w:pPr>
        <w:jc w:val="both"/>
        <w:rPr>
          <w:sz w:val="20"/>
          <w:szCs w:val="20"/>
        </w:rPr>
      </w:pPr>
      <w:r w:rsidRPr="00125FC1">
        <w:rPr>
          <w:sz w:val="20"/>
          <w:szCs w:val="20"/>
        </w:rPr>
        <w:t>El caso de uso permite descargar un contenido elegido por el actor.</w:t>
      </w:r>
    </w:p>
    <w:p w:rsidR="00661837" w:rsidRDefault="00661837" w:rsidP="00C77B36">
      <w:pPr>
        <w:jc w:val="both"/>
        <w:rPr>
          <w:ins w:id="233" w:author="pelo" w:date="2013-12-11T22:22:00Z"/>
          <w:rStyle w:val="nfasis"/>
        </w:rPr>
      </w:pPr>
      <w:bookmarkStart w:id="234" w:name="_Toc370160747"/>
    </w:p>
    <w:p w:rsidR="00661837" w:rsidRDefault="00661837" w:rsidP="00C77B36">
      <w:pPr>
        <w:jc w:val="both"/>
        <w:rPr>
          <w:ins w:id="235" w:author="pelo" w:date="2013-12-11T22:22:00Z"/>
          <w:rStyle w:val="nfasis"/>
        </w:rPr>
      </w:pPr>
    </w:p>
    <w:p w:rsidR="004415C3" w:rsidRPr="00125FC1" w:rsidDel="00661837" w:rsidRDefault="00661837" w:rsidP="00C77B36">
      <w:pPr>
        <w:pStyle w:val="Ttulo6"/>
        <w:jc w:val="both"/>
        <w:rPr>
          <w:del w:id="236" w:author="pelo" w:date="2013-12-11T22:22:00Z"/>
        </w:rPr>
      </w:pPr>
      <w:ins w:id="237" w:author="pelo" w:date="2013-12-11T22:22:00Z">
        <w:r>
          <w:rPr>
            <w:rStyle w:val="nfasis"/>
          </w:rPr>
          <w:t xml:space="preserve">Tanto los </w:t>
        </w:r>
      </w:ins>
      <w:del w:id="238" w:author="pelo" w:date="2013-12-11T22:22:00Z">
        <w:r w:rsidR="004415C3" w:rsidRPr="00125FC1" w:rsidDel="00661837">
          <w:rPr>
            <w:rStyle w:val="nfasis"/>
            <w:i/>
            <w:iCs/>
          </w:rPr>
          <w:delText>Puntuar contenido</w:delText>
        </w:r>
        <w:bookmarkEnd w:id="234"/>
      </w:del>
    </w:p>
    <w:p w:rsidR="004415C3" w:rsidRPr="00125FC1" w:rsidDel="00661837" w:rsidRDefault="004415C3" w:rsidP="00C77B36">
      <w:pPr>
        <w:jc w:val="both"/>
        <w:rPr>
          <w:del w:id="239" w:author="pelo" w:date="2013-12-11T22:22:00Z"/>
          <w:sz w:val="20"/>
          <w:szCs w:val="20"/>
        </w:rPr>
      </w:pPr>
      <w:del w:id="240" w:author="pelo" w:date="2013-12-11T22:22:00Z">
        <w:r w:rsidRPr="00125FC1" w:rsidDel="00661837">
          <w:rPr>
            <w:sz w:val="20"/>
            <w:szCs w:val="20"/>
          </w:rPr>
          <w:delText>El actor luego de adquirir un contenido tendrá la posibilidad de Puntuar del 1 al 5 dicho contenido.</w:delText>
        </w:r>
      </w:del>
    </w:p>
    <w:p w:rsidR="004415C3" w:rsidRPr="00125FC1" w:rsidDel="00661837" w:rsidRDefault="004415C3" w:rsidP="00C77B36">
      <w:pPr>
        <w:pStyle w:val="Ttulo6"/>
        <w:jc w:val="both"/>
        <w:rPr>
          <w:del w:id="241" w:author="pelo" w:date="2013-12-11T22:22:00Z"/>
        </w:rPr>
      </w:pPr>
      <w:bookmarkStart w:id="242" w:name="_Toc370160748"/>
      <w:del w:id="243" w:author="pelo" w:date="2013-12-11T22:22:00Z">
        <w:r w:rsidRPr="00125FC1" w:rsidDel="00661837">
          <w:rPr>
            <w:rStyle w:val="nfasis"/>
            <w:i/>
            <w:iCs/>
          </w:rPr>
          <w:delText>Comentar contenido</w:delText>
        </w:r>
        <w:bookmarkEnd w:id="242"/>
      </w:del>
    </w:p>
    <w:p w:rsidR="004415C3" w:rsidRPr="00125FC1" w:rsidDel="00661837" w:rsidRDefault="004415C3" w:rsidP="00C77B36">
      <w:pPr>
        <w:jc w:val="both"/>
        <w:rPr>
          <w:del w:id="244" w:author="pelo" w:date="2013-12-11T22:22:00Z"/>
          <w:sz w:val="20"/>
          <w:szCs w:val="20"/>
        </w:rPr>
      </w:pPr>
      <w:del w:id="245" w:author="pelo" w:date="2013-12-11T22:22:00Z">
        <w:r w:rsidRPr="00125FC1" w:rsidDel="00661837">
          <w:rPr>
            <w:sz w:val="20"/>
            <w:szCs w:val="20"/>
          </w:rPr>
          <w:delText>El actor luego de adquirir un contenido tendrá la posibilidad de dejar su opinión con respecto al contenido adquirido a través de un comentario.</w:delText>
        </w:r>
      </w:del>
    </w:p>
    <w:p w:rsidR="004415C3" w:rsidRPr="00125FC1" w:rsidDel="00661837" w:rsidRDefault="004415C3" w:rsidP="00C77B36">
      <w:pPr>
        <w:pStyle w:val="Ttulo6"/>
        <w:jc w:val="both"/>
        <w:rPr>
          <w:del w:id="246" w:author="pelo" w:date="2013-12-11T22:22:00Z"/>
        </w:rPr>
      </w:pPr>
      <w:bookmarkStart w:id="247" w:name="_Toc370160749"/>
      <w:del w:id="248" w:author="pelo" w:date="2013-12-11T22:22:00Z">
        <w:r w:rsidRPr="00125FC1" w:rsidDel="00661837">
          <w:rPr>
            <w:rStyle w:val="nfasis"/>
            <w:i/>
            <w:iCs/>
          </w:rPr>
          <w:delText>Ver contenidos pendientes de evaluación</w:delText>
        </w:r>
        <w:bookmarkEnd w:id="247"/>
      </w:del>
    </w:p>
    <w:p w:rsidR="004415C3" w:rsidRPr="00125FC1" w:rsidDel="00661837" w:rsidRDefault="004415C3" w:rsidP="00C77B36">
      <w:pPr>
        <w:jc w:val="both"/>
        <w:rPr>
          <w:del w:id="249" w:author="pelo" w:date="2013-12-11T22:22:00Z"/>
          <w:sz w:val="20"/>
          <w:szCs w:val="20"/>
        </w:rPr>
      </w:pPr>
      <w:del w:id="250" w:author="pelo" w:date="2013-12-11T22:22:00Z">
        <w:r w:rsidRPr="00125FC1" w:rsidDel="00661837">
          <w:rPr>
            <w:sz w:val="20"/>
            <w:szCs w:val="20"/>
          </w:rPr>
          <w:delText>El actor obtiene un resumen con todos los contenidos que ha adquirido y no ha otorgado puntaje. En caso de que el usuario no haya adquirido ningún contenido hasta el momento; o no posea contenidos que no haya puntuado se mostrara el mensaje correspondiente.</w:delText>
        </w:r>
      </w:del>
    </w:p>
    <w:p w:rsidR="004415C3" w:rsidDel="00661837" w:rsidRDefault="004415C3" w:rsidP="00C77B36">
      <w:pPr>
        <w:pStyle w:val="Ttulo6"/>
        <w:jc w:val="both"/>
        <w:rPr>
          <w:del w:id="251" w:author="pelo" w:date="2013-12-11T22:22:00Z"/>
          <w:rStyle w:val="nfasis"/>
          <w:i/>
          <w:iCs/>
        </w:rPr>
      </w:pPr>
      <w:bookmarkStart w:id="252" w:name="_Toc370160750"/>
      <w:del w:id="253" w:author="pelo" w:date="2013-12-11T22:22:00Z">
        <w:r w:rsidRPr="00125FC1" w:rsidDel="00661837">
          <w:rPr>
            <w:rStyle w:val="nfasis"/>
            <w:i/>
            <w:iCs/>
          </w:rPr>
          <w:delText>Agregar contenido a favoritos</w:delText>
        </w:r>
        <w:bookmarkEnd w:id="252"/>
      </w:del>
    </w:p>
    <w:p w:rsidR="004415C3" w:rsidRPr="00125FC1" w:rsidDel="00661837" w:rsidRDefault="004415C3" w:rsidP="00C77B36">
      <w:pPr>
        <w:jc w:val="both"/>
        <w:rPr>
          <w:del w:id="254" w:author="pelo" w:date="2013-12-11T22:22:00Z"/>
          <w:sz w:val="20"/>
          <w:szCs w:val="20"/>
        </w:rPr>
      </w:pPr>
      <w:del w:id="255" w:author="pelo" w:date="2013-12-11T22:22:00Z">
        <w:r w:rsidRPr="00125FC1" w:rsidDel="00661837">
          <w:rPr>
            <w:sz w:val="20"/>
            <w:szCs w:val="20"/>
          </w:rPr>
          <w:delText>El actor selecciona el botón “Agregar a Favoritos” que aparece sobre cualquier contenido del sistema y de esa manera lo agrega a la lista de sus contenidos predilectos.</w:delText>
        </w:r>
      </w:del>
    </w:p>
    <w:p w:rsidR="004415C3" w:rsidRPr="00125FC1" w:rsidDel="00661837" w:rsidRDefault="004415C3" w:rsidP="00C77B36">
      <w:pPr>
        <w:pStyle w:val="Ttulo6"/>
        <w:jc w:val="both"/>
        <w:rPr>
          <w:del w:id="256" w:author="pelo" w:date="2013-12-11T22:22:00Z"/>
        </w:rPr>
      </w:pPr>
      <w:bookmarkStart w:id="257" w:name="_Toc370160751"/>
      <w:del w:id="258" w:author="pelo" w:date="2013-12-11T22:22:00Z">
        <w:r w:rsidRPr="00125FC1" w:rsidDel="00661837">
          <w:rPr>
            <w:rStyle w:val="nfasis"/>
            <w:i/>
            <w:iCs/>
          </w:rPr>
          <w:delText>Ver favoritos</w:delText>
        </w:r>
        <w:bookmarkEnd w:id="257"/>
      </w:del>
    </w:p>
    <w:p w:rsidR="004415C3" w:rsidRPr="00125FC1" w:rsidDel="00661837" w:rsidRDefault="004415C3" w:rsidP="00C77B36">
      <w:pPr>
        <w:jc w:val="both"/>
        <w:rPr>
          <w:del w:id="259" w:author="pelo" w:date="2013-12-11T22:22:00Z"/>
          <w:sz w:val="20"/>
          <w:szCs w:val="20"/>
        </w:rPr>
      </w:pPr>
      <w:del w:id="260" w:author="pelo" w:date="2013-12-11T22:22:00Z">
        <w:r w:rsidRPr="00125FC1" w:rsidDel="00661837">
          <w:rPr>
            <w:sz w:val="20"/>
            <w:szCs w:val="20"/>
          </w:rPr>
          <w:delText>El actor obtiene un resumen con todos los contenidos que haya agregado a favoritos con anterioridad. En caso de no haber agregado ningún contenido a favoritos, el sistema mostrara un mensaje avisando que no tiene contenidos favoritos.</w:delText>
        </w:r>
      </w:del>
    </w:p>
    <w:p w:rsidR="004415C3" w:rsidDel="00661837" w:rsidRDefault="004415C3" w:rsidP="00C77B36">
      <w:pPr>
        <w:pStyle w:val="Ttulo6"/>
        <w:spacing w:before="0"/>
        <w:jc w:val="both"/>
        <w:rPr>
          <w:del w:id="261" w:author="pelo" w:date="2013-12-11T22:22:00Z"/>
          <w:rStyle w:val="nfasis"/>
          <w:i/>
          <w:iCs/>
        </w:rPr>
      </w:pPr>
      <w:del w:id="262" w:author="pelo" w:date="2013-12-11T22:22:00Z">
        <w:r w:rsidDel="00661837">
          <w:br w:type="page"/>
        </w:r>
        <w:bookmarkStart w:id="263" w:name="_Toc370160752"/>
        <w:r w:rsidRPr="0002149C" w:rsidDel="00661837">
          <w:rPr>
            <w:rStyle w:val="nfasis"/>
            <w:i/>
            <w:iCs/>
          </w:rPr>
          <w:delText>Quitar contenido de favoritos</w:delText>
        </w:r>
        <w:bookmarkEnd w:id="263"/>
      </w:del>
    </w:p>
    <w:p w:rsidR="004415C3" w:rsidRPr="0002149C" w:rsidDel="00661837" w:rsidRDefault="004415C3" w:rsidP="00C77B36">
      <w:pPr>
        <w:pStyle w:val="Ttulo6"/>
        <w:spacing w:before="0"/>
        <w:jc w:val="both"/>
        <w:rPr>
          <w:del w:id="264" w:author="pelo" w:date="2013-12-11T22:22:00Z"/>
          <w:rFonts w:asciiTheme="minorHAnsi" w:eastAsiaTheme="minorEastAsia" w:hAnsiTheme="minorHAnsi" w:cstheme="minorBidi"/>
          <w:i w:val="0"/>
          <w:iCs w:val="0"/>
          <w:color w:val="auto"/>
          <w:sz w:val="20"/>
          <w:szCs w:val="20"/>
          <w:lang w:val="es-UY" w:eastAsia="es-AR"/>
        </w:rPr>
      </w:pPr>
      <w:del w:id="265" w:author="pelo" w:date="2013-12-11T22:22:00Z">
        <w:r w:rsidRPr="0002149C" w:rsidDel="00661837">
          <w:rPr>
            <w:rFonts w:asciiTheme="minorHAnsi" w:eastAsiaTheme="minorEastAsia" w:hAnsiTheme="minorHAnsi" w:cstheme="minorBidi"/>
            <w:i w:val="0"/>
            <w:iCs w:val="0"/>
            <w:color w:val="auto"/>
            <w:sz w:val="20"/>
            <w:szCs w:val="20"/>
            <w:lang w:val="es-UY" w:eastAsia="es-AR"/>
          </w:rPr>
          <w:delText>El actor  selecciona un contenido de su lista de favoritos y lo elimina de la misma.</w:delText>
        </w:r>
      </w:del>
    </w:p>
    <w:p w:rsidR="004415C3" w:rsidRPr="0002149C" w:rsidDel="00661837" w:rsidRDefault="004415C3" w:rsidP="00C77B36">
      <w:pPr>
        <w:pStyle w:val="Ttulo6"/>
        <w:jc w:val="both"/>
        <w:rPr>
          <w:del w:id="266" w:author="pelo" w:date="2013-12-11T22:22:00Z"/>
          <w:rStyle w:val="nfasis"/>
          <w:i/>
          <w:iCs/>
        </w:rPr>
      </w:pPr>
      <w:bookmarkStart w:id="267" w:name="_Toc370160753"/>
      <w:del w:id="268" w:author="pelo" w:date="2013-12-11T22:22:00Z">
        <w:r w:rsidRPr="0002149C" w:rsidDel="00661837">
          <w:rPr>
            <w:rStyle w:val="nfasis"/>
            <w:i/>
            <w:iCs/>
          </w:rPr>
          <w:delText>Ver contenidos destacados</w:delText>
        </w:r>
        <w:bookmarkEnd w:id="267"/>
      </w:del>
    </w:p>
    <w:p w:rsidR="004415C3" w:rsidRPr="0002149C" w:rsidDel="00661837" w:rsidRDefault="004415C3" w:rsidP="00C77B36">
      <w:pPr>
        <w:jc w:val="both"/>
        <w:rPr>
          <w:del w:id="269" w:author="pelo" w:date="2013-12-11T22:22:00Z"/>
          <w:sz w:val="20"/>
          <w:szCs w:val="20"/>
        </w:rPr>
      </w:pPr>
      <w:del w:id="270" w:author="pelo" w:date="2013-12-11T22:22:00Z">
        <w:r w:rsidRPr="0002149C" w:rsidDel="00661837">
          <w:rPr>
            <w:sz w:val="20"/>
            <w:szCs w:val="20"/>
          </w:rPr>
          <w:delText>El actor obtiene un resumen con todos los contenidos más destacados dentro de cada rubro (Películas, libros, aplicaciones, y demás).</w:delText>
        </w:r>
      </w:del>
    </w:p>
    <w:p w:rsidR="004415C3" w:rsidRPr="0002149C" w:rsidDel="00661837" w:rsidRDefault="004415C3" w:rsidP="00C77B36">
      <w:pPr>
        <w:pStyle w:val="Ttulo6"/>
        <w:jc w:val="both"/>
        <w:rPr>
          <w:del w:id="271" w:author="pelo" w:date="2013-12-11T22:22:00Z"/>
        </w:rPr>
      </w:pPr>
      <w:bookmarkStart w:id="272" w:name="_Toc370160754"/>
      <w:del w:id="273" w:author="pelo" w:date="2013-12-11T22:22:00Z">
        <w:r w:rsidRPr="0002149C" w:rsidDel="00661837">
          <w:rPr>
            <w:rStyle w:val="nfasis"/>
            <w:i/>
            <w:iCs/>
          </w:rPr>
          <w:delText>Ver contenidos subidos</w:delText>
        </w:r>
        <w:bookmarkEnd w:id="272"/>
      </w:del>
    </w:p>
    <w:p w:rsidR="004415C3" w:rsidRPr="0002149C" w:rsidDel="00661837" w:rsidRDefault="004415C3" w:rsidP="00C77B36">
      <w:pPr>
        <w:jc w:val="both"/>
        <w:rPr>
          <w:del w:id="274" w:author="pelo" w:date="2013-12-11T22:22:00Z"/>
          <w:sz w:val="20"/>
          <w:szCs w:val="20"/>
        </w:rPr>
      </w:pPr>
      <w:del w:id="275" w:author="pelo" w:date="2013-12-11T22:22:00Z">
        <w:r w:rsidRPr="0002149C" w:rsidDel="00661837">
          <w:rPr>
            <w:sz w:val="20"/>
            <w:szCs w:val="20"/>
          </w:rPr>
          <w:delTex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delText>
        </w:r>
      </w:del>
    </w:p>
    <w:p w:rsidR="004415C3" w:rsidRPr="0002149C" w:rsidDel="00661837" w:rsidRDefault="004415C3" w:rsidP="00C77B36">
      <w:pPr>
        <w:pStyle w:val="Ttulo6"/>
        <w:jc w:val="both"/>
        <w:rPr>
          <w:del w:id="276" w:author="pelo" w:date="2013-12-11T22:22:00Z"/>
        </w:rPr>
      </w:pPr>
      <w:bookmarkStart w:id="277" w:name="_Toc370160755"/>
      <w:del w:id="278" w:author="pelo" w:date="2013-12-11T22:22:00Z">
        <w:r w:rsidRPr="0002149C" w:rsidDel="00661837">
          <w:rPr>
            <w:rStyle w:val="nfasis"/>
            <w:i/>
            <w:iCs/>
          </w:rPr>
          <w:delText>Ver contenidos adquiridos</w:delText>
        </w:r>
        <w:bookmarkEnd w:id="277"/>
      </w:del>
    </w:p>
    <w:p w:rsidR="004415C3" w:rsidDel="00661837" w:rsidRDefault="004415C3" w:rsidP="00C77B36">
      <w:pPr>
        <w:jc w:val="both"/>
        <w:rPr>
          <w:del w:id="279" w:author="pelo" w:date="2013-12-11T22:22:00Z"/>
          <w:sz w:val="20"/>
          <w:szCs w:val="20"/>
        </w:rPr>
      </w:pPr>
      <w:del w:id="280" w:author="pelo" w:date="2013-12-11T22:22:00Z">
        <w:r w:rsidRPr="0002149C" w:rsidDel="00661837">
          <w:rPr>
            <w:sz w:val="20"/>
            <w:szCs w:val="20"/>
          </w:rPr>
          <w:delText>El actor obtiene un resumen con todos los contenidos adquiridos en la plataforma; acompañado de la evaluación y comentario que el mismo haya realizado sobre cada uno de estos.</w:delText>
        </w:r>
      </w:del>
    </w:p>
    <w:p w:rsidR="00A71AEB" w:rsidRPr="0002149C" w:rsidRDefault="00A71AEB" w:rsidP="00C77B36">
      <w:pPr>
        <w:jc w:val="both"/>
        <w:rPr>
          <w:sz w:val="20"/>
          <w:szCs w:val="20"/>
        </w:rPr>
      </w:pPr>
      <w:r>
        <w:rPr>
          <w:sz w:val="20"/>
          <w:szCs w:val="20"/>
        </w:rPr>
        <w:t>Los contratos de estos casos de uso</w:t>
      </w:r>
      <w:ins w:id="281" w:author="pelo" w:date="2013-12-11T22:22:00Z">
        <w:r w:rsidR="00661837">
          <w:rPr>
            <w:sz w:val="20"/>
            <w:szCs w:val="20"/>
          </w:rPr>
          <w:t>, como los restantes casos de uso del sistema</w:t>
        </w:r>
      </w:ins>
      <w:r>
        <w:rPr>
          <w:sz w:val="20"/>
          <w:szCs w:val="20"/>
        </w:rPr>
        <w:t xml:space="preserve"> se pueden consultar en el anexo </w:t>
      </w:r>
      <w:r w:rsidRPr="00A71AEB">
        <w:rPr>
          <w:rStyle w:val="nfasis"/>
          <w:rFonts w:ascii="Verdana" w:eastAsia="Times New Roman" w:hAnsi="Verdana" w:cs="Arial"/>
          <w:sz w:val="20"/>
          <w:szCs w:val="24"/>
          <w:lang w:val="es-ES" w:eastAsia="zh-CN"/>
        </w:rPr>
        <w:t>[</w:t>
      </w:r>
      <w:del w:id="282" w:author="pelo" w:date="2013-12-11T22:22:00Z">
        <w:r w:rsidRPr="00A71AEB" w:rsidDel="00661837">
          <w:rPr>
            <w:rStyle w:val="nfasis"/>
            <w:rFonts w:ascii="Verdana" w:eastAsia="Times New Roman" w:hAnsi="Verdana" w:cs="Arial"/>
            <w:sz w:val="20"/>
            <w:szCs w:val="24"/>
            <w:lang w:val="es-ES" w:eastAsia="zh-CN"/>
          </w:rPr>
          <w:delText>A1</w:delText>
        </w:r>
      </w:del>
      <w:ins w:id="283" w:author="pelo" w:date="2013-12-11T22:22:00Z">
        <w:r w:rsidR="00661837" w:rsidRPr="00A71AEB">
          <w:rPr>
            <w:rStyle w:val="nfasis"/>
            <w:rFonts w:ascii="Verdana" w:eastAsia="Times New Roman" w:hAnsi="Verdana" w:cs="Arial"/>
            <w:sz w:val="20"/>
            <w:szCs w:val="24"/>
            <w:lang w:val="es-ES" w:eastAsia="zh-CN"/>
          </w:rPr>
          <w:t>A</w:t>
        </w:r>
        <w:r w:rsidR="00661837">
          <w:rPr>
            <w:rStyle w:val="nfasis"/>
            <w:rFonts w:ascii="Verdana" w:eastAsia="Times New Roman" w:hAnsi="Verdana" w:cs="Arial"/>
            <w:sz w:val="20"/>
            <w:szCs w:val="24"/>
            <w:lang w:val="es-ES" w:eastAsia="zh-CN"/>
          </w:rPr>
          <w:t>i</w:t>
        </w:r>
      </w:ins>
      <w:r w:rsidRPr="00A71AEB">
        <w:rPr>
          <w:rStyle w:val="nfasis"/>
          <w:rFonts w:ascii="Verdana" w:eastAsia="Times New Roman" w:hAnsi="Verdana" w:cs="Arial"/>
          <w:sz w:val="20"/>
          <w:szCs w:val="24"/>
          <w:lang w:val="es-ES" w:eastAsia="zh-CN"/>
        </w:rPr>
        <w:t xml:space="preserve">] </w:t>
      </w:r>
      <w:del w:id="284" w:author="pelo" w:date="2013-12-11T22:23:00Z">
        <w:r w:rsidRPr="00A71AEB" w:rsidDel="00661837">
          <w:rPr>
            <w:rStyle w:val="nfasis"/>
            <w:rFonts w:ascii="Verdana" w:eastAsia="Times New Roman" w:hAnsi="Verdana" w:cs="Arial"/>
            <w:sz w:val="20"/>
            <w:szCs w:val="24"/>
            <w:lang w:val="es-ES" w:eastAsia="zh-CN"/>
          </w:rPr>
          <w:delText>Contratos</w:delText>
        </w:r>
      </w:del>
      <w:ins w:id="285" w:author="pelo" w:date="2013-12-11T22:23:00Z">
        <w:r w:rsidR="00661837">
          <w:rPr>
            <w:rStyle w:val="nfasis"/>
            <w:rFonts w:ascii="Verdana" w:eastAsia="Times New Roman" w:hAnsi="Verdana" w:cs="Arial"/>
            <w:sz w:val="20"/>
            <w:szCs w:val="24"/>
            <w:lang w:val="es-ES" w:eastAsia="zh-CN"/>
          </w:rPr>
          <w:t>Documento de casos de uso</w:t>
        </w:r>
      </w:ins>
    </w:p>
    <w:p w:rsidR="00C77B36" w:rsidRDefault="00C77B36" w:rsidP="00C77B36">
      <w:pPr>
        <w:jc w:val="both"/>
        <w:rPr>
          <w:rFonts w:asciiTheme="majorHAnsi" w:eastAsiaTheme="majorEastAsia" w:hAnsiTheme="majorHAnsi" w:cstheme="majorBidi"/>
          <w:b/>
          <w:bCs/>
          <w:color w:val="46464A" w:themeColor="text2"/>
          <w:sz w:val="28"/>
          <w:szCs w:val="26"/>
        </w:rPr>
      </w:pPr>
      <w:bookmarkStart w:id="286" w:name="_Toc374025629"/>
      <w:r>
        <w:br w:type="page"/>
      </w:r>
    </w:p>
    <w:p w:rsidR="00977B63" w:rsidRDefault="00977B63" w:rsidP="00C77B36">
      <w:pPr>
        <w:pStyle w:val="Ttulo2"/>
        <w:jc w:val="both"/>
      </w:pPr>
      <w:bookmarkStart w:id="287" w:name="_Toc374484306"/>
      <w:r>
        <w:lastRenderedPageBreak/>
        <w:t>Etapa de Diseño</w:t>
      </w:r>
      <w:bookmarkEnd w:id="286"/>
      <w:bookmarkEnd w:id="287"/>
    </w:p>
    <w:p w:rsidR="00977B63" w:rsidRPr="00977B63" w:rsidRDefault="00977B63" w:rsidP="00C77B36">
      <w:pPr>
        <w:pStyle w:val="Textoindependiente"/>
        <w:jc w:val="both"/>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C77B36">
      <w:pPr>
        <w:pStyle w:val="Textoindependiente"/>
        <w:jc w:val="both"/>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C77B36">
      <w:pPr>
        <w:pStyle w:val="Textoindependiente"/>
        <w:jc w:val="both"/>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C77B36">
      <w:pPr>
        <w:pStyle w:val="Ttulo3"/>
        <w:jc w:val="both"/>
      </w:pPr>
      <w:bookmarkStart w:id="288" w:name="_Toc374025630"/>
      <w:bookmarkStart w:id="289" w:name="_Toc374484307"/>
      <w:r>
        <w:t>El diseño de los datos</w:t>
      </w:r>
      <w:bookmarkEnd w:id="288"/>
      <w:bookmarkEnd w:id="289"/>
    </w:p>
    <w:p w:rsidR="00977B63" w:rsidRPr="00977B63" w:rsidRDefault="00977B63" w:rsidP="00C77B36">
      <w:pPr>
        <w:pStyle w:val="Textoindependiente"/>
        <w:jc w:val="both"/>
        <w:rPr>
          <w:sz w:val="20"/>
          <w:szCs w:val="20"/>
          <w:lang w:eastAsia="es-AR"/>
        </w:rPr>
      </w:pPr>
      <w:r w:rsidRPr="00977B63">
        <w:rPr>
          <w:sz w:val="20"/>
          <w:szCs w:val="20"/>
          <w:lang w:eastAsia="es-AR"/>
        </w:rPr>
        <w:t>En las siguientes secciones se detallará el Modelo Entidad-Relacióncorrespondiente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977B63" w:rsidRDefault="00977B63" w:rsidP="00C77B36">
      <w:pPr>
        <w:pStyle w:val="Textoindependiente"/>
        <w:jc w:val="both"/>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Default="00977B63" w:rsidP="00C77B36">
      <w:pPr>
        <w:jc w:val="both"/>
        <w:rPr>
          <w:rFonts w:asciiTheme="majorHAnsi" w:eastAsiaTheme="majorEastAsia" w:hAnsiTheme="majorHAnsi" w:cstheme="majorBidi"/>
          <w:b/>
          <w:bCs/>
          <w:i/>
          <w:iCs/>
          <w:color w:val="46464A" w:themeColor="text2"/>
        </w:rPr>
      </w:pPr>
      <w:r>
        <w:br w:type="page"/>
      </w:r>
    </w:p>
    <w:p w:rsidR="00977B63" w:rsidRPr="003E1BE3" w:rsidRDefault="00977B63" w:rsidP="00C77B36">
      <w:pPr>
        <w:pStyle w:val="Ttulo4"/>
        <w:jc w:val="both"/>
        <w:rPr>
          <w:rFonts w:cstheme="minorHAnsi"/>
        </w:rPr>
      </w:pPr>
      <w:r>
        <w:lastRenderedPageBreak/>
        <w:t>Modelo Entidad-Relación</w:t>
      </w:r>
    </w:p>
    <w:p w:rsidR="00977B63" w:rsidRDefault="00977B63" w:rsidP="00C77B36">
      <w:pPr>
        <w:pStyle w:val="Ttulo3"/>
        <w:jc w:val="both"/>
      </w:pPr>
      <w:bookmarkStart w:id="290" w:name="_Toc374025632"/>
      <w:bookmarkStart w:id="291" w:name="_Toc374484308"/>
      <w:r>
        <w:t>El diseño arquitectónico</w:t>
      </w:r>
      <w:bookmarkEnd w:id="290"/>
      <w:bookmarkEnd w:id="291"/>
    </w:p>
    <w:p w:rsidR="00977B63" w:rsidRPr="00977B63" w:rsidRDefault="00977B63" w:rsidP="00C77B36">
      <w:pPr>
        <w:pStyle w:val="Textoindependiente"/>
        <w:jc w:val="both"/>
        <w:rPr>
          <w:sz w:val="20"/>
          <w:szCs w:val="20"/>
          <w:lang w:val="es-ES" w:eastAsia="es-ES"/>
        </w:rPr>
      </w:pPr>
      <w:r w:rsidRPr="00977B63">
        <w:rPr>
          <w:sz w:val="20"/>
          <w:szCs w:val="20"/>
          <w:lang w:val="es-ES" w:eastAsia="es-ES"/>
        </w:rPr>
        <w:t>En este documento se describe la arquitectura del sistema a desarrollar,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292"/>
      <w:r w:rsidRPr="00977B63">
        <w:rPr>
          <w:sz w:val="20"/>
          <w:szCs w:val="20"/>
          <w:lang w:val="es-ES" w:eastAsia="es-ES"/>
        </w:rPr>
        <w:t>Imagen</w:t>
      </w:r>
      <w:commentRangeEnd w:id="292"/>
      <w:r w:rsidRPr="00977B63">
        <w:rPr>
          <w:sz w:val="20"/>
          <w:szCs w:val="20"/>
        </w:rPr>
        <w:commentReference w:id="292"/>
      </w:r>
      <w:r w:rsidRPr="00977B63">
        <w:rPr>
          <w:sz w:val="20"/>
          <w:szCs w:val="20"/>
          <w:lang w:val="es-ES" w:eastAsia="es-ES"/>
        </w:rPr>
        <w:t>).</w:t>
      </w:r>
    </w:p>
    <w:p w:rsidR="00977B63" w:rsidRPr="000B03AB" w:rsidRDefault="00977B63" w:rsidP="00C77B36">
      <w:pPr>
        <w:pStyle w:val="Ttulo4"/>
        <w:jc w:val="both"/>
      </w:pPr>
      <w:bookmarkStart w:id="293" w:name="_Toc373788968"/>
      <w:r>
        <w:t>Vista de C</w:t>
      </w:r>
      <w:r w:rsidRPr="000B03AB">
        <w:t xml:space="preserve">asos de </w:t>
      </w:r>
      <w:r>
        <w:t>U</w:t>
      </w:r>
      <w:r w:rsidRPr="000B03AB">
        <w:t>so</w:t>
      </w:r>
      <w:bookmarkEnd w:id="293"/>
    </w:p>
    <w:p w:rsidR="00977B63" w:rsidRPr="00977B63" w:rsidRDefault="00977B63" w:rsidP="00C77B36">
      <w:pPr>
        <w:pStyle w:val="Textoindependiente"/>
        <w:jc w:val="both"/>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Los casos de uso críticos para la arquitectura del sistema fueron prototipados en una etapa temprana del desarrollo del sistema con el fin de validar la arquitectura.</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C77B36">
      <w:pPr>
        <w:pStyle w:val="Prrafodelista"/>
        <w:numPr>
          <w:ilvl w:val="0"/>
          <w:numId w:val="23"/>
        </w:numPr>
        <w:jc w:val="both"/>
        <w:rPr>
          <w:sz w:val="20"/>
          <w:szCs w:val="20"/>
        </w:rPr>
      </w:pPr>
      <w:r w:rsidRPr="00977B63">
        <w:rPr>
          <w:sz w:val="20"/>
          <w:szCs w:val="20"/>
        </w:rPr>
        <w:t>Login mediante la interfaz web.</w:t>
      </w:r>
    </w:p>
    <w:p w:rsidR="00977B63" w:rsidRPr="00977B63" w:rsidRDefault="00977B63" w:rsidP="00C77B36">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C77B36">
      <w:pPr>
        <w:pStyle w:val="Prrafodelista"/>
        <w:numPr>
          <w:ilvl w:val="0"/>
          <w:numId w:val="23"/>
        </w:numPr>
        <w:jc w:val="both"/>
        <w:rPr>
          <w:sz w:val="20"/>
          <w:szCs w:val="20"/>
        </w:rPr>
      </w:pPr>
      <w:r w:rsidRPr="00977B63">
        <w:rPr>
          <w:sz w:val="20"/>
          <w:szCs w:val="20"/>
        </w:rPr>
        <w:t>Logout de la aplicación web.</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C77B36">
      <w:pPr>
        <w:pStyle w:val="Prrafodelista"/>
        <w:numPr>
          <w:ilvl w:val="0"/>
          <w:numId w:val="24"/>
        </w:numPr>
        <w:jc w:val="both"/>
        <w:rPr>
          <w:sz w:val="20"/>
          <w:szCs w:val="20"/>
        </w:rPr>
      </w:pPr>
      <w:r>
        <w:rPr>
          <w:sz w:val="20"/>
          <w:szCs w:val="20"/>
        </w:rPr>
        <w:t>Login mediante la aplicación móvil.</w:t>
      </w:r>
    </w:p>
    <w:p w:rsidR="00977B63" w:rsidRDefault="00977B63" w:rsidP="00C77B36">
      <w:pPr>
        <w:pStyle w:val="Prrafodelista"/>
        <w:numPr>
          <w:ilvl w:val="0"/>
          <w:numId w:val="24"/>
        </w:numPr>
        <w:jc w:val="both"/>
        <w:rPr>
          <w:sz w:val="20"/>
          <w:szCs w:val="20"/>
        </w:rPr>
      </w:pPr>
      <w:r>
        <w:rPr>
          <w:sz w:val="20"/>
          <w:szCs w:val="20"/>
        </w:rPr>
        <w:t>Buscar contenidos mediante la interfaz móvil.</w:t>
      </w:r>
    </w:p>
    <w:p w:rsidR="00977B63" w:rsidRDefault="00977B63" w:rsidP="00C77B36">
      <w:pPr>
        <w:pStyle w:val="Prrafodelista"/>
        <w:numPr>
          <w:ilvl w:val="0"/>
          <w:numId w:val="24"/>
        </w:numPr>
        <w:jc w:val="both"/>
        <w:rPr>
          <w:sz w:val="20"/>
          <w:szCs w:val="20"/>
        </w:rPr>
      </w:pPr>
      <w:r>
        <w:rPr>
          <w:sz w:val="20"/>
          <w:szCs w:val="20"/>
        </w:rPr>
        <w:t>Logout de la aplicación móvil.</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977B63" w:rsidP="00C77B36">
      <w:pPr>
        <w:jc w:val="both"/>
        <w:rPr>
          <w:sz w:val="20"/>
          <w:szCs w:val="20"/>
        </w:rPr>
      </w:pPr>
      <w:r w:rsidRPr="00AF22CE">
        <w:rPr>
          <w:noProof/>
          <w:sz w:val="20"/>
          <w:szCs w:val="20"/>
          <w:lang w:val="es-ES_tradnl" w:eastAsia="es-ES_tradnl"/>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C77B36">
      <w:pPr>
        <w:pStyle w:val="Ttulo4"/>
        <w:jc w:val="both"/>
      </w:pPr>
      <w:bookmarkStart w:id="294" w:name="_Toc373788973"/>
      <w:r w:rsidRPr="000B03AB">
        <w:t>Vista Lógica</w:t>
      </w:r>
      <w:bookmarkEnd w:id="294"/>
    </w:p>
    <w:p w:rsidR="00977B63" w:rsidRPr="00977B63" w:rsidRDefault="00977B63" w:rsidP="00C77B36">
      <w:pPr>
        <w:pStyle w:val="Textoindependiente"/>
        <w:jc w:val="both"/>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C77B36">
      <w:pPr>
        <w:pStyle w:val="Ttulo5"/>
        <w:jc w:val="both"/>
        <w:rPr>
          <w:rFonts w:asciiTheme="minorHAnsi" w:eastAsiaTheme="minorEastAsia" w:hAnsiTheme="minorHAnsi" w:cstheme="minorBidi"/>
          <w:color w:val="auto"/>
          <w:sz w:val="20"/>
          <w:szCs w:val="20"/>
        </w:rPr>
      </w:pPr>
      <w:bookmarkStart w:id="295" w:name="_Toc373788975"/>
      <w:r w:rsidRPr="00977B63">
        <w:rPr>
          <w:rFonts w:asciiTheme="minorHAnsi" w:eastAsiaTheme="minorEastAsia" w:hAnsiTheme="minorHAnsi" w:cstheme="minorBidi"/>
          <w:color w:val="auto"/>
          <w:sz w:val="20"/>
          <w:szCs w:val="20"/>
        </w:rPr>
        <w:t>Estilo arquitectónico</w:t>
      </w:r>
      <w:bookmarkEnd w:id="295"/>
    </w:p>
    <w:p w:rsidR="00977B63" w:rsidRPr="00977B63" w:rsidRDefault="00977B63" w:rsidP="00C77B36">
      <w:pPr>
        <w:pStyle w:val="Textoindependiente"/>
        <w:jc w:val="both"/>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296"/>
      <w:r w:rsidRPr="00977B63">
        <w:rPr>
          <w:sz w:val="20"/>
          <w:szCs w:val="20"/>
          <w:lang w:val="es-ES" w:eastAsia="es-ES"/>
        </w:rPr>
        <w:t>todo</w:t>
      </w:r>
      <w:commentRangeEnd w:id="296"/>
      <w:r w:rsidRPr="00977B63">
        <w:commentReference w:id="296"/>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C77B36">
      <w:pPr>
        <w:jc w:val="both"/>
        <w:rPr>
          <w:sz w:val="20"/>
          <w:szCs w:val="20"/>
        </w:rPr>
      </w:pPr>
      <w:r w:rsidRPr="00C703C8">
        <w:rPr>
          <w:noProof/>
          <w:sz w:val="20"/>
          <w:szCs w:val="20"/>
          <w:lang w:val="es-ES_tradnl" w:eastAsia="es-ES_tradnl"/>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C77B36">
      <w:pPr>
        <w:pStyle w:val="Ttulo5"/>
        <w:jc w:val="both"/>
      </w:pPr>
      <w:bookmarkStart w:id="297" w:name="_Toc373788976"/>
      <w:r w:rsidRPr="000B03AB">
        <w:t>Subsistemas de la arquitectura</w:t>
      </w:r>
      <w:bookmarkEnd w:id="297"/>
    </w:p>
    <w:p w:rsidR="00977B63" w:rsidRPr="00977B63" w:rsidRDefault="00977B63" w:rsidP="00C77B36">
      <w:pPr>
        <w:pStyle w:val="Textoindependiente"/>
        <w:jc w:val="both"/>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C77B36">
      <w:pPr>
        <w:pStyle w:val="Ttulo6"/>
        <w:jc w:val="both"/>
      </w:pPr>
      <w:r w:rsidRPr="000B03AB">
        <w:lastRenderedPageBreak/>
        <w:t>Capa de Presentación</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Considerando que la aplicación a desarrollar constará tanto de un modulo web como un modulo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servicesrest expuestos por la capa de servicios (lógica de presentación mayormente conformada por componentes JQuery). </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Por otra parte la aplicación móvil estará conformada por vistas xml con elementos propios del lenguaje de programación Android. Detrás de las mismas, clases que extienden Activity escuchando los eventos desencadenados por los usuarios de la aplicación.</w:t>
      </w:r>
    </w:p>
    <w:p w:rsidR="00977B63" w:rsidRPr="000B03AB" w:rsidRDefault="00977B63" w:rsidP="00C77B36">
      <w:pPr>
        <w:pStyle w:val="Ttulo4"/>
        <w:jc w:val="both"/>
      </w:pPr>
      <w:r w:rsidRPr="000B03AB">
        <w:t>Capa de Servicios</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jax o la aplicación móvil para la recarga de contenidos. Dichos servicios serán expuestos a través de Servicios Web REST utilizando las tecnologías JAX-RS (implementación particular: RestEasy).</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Components.</w:t>
      </w:r>
    </w:p>
    <w:p w:rsidR="00977B63" w:rsidRDefault="00977B63" w:rsidP="00C77B36">
      <w:pPr>
        <w:jc w:val="both"/>
        <w:rPr>
          <w:sz w:val="20"/>
          <w:szCs w:val="20"/>
        </w:rPr>
      </w:pPr>
      <w:r w:rsidRPr="00620205">
        <w:rPr>
          <w:noProof/>
          <w:sz w:val="20"/>
          <w:szCs w:val="20"/>
          <w:lang w:val="es-ES_tradnl" w:eastAsia="es-ES_tradnl"/>
        </w:rPr>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77B63" w:rsidP="00C77B36">
      <w:pPr>
        <w:pStyle w:val="Ttulo4"/>
        <w:jc w:val="both"/>
      </w:pPr>
    </w:p>
    <w:p w:rsidR="00977B63" w:rsidRPr="000B03AB" w:rsidRDefault="00977B63" w:rsidP="00C77B36">
      <w:pPr>
        <w:pStyle w:val="Ttulo4"/>
        <w:jc w:val="both"/>
      </w:pPr>
      <w:r w:rsidRPr="000B03AB">
        <w:t>Capa de Negocio</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 xml:space="preserve">Este subsistema encapsula los componentes del sistema que realizan las operaciones que implementan las funcionalidades propiamente dichas. También conocida como Capa Lógica o Capa de dominio ésta </w:t>
      </w:r>
      <w:r w:rsidRPr="00977B63">
        <w:rPr>
          <w:sz w:val="20"/>
          <w:szCs w:val="20"/>
          <w:lang w:val="es-ES" w:eastAsia="es-ES"/>
        </w:rPr>
        <w:lastRenderedPageBreak/>
        <w:t>capa contiene las clases de lógica que constituyen la fachada de la aplicación, ofreciendo una interfaz simplificada de las operaciones ofrecidas para cada elemento del dominio.</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La fachada de la aplicación se implementa como un conjunto de clases (como son por ejemplo NegocioUsuarioImpl y NegocioContenidoImpl) que siguen el patrón SessionFacade. Estas clases se implementan como StatlessBeans de java e implementan las operaciones de casos de uso relacionados entre sí.</w:t>
      </w:r>
    </w:p>
    <w:p w:rsidR="00977B63" w:rsidRDefault="00977B63" w:rsidP="00C77B36">
      <w:pPr>
        <w:jc w:val="both"/>
        <w:rPr>
          <w:sz w:val="20"/>
          <w:szCs w:val="20"/>
        </w:rPr>
      </w:pPr>
      <w:r w:rsidRPr="00674B64">
        <w:rPr>
          <w:noProof/>
          <w:sz w:val="20"/>
          <w:szCs w:val="20"/>
          <w:lang w:val="es-ES_tradnl" w:eastAsia="es-ES_tradnl"/>
        </w:rPr>
        <w:drawing>
          <wp:inline distT="0" distB="0" distL="0" distR="0">
            <wp:extent cx="2848508" cy="2723754"/>
            <wp:effectExtent l="19050" t="0" r="8992"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977B63" w:rsidRDefault="00977B63" w:rsidP="00C77B36">
      <w:pPr>
        <w:jc w:val="both"/>
        <w:rPr>
          <w:sz w:val="20"/>
          <w:szCs w:val="20"/>
        </w:rPr>
      </w:pPr>
    </w:p>
    <w:p w:rsidR="00977B63" w:rsidRPr="00411353" w:rsidRDefault="00977B63" w:rsidP="00C77B36">
      <w:pPr>
        <w:pStyle w:val="Ttulo4"/>
        <w:jc w:val="both"/>
      </w:pPr>
      <w:r w:rsidRPr="000B03AB">
        <w:t xml:space="preserve">Capa de </w:t>
      </w:r>
      <w:r>
        <w:t>Persistencia</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C77B36">
      <w:pPr>
        <w:jc w:val="both"/>
        <w:rPr>
          <w:sz w:val="20"/>
          <w:szCs w:val="20"/>
        </w:rPr>
      </w:pPr>
      <w:r w:rsidRPr="00AD03CE">
        <w:rPr>
          <w:noProof/>
          <w:sz w:val="20"/>
          <w:szCs w:val="20"/>
          <w:lang w:val="es-ES_tradnl" w:eastAsia="es-ES_tradnl"/>
        </w:rPr>
        <w:lastRenderedPageBreak/>
        <w:drawing>
          <wp:inline distT="0" distB="0" distL="0" distR="0">
            <wp:extent cx="2619305" cy="2801721"/>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977B63" w:rsidRPr="000B03AB" w:rsidRDefault="00977B63" w:rsidP="00C77B36">
      <w:pPr>
        <w:pStyle w:val="Ttulo4"/>
        <w:jc w:val="both"/>
      </w:pPr>
      <w:bookmarkStart w:id="298" w:name="_Toc373788977"/>
      <w:r w:rsidRPr="000B03AB">
        <w:t>Diagramas de Interacción</w:t>
      </w:r>
      <w:bookmarkEnd w:id="298"/>
    </w:p>
    <w:p w:rsidR="00977B63" w:rsidRPr="00977B63" w:rsidRDefault="00977B63" w:rsidP="00C77B36">
      <w:pPr>
        <w:pStyle w:val="Textoindependiente"/>
        <w:jc w:val="both"/>
        <w:rPr>
          <w:sz w:val="20"/>
          <w:szCs w:val="20"/>
          <w:lang w:val="es-ES" w:eastAsia="es-ES"/>
        </w:rPr>
      </w:pPr>
      <w:r w:rsidRPr="00977B63">
        <w:rPr>
          <w:sz w:val="20"/>
          <w:szCs w:val="20"/>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299"/>
      <w:r w:rsidRPr="00977B63">
        <w:rPr>
          <w:sz w:val="20"/>
          <w:szCs w:val="20"/>
          <w:lang w:val="es-ES" w:eastAsia="es-ES"/>
        </w:rPr>
        <w:t>todo</w:t>
      </w:r>
      <w:commentRangeEnd w:id="299"/>
      <w:r w:rsidRPr="00977B63">
        <w:rPr>
          <w:sz w:val="20"/>
          <w:szCs w:val="20"/>
        </w:rPr>
        <w:commentReference w:id="299"/>
      </w:r>
      <w:r w:rsidRPr="00977B63">
        <w:rPr>
          <w:sz w:val="20"/>
          <w:szCs w:val="20"/>
          <w:lang w:val="es-ES" w:eastAsia="es-ES"/>
        </w:rPr>
        <w:t>).</w:t>
      </w:r>
    </w:p>
    <w:p w:rsidR="00977B63" w:rsidRDefault="00977B63" w:rsidP="00C77B36">
      <w:pPr>
        <w:jc w:val="both"/>
        <w:rPr>
          <w:sz w:val="20"/>
          <w:szCs w:val="20"/>
        </w:rPr>
      </w:pPr>
    </w:p>
    <w:p w:rsidR="00977B63" w:rsidRDefault="00977B63" w:rsidP="00C77B36">
      <w:pPr>
        <w:jc w:val="both"/>
        <w:rPr>
          <w:sz w:val="20"/>
          <w:szCs w:val="20"/>
        </w:rPr>
      </w:pPr>
      <w:r w:rsidRPr="00537E3B">
        <w:rPr>
          <w:noProof/>
          <w:sz w:val="20"/>
          <w:szCs w:val="20"/>
          <w:lang w:val="es-ES_tradnl" w:eastAsia="es-ES_tradnl"/>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C77B36">
      <w:pPr>
        <w:jc w:val="both"/>
        <w:rPr>
          <w:sz w:val="20"/>
          <w:szCs w:val="20"/>
        </w:rPr>
      </w:pPr>
      <w:r w:rsidRPr="00537E3B">
        <w:rPr>
          <w:noProof/>
          <w:sz w:val="20"/>
          <w:szCs w:val="20"/>
          <w:lang w:val="es-ES_tradnl" w:eastAsia="es-ES_tradnl"/>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C77B36">
      <w:pPr>
        <w:jc w:val="both"/>
        <w:rPr>
          <w:sz w:val="20"/>
          <w:szCs w:val="20"/>
        </w:rPr>
      </w:pPr>
      <w:r w:rsidRPr="00537E3B">
        <w:rPr>
          <w:noProof/>
          <w:sz w:val="20"/>
          <w:szCs w:val="20"/>
          <w:lang w:val="es-ES_tradnl" w:eastAsia="es-ES_tradnl"/>
        </w:rPr>
        <w:lastRenderedPageBreak/>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C77B36">
      <w:pPr>
        <w:pStyle w:val="Ttulo4"/>
        <w:jc w:val="both"/>
      </w:pPr>
      <w:bookmarkStart w:id="300" w:name="_Toc373788978"/>
      <w:r w:rsidRPr="000B03AB">
        <w:t>Vista de Deployment</w:t>
      </w:r>
      <w:bookmarkEnd w:id="300"/>
    </w:p>
    <w:p w:rsidR="00977B63" w:rsidRPr="00977B63" w:rsidRDefault="00977B63" w:rsidP="00C77B36">
      <w:pPr>
        <w:pStyle w:val="Textoindependiente"/>
        <w:jc w:val="both"/>
        <w:rPr>
          <w:sz w:val="20"/>
          <w:szCs w:val="20"/>
          <w:lang w:val="es-ES" w:eastAsia="es-ES"/>
        </w:rPr>
      </w:pPr>
      <w:r w:rsidRPr="00977B63">
        <w:rPr>
          <w:sz w:val="20"/>
          <w:szCs w:val="20"/>
          <w:lang w:val="es-ES" w:eastAsia="es-ES"/>
        </w:rPr>
        <w:t>La Vista de Deployment o Vista de Distribución del sistema permite visualizar los posibles escenarios de asignación de componentes lógicos de la aplicación en diferentes nodos físicos o tiers.</w:t>
      </w:r>
    </w:p>
    <w:p w:rsidR="00977B63" w:rsidRPr="00977B63" w:rsidRDefault="00977B63" w:rsidP="00C77B36">
      <w:pPr>
        <w:pStyle w:val="Textoindependiente"/>
        <w:jc w:val="both"/>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C77B36">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C77B36">
      <w:pPr>
        <w:pStyle w:val="Prrafodelista"/>
        <w:numPr>
          <w:ilvl w:val="0"/>
          <w:numId w:val="25"/>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977B63" w:rsidRPr="008426A4" w:rsidRDefault="00977B63" w:rsidP="00C77B36">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C77B36">
      <w:pPr>
        <w:pStyle w:val="Prrafodelista"/>
        <w:numPr>
          <w:ilvl w:val="0"/>
          <w:numId w:val="25"/>
        </w:numPr>
        <w:jc w:val="both"/>
        <w:rPr>
          <w:b/>
          <w:sz w:val="20"/>
          <w:szCs w:val="20"/>
        </w:rPr>
      </w:pPr>
      <w:r w:rsidRPr="008426A4">
        <w:rPr>
          <w:b/>
          <w:sz w:val="20"/>
          <w:szCs w:val="20"/>
        </w:rPr>
        <w:t xml:space="preserve">Aplicación Android: </w:t>
      </w:r>
      <w:r w:rsidRPr="008426A4">
        <w:rPr>
          <w:sz w:val="20"/>
          <w:szCs w:val="20"/>
        </w:rPr>
        <w:t xml:space="preserve">Aplicación que consume directamente los web </w:t>
      </w:r>
      <w:r w:rsidR="0054268A" w:rsidRPr="008426A4">
        <w:rPr>
          <w:sz w:val="20"/>
          <w:szCs w:val="20"/>
        </w:rPr>
        <w:t>Services</w:t>
      </w:r>
      <w:r w:rsidRPr="008426A4">
        <w:rPr>
          <w:sz w:val="20"/>
          <w:szCs w:val="20"/>
        </w:rPr>
        <w:t xml:space="preserve"> expuestos por el sistema para dicha plataforma.</w:t>
      </w:r>
    </w:p>
    <w:p w:rsidR="00977B63" w:rsidRPr="008426A4" w:rsidRDefault="00977B63" w:rsidP="00C77B36">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Edition, en este caso </w:t>
      </w:r>
      <w:r w:rsidR="0054268A" w:rsidRPr="008426A4">
        <w:rPr>
          <w:sz w:val="20"/>
          <w:szCs w:val="20"/>
        </w:rPr>
        <w:t>JBoss</w:t>
      </w:r>
      <w:r w:rsidRPr="008426A4">
        <w:rPr>
          <w:sz w:val="20"/>
          <w:szCs w:val="20"/>
        </w:rPr>
        <w:t xml:space="preserve"> 7.1.1 Aplication Server.</w:t>
      </w:r>
    </w:p>
    <w:p w:rsidR="00977B63" w:rsidRPr="008426A4" w:rsidRDefault="0054268A" w:rsidP="00C77B36">
      <w:pPr>
        <w:pStyle w:val="Prrafodelista"/>
        <w:numPr>
          <w:ilvl w:val="0"/>
          <w:numId w:val="25"/>
        </w:numPr>
        <w:jc w:val="both"/>
        <w:rPr>
          <w:b/>
          <w:sz w:val="20"/>
          <w:szCs w:val="20"/>
        </w:rPr>
      </w:pPr>
      <w:r w:rsidRPr="008426A4">
        <w:rPr>
          <w:b/>
          <w:sz w:val="20"/>
          <w:szCs w:val="20"/>
        </w:rPr>
        <w:t>JBoss</w:t>
      </w:r>
      <w:r w:rsidR="00977B63" w:rsidRPr="008426A4">
        <w:rPr>
          <w:b/>
          <w:sz w:val="20"/>
          <w:szCs w:val="20"/>
        </w:rPr>
        <w:t xml:space="preserve"> 7.1.1 Application Server:</w:t>
      </w:r>
      <w:r w:rsidR="00977B63" w:rsidRPr="008426A4">
        <w:rPr>
          <w:sz w:val="20"/>
          <w:szCs w:val="20"/>
        </w:rPr>
        <w:t xml:space="preserve"> servidor de aplicaciones para sistemas desarrollados sobre Java Enterprise Edition.</w:t>
      </w:r>
    </w:p>
    <w:p w:rsidR="00977B63" w:rsidRPr="008426A4" w:rsidRDefault="00977B63" w:rsidP="00C77B36">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r w:rsidR="0054268A" w:rsidRPr="008426A4">
        <w:rPr>
          <w:sz w:val="20"/>
          <w:szCs w:val="20"/>
        </w:rPr>
        <w:t>PostgreSql</w:t>
      </w:r>
      <w:r w:rsidRPr="008426A4">
        <w:rPr>
          <w:sz w:val="20"/>
          <w:szCs w:val="20"/>
        </w:rPr>
        <w:t xml:space="preserve"> 9.2.</w:t>
      </w:r>
    </w:p>
    <w:p w:rsidR="00977B63" w:rsidRPr="008426A4" w:rsidRDefault="0054268A" w:rsidP="00C77B36">
      <w:pPr>
        <w:pStyle w:val="Prrafodelista"/>
        <w:numPr>
          <w:ilvl w:val="0"/>
          <w:numId w:val="25"/>
        </w:numPr>
        <w:jc w:val="both"/>
        <w:rPr>
          <w:b/>
          <w:sz w:val="20"/>
          <w:szCs w:val="20"/>
        </w:rPr>
      </w:pPr>
      <w:r w:rsidRPr="008426A4">
        <w:rPr>
          <w:b/>
          <w:sz w:val="20"/>
          <w:szCs w:val="20"/>
        </w:rPr>
        <w:t>PostgreSql</w:t>
      </w:r>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C77B36">
      <w:pPr>
        <w:pStyle w:val="Ttulo5"/>
        <w:jc w:val="both"/>
      </w:pPr>
      <w:bookmarkStart w:id="301" w:name="_Toc373788979"/>
      <w:r w:rsidRPr="000B03AB">
        <w:t>Escenario de deploy para desarrollo</w:t>
      </w:r>
      <w:bookmarkEnd w:id="301"/>
    </w:p>
    <w:p w:rsidR="00977B63" w:rsidRPr="00977B63" w:rsidRDefault="00977B63" w:rsidP="00C77B36">
      <w:pPr>
        <w:pStyle w:val="Textoindependiente"/>
        <w:jc w:val="both"/>
        <w:rPr>
          <w:rFonts w:eastAsia="Times New Roman" w:cstheme="minorHAnsi"/>
          <w:sz w:val="20"/>
          <w:szCs w:val="20"/>
          <w:lang w:val="es-ES" w:eastAsia="zh-CN"/>
        </w:rPr>
      </w:pPr>
      <w:r w:rsidRPr="00977B63">
        <w:rPr>
          <w:rFonts w:eastAsia="Times New Roman" w:cstheme="minorHAnsi"/>
          <w:sz w:val="20"/>
          <w:szCs w:val="20"/>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C77B36">
      <w:pPr>
        <w:pStyle w:val="Ttulo5"/>
        <w:jc w:val="both"/>
      </w:pPr>
      <w:bookmarkStart w:id="302" w:name="_Toc373788980"/>
      <w:r w:rsidRPr="000B03AB">
        <w:t>Escenario de deploy para producción</w:t>
      </w:r>
      <w:bookmarkEnd w:id="302"/>
    </w:p>
    <w:p w:rsidR="00977B63" w:rsidRPr="00977B63" w:rsidRDefault="00977B63" w:rsidP="00C77B36">
      <w:pPr>
        <w:pStyle w:val="Textoindependiente"/>
        <w:jc w:val="both"/>
        <w:rPr>
          <w:rFonts w:eastAsia="Times New Roman" w:cstheme="minorHAnsi"/>
          <w:sz w:val="20"/>
          <w:szCs w:val="20"/>
          <w:lang w:val="es-ES" w:eastAsia="zh-CN"/>
        </w:rPr>
      </w:pPr>
      <w:r w:rsidRPr="00977B63">
        <w:rPr>
          <w:rFonts w:eastAsia="Times New Roman" w:cstheme="minorHAns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C77B36">
      <w:pPr>
        <w:jc w:val="both"/>
        <w:rPr>
          <w:b/>
        </w:rPr>
      </w:pPr>
    </w:p>
    <w:p w:rsidR="00977B63" w:rsidRPr="000B03AB" w:rsidRDefault="00977B63" w:rsidP="00C77B36">
      <w:pPr>
        <w:keepNext/>
        <w:jc w:val="both"/>
      </w:pPr>
      <w:r w:rsidRPr="000B03AB">
        <w:rPr>
          <w:noProof/>
          <w:lang w:val="es-ES_tradnl" w:eastAsia="es-ES_tradnl"/>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C77B36">
      <w:pPr>
        <w:keepNext/>
        <w:jc w:val="both"/>
      </w:pPr>
      <w:r w:rsidRPr="000B03AB">
        <w:rPr>
          <w:noProof/>
          <w:lang w:val="es-ES_tradnl" w:eastAsia="es-ES_tradnl"/>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C77B36">
      <w:pPr>
        <w:pStyle w:val="Ttulo4"/>
        <w:jc w:val="both"/>
      </w:pPr>
      <w:bookmarkStart w:id="303" w:name="_Toc373788981"/>
      <w:r w:rsidRPr="000B03AB">
        <w:t>Vista de Implementación</w:t>
      </w:r>
      <w:bookmarkEnd w:id="303"/>
    </w:p>
    <w:p w:rsidR="00977B63" w:rsidRPr="00977B63" w:rsidRDefault="00977B63" w:rsidP="00C77B36">
      <w:pPr>
        <w:pStyle w:val="Textoindependiente"/>
        <w:jc w:val="both"/>
        <w:rPr>
          <w:rFonts w:eastAsia="Times New Roman" w:cstheme="minorHAnsi"/>
          <w:sz w:val="20"/>
          <w:szCs w:val="20"/>
          <w:lang w:val="es-ES" w:eastAsia="zh-CN"/>
        </w:rPr>
      </w:pPr>
      <w:r w:rsidRPr="00977B63">
        <w:rPr>
          <w:rFonts w:eastAsia="Times New Roman" w:cstheme="minorHAnsi"/>
          <w:sz w:val="20"/>
          <w:szCs w:val="20"/>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C77B36">
      <w:pPr>
        <w:ind w:firstLine="708"/>
        <w:jc w:val="both"/>
      </w:pPr>
    </w:p>
    <w:p w:rsidR="00977B63" w:rsidRDefault="00977B63" w:rsidP="00C77B36">
      <w:pPr>
        <w:keepNext/>
        <w:jc w:val="both"/>
      </w:pPr>
      <w:r w:rsidRPr="000B03AB">
        <w:rPr>
          <w:noProof/>
          <w:lang w:val="es-ES_tradnl" w:eastAsia="es-ES_tradnl"/>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C77B36">
      <w:pPr>
        <w:jc w:val="both"/>
      </w:pPr>
    </w:p>
    <w:p w:rsidR="00B86714" w:rsidRDefault="00B86714" w:rsidP="00C77B36">
      <w:pPr>
        <w:pStyle w:val="Ttulo3"/>
        <w:jc w:val="both"/>
      </w:pPr>
      <w:bookmarkStart w:id="304" w:name="_Toc374214177"/>
      <w:bookmarkStart w:id="305" w:name="_Toc374484309"/>
      <w:bookmarkStart w:id="306" w:name="_Toc370249523"/>
      <w:bookmarkStart w:id="307" w:name="_Toc370250486"/>
      <w:bookmarkStart w:id="308" w:name="_Toc370250558"/>
      <w:bookmarkStart w:id="309" w:name="_Toc370251862"/>
      <w:r>
        <w:lastRenderedPageBreak/>
        <w:t xml:space="preserve">Pautas de </w:t>
      </w:r>
      <w:r w:rsidRPr="00CB6F78">
        <w:t>interfaz</w:t>
      </w:r>
      <w:r>
        <w:t xml:space="preserve"> de usuario</w:t>
      </w:r>
      <w:bookmarkEnd w:id="304"/>
      <w:bookmarkEnd w:id="305"/>
    </w:p>
    <w:p w:rsidR="00B86714" w:rsidRPr="00CB6F78" w:rsidRDefault="00B86714" w:rsidP="00C77B36">
      <w:pPr>
        <w:pStyle w:val="Ttulo5"/>
        <w:jc w:val="both"/>
      </w:pPr>
      <w:r w:rsidRPr="00CB6F78">
        <w:rPr>
          <w:i/>
        </w:rPr>
        <w:t>Claridad</w:t>
      </w:r>
    </w:p>
    <w:p w:rsidR="00B86714" w:rsidRPr="00CB6F78" w:rsidRDefault="00B86714" w:rsidP="00C77B36">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B86714" w:rsidRPr="00CB6F78" w:rsidRDefault="00B86714" w:rsidP="00C77B36">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B6F78" w:rsidRDefault="00B86714" w:rsidP="00C77B36">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C77B36">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B6F78" w:rsidRDefault="00B86714" w:rsidP="00C77B36">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C77B36">
      <w:pPr>
        <w:pStyle w:val="Ttulo5"/>
        <w:jc w:val="both"/>
        <w:rPr>
          <w:rStyle w:val="Ttulo6Car"/>
          <w:lang w:eastAsia="zh-CN"/>
        </w:rPr>
      </w:pPr>
      <w:r w:rsidRPr="00CB6F78">
        <w:rPr>
          <w:rStyle w:val="Ttulo6Car"/>
          <w:lang w:eastAsia="zh-CN"/>
        </w:rPr>
        <w:t>Consistencia</w:t>
      </w:r>
    </w:p>
    <w:p w:rsidR="00B86714" w:rsidRPr="00CB6F78" w:rsidRDefault="00B86714" w:rsidP="00C77B36">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C77B36">
      <w:pPr>
        <w:pStyle w:val="Ttulo5"/>
        <w:jc w:val="both"/>
        <w:rPr>
          <w:rStyle w:val="Ttulo6Car"/>
          <w:lang w:eastAsia="zh-CN"/>
        </w:rPr>
      </w:pPr>
      <w:r w:rsidRPr="00CB6F78">
        <w:rPr>
          <w:rStyle w:val="Ttulo6Car"/>
          <w:lang w:eastAsia="zh-CN"/>
        </w:rPr>
        <w:t>Estética</w:t>
      </w:r>
    </w:p>
    <w:p w:rsidR="00B86714" w:rsidRPr="00CB6F78" w:rsidRDefault="00B86714" w:rsidP="00C77B36">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B86714" w:rsidRPr="00CB6F78" w:rsidRDefault="00B86714" w:rsidP="00C77B36">
      <w:pPr>
        <w:pStyle w:val="Ttulo5"/>
        <w:jc w:val="both"/>
        <w:rPr>
          <w:szCs w:val="24"/>
        </w:rPr>
      </w:pPr>
      <w:r w:rsidRPr="00CB6F78">
        <w:rPr>
          <w:rStyle w:val="Ttulo6Car"/>
          <w:iCs w:val="0"/>
        </w:rPr>
        <w:t>Eficiencia</w:t>
      </w:r>
    </w:p>
    <w:p w:rsidR="00B86714" w:rsidRPr="00CB6F78" w:rsidRDefault="00B86714" w:rsidP="00C77B36">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B86714" w:rsidRDefault="00B86714" w:rsidP="00C77B36">
      <w:pPr>
        <w:pStyle w:val="Ttulo5"/>
        <w:jc w:val="both"/>
        <w:rPr>
          <w:rStyle w:val="Ttulo6Car"/>
          <w:lang w:eastAsia="zh-CN"/>
        </w:rPr>
      </w:pPr>
      <w:r w:rsidRPr="00CB6F78">
        <w:rPr>
          <w:rStyle w:val="Ttulo6Car"/>
          <w:iCs w:val="0"/>
        </w:rPr>
        <w:t>Errores</w:t>
      </w:r>
    </w:p>
    <w:p w:rsidR="00B86714" w:rsidRPr="00CB6F78" w:rsidRDefault="00B86714" w:rsidP="00C77B36">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B86714" w:rsidRPr="00CB6F78" w:rsidRDefault="00B86714" w:rsidP="00C77B36">
      <w:pPr>
        <w:pStyle w:val="Ttulo4"/>
        <w:jc w:val="both"/>
        <w:rPr>
          <w:rFonts w:eastAsia="Times New Roman"/>
        </w:rPr>
      </w:pPr>
      <w:bookmarkStart w:id="310" w:name="__RefHeading__6_467412812"/>
      <w:bookmarkEnd w:id="310"/>
      <w:r w:rsidRPr="00CB6F78">
        <w:rPr>
          <w:rStyle w:val="Ttulo6Car"/>
          <w:i/>
        </w:rPr>
        <w:t>Tipo</w:t>
      </w:r>
      <w:r>
        <w:rPr>
          <w:rStyle w:val="Ttulo6Car"/>
          <w:i/>
        </w:rPr>
        <w:t>s</w:t>
      </w:r>
      <w:r w:rsidRPr="00CB6F78">
        <w:rPr>
          <w:rStyle w:val="Ttulo6Car"/>
          <w:i/>
        </w:rPr>
        <w:t>deusuarios</w:t>
      </w:r>
    </w:p>
    <w:p w:rsidR="00B86714" w:rsidRPr="00D661BD" w:rsidRDefault="00B86714" w:rsidP="00C77B36">
      <w:pPr>
        <w:jc w:val="both"/>
        <w:rPr>
          <w:rFonts w:eastAsia="Times New Roman" w:cstheme="minorHAnsi"/>
          <w:sz w:val="20"/>
          <w:szCs w:val="20"/>
          <w:lang w:val="es-ES" w:eastAsia="zh-CN"/>
        </w:rPr>
      </w:pPr>
      <w:r w:rsidRPr="00D661BD">
        <w:rPr>
          <w:rFonts w:eastAsia="Times New Roman" w:cstheme="minorHAnsi"/>
          <w:sz w:val="20"/>
          <w:szCs w:val="20"/>
          <w:lang w:val="es-ES" w:eastAsia="zh-CN"/>
        </w:rPr>
        <w:t>El Sistema está destinado a personas de ambos sexos, cuyo conocimiento sobre computadoras puede ser muy limitado.</w:t>
      </w:r>
    </w:p>
    <w:p w:rsidR="00977B63" w:rsidRPr="00B86714" w:rsidRDefault="00977B63" w:rsidP="00C77B36">
      <w:pPr>
        <w:pStyle w:val="Ttulo5"/>
        <w:jc w:val="both"/>
        <w:rPr>
          <w:rStyle w:val="Ttulo6Car"/>
          <w:b/>
          <w:bCs/>
        </w:rPr>
      </w:pPr>
      <w:bookmarkStart w:id="311" w:name="_Toc370249526"/>
      <w:bookmarkStart w:id="312" w:name="_Toc370250495"/>
      <w:bookmarkStart w:id="313" w:name="_Toc370250567"/>
      <w:bookmarkStart w:id="314" w:name="_Toc370251871"/>
      <w:bookmarkEnd w:id="306"/>
      <w:bookmarkEnd w:id="307"/>
      <w:bookmarkEnd w:id="308"/>
      <w:bookmarkEnd w:id="309"/>
      <w:r w:rsidRPr="00B86714">
        <w:rPr>
          <w:rStyle w:val="Ttulo6Car"/>
          <w:b/>
          <w:bCs/>
        </w:rPr>
        <w:t>Interfaz de Usuario según requerimientos</w:t>
      </w:r>
      <w:bookmarkEnd w:id="311"/>
      <w:bookmarkEnd w:id="312"/>
      <w:bookmarkEnd w:id="313"/>
      <w:bookmarkEnd w:id="314"/>
    </w:p>
    <w:p w:rsidR="00977B63" w:rsidRPr="00421B55" w:rsidRDefault="00977B63" w:rsidP="00C77B36">
      <w:pPr>
        <w:pStyle w:val="MTemaNormal"/>
        <w:ind w:left="0"/>
        <w:jc w:val="both"/>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86714">
        <w:rPr>
          <w:rFonts w:asciiTheme="minorHAnsi" w:hAnsiTheme="minorHAnsi" w:cstheme="minorHAnsi"/>
          <w:szCs w:val="20"/>
        </w:rPr>
        <w:t xml:space="preserve"> demás), en general se mantiene</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977B63" w:rsidRPr="00421B55" w:rsidRDefault="00977B63" w:rsidP="00C77B36">
      <w:pPr>
        <w:pStyle w:val="MTemaNormal"/>
        <w:ind w:left="0"/>
        <w:jc w:val="both"/>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Pr>
          <w:rFonts w:asciiTheme="minorHAnsi" w:hAnsiTheme="minorHAnsi" w:cstheme="minorHAnsi"/>
          <w:szCs w:val="20"/>
        </w:rPr>
        <w:t>ten confirmación; se despliegan</w:t>
      </w:r>
      <w:r w:rsidRPr="00421B55">
        <w:rPr>
          <w:rFonts w:asciiTheme="minorHAnsi" w:hAnsiTheme="minorHAnsi" w:cstheme="minorHAnsi"/>
          <w:szCs w:val="20"/>
        </w:rPr>
        <w:t xml:space="preserve"> paneles en forma modal para la inserción de datos.</w:t>
      </w:r>
    </w:p>
    <w:p w:rsidR="00977B63" w:rsidRPr="00421B55" w:rsidRDefault="00977B63" w:rsidP="00C77B36">
      <w:pPr>
        <w:pStyle w:val="MTemaNormal"/>
        <w:ind w:left="0"/>
        <w:jc w:val="both"/>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p>
    <w:p w:rsidR="00977B63" w:rsidRPr="00421B55" w:rsidRDefault="00977B63" w:rsidP="00C77B36">
      <w:pPr>
        <w:pStyle w:val="MTemaNormal"/>
        <w:ind w:left="0"/>
        <w:jc w:val="both"/>
        <w:rPr>
          <w:rFonts w:asciiTheme="minorHAnsi" w:hAnsiTheme="minorHAnsi" w:cstheme="minorHAnsi"/>
          <w:szCs w:val="20"/>
        </w:rPr>
      </w:pPr>
      <w:r>
        <w:rPr>
          <w:rFonts w:asciiTheme="minorHAnsi" w:hAnsiTheme="minorHAnsi" w:cstheme="minorHAnsi"/>
          <w:szCs w:val="20"/>
        </w:rPr>
        <w:t xml:space="preserve">Los errores se </w:t>
      </w:r>
      <w:r w:rsidRPr="00421B55">
        <w:rPr>
          <w:rFonts w:asciiTheme="minorHAnsi" w:hAnsiTheme="minorHAnsi" w:cstheme="minorHAnsi"/>
          <w:szCs w:val="20"/>
        </w:rPr>
        <w:t>m</w:t>
      </w:r>
      <w:r>
        <w:rPr>
          <w:rFonts w:asciiTheme="minorHAnsi" w:hAnsiTheme="minorHAnsi" w:cstheme="minorHAnsi"/>
          <w:szCs w:val="20"/>
        </w:rPr>
        <w:t>ue</w:t>
      </w:r>
      <w:r w:rsidRPr="00421B55">
        <w:rPr>
          <w:rFonts w:asciiTheme="minorHAnsi" w:hAnsiTheme="minorHAnsi" w:cstheme="minorHAnsi"/>
          <w:szCs w:val="20"/>
        </w:rPr>
        <w:t>stra</w:t>
      </w:r>
      <w:r>
        <w:rPr>
          <w:rFonts w:asciiTheme="minorHAnsi" w:hAnsiTheme="minorHAnsi" w:cstheme="minorHAnsi"/>
          <w:szCs w:val="20"/>
        </w:rPr>
        <w:t>n</w:t>
      </w:r>
      <w:r w:rsidRPr="00421B55">
        <w:rPr>
          <w:rFonts w:asciiTheme="minorHAnsi" w:hAnsiTheme="minorHAnsi" w:cstheme="minorHAnsi"/>
          <w:szCs w:val="20"/>
        </w:rPr>
        <w:t xml:space="preserve"> de forma clara y concisa en todas las pantallas.</w:t>
      </w:r>
    </w:p>
    <w:p w:rsidR="00EC1D05" w:rsidRDefault="00EC1D05" w:rsidP="00C77B36">
      <w:pPr>
        <w:pStyle w:val="Ttulo2"/>
        <w:jc w:val="both"/>
      </w:pPr>
      <w:bookmarkStart w:id="315" w:name="_Toc374484310"/>
      <w:r>
        <w:t xml:space="preserve">Etapa de </w:t>
      </w:r>
      <w:r w:rsidRPr="00977B63">
        <w:t>Implementación</w:t>
      </w:r>
      <w:bookmarkEnd w:id="315"/>
    </w:p>
    <w:p w:rsidR="00F33A53" w:rsidRPr="00505081" w:rsidRDefault="00F33A53" w:rsidP="00C77B36">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C77B36">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C77B36">
      <w:pPr>
        <w:pStyle w:val="Prrafodelista"/>
        <w:numPr>
          <w:ilvl w:val="0"/>
          <w:numId w:val="16"/>
        </w:numPr>
        <w:jc w:val="both"/>
        <w:rPr>
          <w:sz w:val="20"/>
          <w:szCs w:val="20"/>
        </w:rPr>
      </w:pPr>
      <w:r w:rsidRPr="00505081">
        <w:rPr>
          <w:sz w:val="20"/>
          <w:szCs w:val="20"/>
        </w:rPr>
        <w:lastRenderedPageBreak/>
        <w:t>Definir la organización del código en términos de subsistemas estructurados en capas.</w:t>
      </w:r>
    </w:p>
    <w:p w:rsidR="00F33A53" w:rsidRPr="00505081" w:rsidRDefault="00F33A53" w:rsidP="00C77B36">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C77B36">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C77B36">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C77B36">
      <w:pPr>
        <w:jc w:val="both"/>
      </w:pPr>
    </w:p>
    <w:p w:rsidR="00F33A53" w:rsidRDefault="00F33A53" w:rsidP="00C77B36">
      <w:pPr>
        <w:pStyle w:val="Ttulo3"/>
        <w:jc w:val="both"/>
      </w:pPr>
      <w:bookmarkStart w:id="316" w:name="_Toc374484311"/>
      <w:r>
        <w:t>Metodologías individuales</w:t>
      </w:r>
      <w:bookmarkEnd w:id="316"/>
    </w:p>
    <w:p w:rsidR="00F33A53" w:rsidRPr="00597967" w:rsidRDefault="00F33A53" w:rsidP="00C77B36">
      <w:pPr>
        <w:jc w:val="both"/>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C77B36">
      <w:pPr>
        <w:jc w:val="both"/>
        <w:rPr>
          <w:sz w:val="20"/>
          <w:szCs w:val="20"/>
          <w:lang w:eastAsia="es-UY"/>
        </w:rPr>
      </w:pPr>
      <w:r w:rsidRPr="00597967">
        <w:rPr>
          <w:sz w:val="20"/>
          <w:szCs w:val="20"/>
          <w:lang w:eastAsia="es-UY"/>
        </w:rPr>
        <w:t>Durante el desarrollo de la solución en cuestión, el equipo acordó la utilización de la Java CodeConvention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C77B36">
      <w:pPr>
        <w:pStyle w:val="Ttulo3"/>
        <w:jc w:val="both"/>
      </w:pPr>
      <w:bookmarkStart w:id="317" w:name="_Toc374484312"/>
      <w:r>
        <w:t>Metodologías de equipo</w:t>
      </w:r>
      <w:bookmarkEnd w:id="317"/>
    </w:p>
    <w:p w:rsidR="00F33A53" w:rsidRPr="00597967" w:rsidRDefault="00F33A53" w:rsidP="00C77B36">
      <w:pPr>
        <w:pStyle w:val="Textoindependiente"/>
        <w:jc w:val="both"/>
        <w:rPr>
          <w:sz w:val="20"/>
          <w:szCs w:val="20"/>
        </w:rPr>
      </w:pPr>
      <w:r w:rsidRPr="00597967">
        <w:rPr>
          <w:sz w:val="20"/>
          <w:szCs w:val="20"/>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C77B36">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C77B36">
      <w:pPr>
        <w:jc w:val="both"/>
        <w:rPr>
          <w:sz w:val="20"/>
          <w:szCs w:val="20"/>
        </w:rPr>
      </w:pPr>
      <w:r w:rsidRPr="00505081">
        <w:rPr>
          <w:sz w:val="20"/>
          <w:szCs w:val="20"/>
        </w:rPr>
        <w:t xml:space="preserve">En cuanto a versionado de código refiere, se utilizó el protocolo de versionado </w:t>
      </w:r>
      <w:commentRangeStart w:id="318"/>
      <w:r w:rsidR="00227416" w:rsidRPr="00505081">
        <w:rPr>
          <w:sz w:val="20"/>
          <w:szCs w:val="20"/>
        </w:rPr>
        <w:t>GIT</w:t>
      </w:r>
      <w:commentRangeEnd w:id="318"/>
      <w:r w:rsidR="00227416" w:rsidRPr="00505081">
        <w:rPr>
          <w:rStyle w:val="Refdecomentario"/>
          <w:sz w:val="20"/>
          <w:szCs w:val="20"/>
          <w:lang w:val="es-ES" w:eastAsia="es-ES"/>
        </w:rPr>
        <w:commentReference w:id="318"/>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GitClient</w:t>
      </w:r>
      <w:r w:rsidRPr="00505081">
        <w:rPr>
          <w:sz w:val="20"/>
          <w:szCs w:val="20"/>
        </w:rPr>
        <w:t xml:space="preserve"> v1.8).</w:t>
      </w:r>
    </w:p>
    <w:p w:rsidR="00F33A53" w:rsidRPr="00505081" w:rsidRDefault="00F33A53" w:rsidP="00C77B36">
      <w:pPr>
        <w:jc w:val="both"/>
      </w:pPr>
      <w:r w:rsidRPr="00505081">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505081" w:rsidRDefault="00F33A53" w:rsidP="00C77B36">
      <w:pPr>
        <w:jc w:val="both"/>
        <w:rPr>
          <w:sz w:val="20"/>
          <w:szCs w:val="20"/>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w:t>
      </w:r>
      <w:r w:rsidRPr="00505081">
        <w:rPr>
          <w:sz w:val="20"/>
          <w:szCs w:val="20"/>
        </w:rPr>
        <w:lastRenderedPageBreak/>
        <w:t xml:space="preserve">utilizaron tags en el repositorio GitHub para cada liberación realizada, y correspondientes </w:t>
      </w:r>
      <w:r w:rsidRPr="00505081">
        <w:rPr>
          <w:i/>
          <w:sz w:val="20"/>
          <w:szCs w:val="20"/>
        </w:rPr>
        <w:t>merges</w:t>
      </w:r>
      <w:r w:rsidRPr="00505081">
        <w:rPr>
          <w:sz w:val="20"/>
          <w:szCs w:val="20"/>
        </w:rPr>
        <w:t xml:space="preserve"> contra la rama </w:t>
      </w:r>
      <w:r w:rsidRPr="00505081">
        <w:rPr>
          <w:i/>
          <w:sz w:val="20"/>
          <w:szCs w:val="20"/>
        </w:rPr>
        <w:t>trunk</w:t>
      </w:r>
      <w:r w:rsidRPr="00505081">
        <w:rPr>
          <w:sz w:val="20"/>
          <w:szCs w:val="20"/>
        </w:rPr>
        <w:t xml:space="preserve">. </w:t>
      </w:r>
    </w:p>
    <w:p w:rsidR="00F33A53" w:rsidRPr="00F31EE7" w:rsidRDefault="00F33A53" w:rsidP="00C77B36">
      <w:pPr>
        <w:jc w:val="both"/>
        <w:rPr>
          <w:rFonts w:asciiTheme="majorHAnsi" w:eastAsiaTheme="majorEastAsia" w:hAnsiTheme="majorHAnsi" w:cstheme="majorBidi"/>
          <w:b/>
          <w:bCs/>
          <w:color w:val="46464A" w:themeColor="text2"/>
          <w:sz w:val="24"/>
        </w:rPr>
      </w:pPr>
    </w:p>
    <w:p w:rsidR="00F33A53" w:rsidRDefault="00F33A53" w:rsidP="00C77B36">
      <w:pPr>
        <w:pStyle w:val="Ttulo3"/>
        <w:jc w:val="both"/>
      </w:pPr>
      <w:bookmarkStart w:id="319" w:name="_Toc374484313"/>
      <w:r>
        <w:t>Entorno de desarrollo</w:t>
      </w:r>
      <w:bookmarkEnd w:id="319"/>
    </w:p>
    <w:p w:rsidR="00F33A53" w:rsidRPr="00505081" w:rsidRDefault="00F33A53" w:rsidP="00C77B36">
      <w:pPr>
        <w:jc w:val="both"/>
        <w:rPr>
          <w:sz w:val="20"/>
          <w:szCs w:val="20"/>
        </w:rPr>
      </w:pPr>
      <w:r w:rsidRPr="00505081">
        <w:rPr>
          <w:sz w:val="20"/>
          <w:szCs w:val="20"/>
        </w:rPr>
        <w:t>Al momento de preparar el ambiente de desarrollo, se optó por:</w:t>
      </w:r>
    </w:p>
    <w:p w:rsidR="00F33A53" w:rsidRPr="00505081" w:rsidRDefault="00F33A53" w:rsidP="00C77B36">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C77B36">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C77B36">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C77B36">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C77B36">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C77B36">
      <w:pPr>
        <w:pStyle w:val="Prrafodelista"/>
        <w:numPr>
          <w:ilvl w:val="0"/>
          <w:numId w:val="18"/>
        </w:numPr>
        <w:jc w:val="both"/>
        <w:rPr>
          <w:sz w:val="20"/>
          <w:szCs w:val="20"/>
        </w:rPr>
      </w:pPr>
      <w:r w:rsidRPr="00505081">
        <w:rPr>
          <w:sz w:val="20"/>
          <w:szCs w:val="20"/>
        </w:rPr>
        <w:t>Google Chrome (</w:t>
      </w:r>
      <w:r w:rsidR="00227416" w:rsidRPr="00505081">
        <w:rPr>
          <w:sz w:val="20"/>
          <w:szCs w:val="20"/>
        </w:rPr>
        <w:t>ChromeDeveloper</w:t>
      </w:r>
      <w:r w:rsidRPr="00505081">
        <w:rPr>
          <w:sz w:val="20"/>
          <w:szCs w:val="20"/>
        </w:rPr>
        <w:t xml:space="preserve"> Tools) como explorador para testeo de interfaz y lógica de presentación.</w:t>
      </w:r>
    </w:p>
    <w:p w:rsidR="00F33A53" w:rsidRPr="00505081" w:rsidRDefault="00F33A53" w:rsidP="00C77B36">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C77B36">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C77B36">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C77B36">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C77B36">
      <w:pPr>
        <w:pStyle w:val="Ttulo3"/>
        <w:jc w:val="both"/>
      </w:pPr>
      <w:bookmarkStart w:id="320" w:name="_Toc374484314"/>
      <w:r>
        <w:t>Entorno de ejecución</w:t>
      </w:r>
      <w:bookmarkEnd w:id="320"/>
    </w:p>
    <w:p w:rsidR="00F33A53" w:rsidRPr="00505081" w:rsidRDefault="00F33A53" w:rsidP="00C77B36">
      <w:pPr>
        <w:jc w:val="both"/>
        <w:rPr>
          <w:sz w:val="20"/>
          <w:szCs w:val="20"/>
        </w:rPr>
      </w:pPr>
      <w:r w:rsidRPr="00505081">
        <w:rPr>
          <w:sz w:val="20"/>
          <w:szCs w:val="20"/>
        </w:rPr>
        <w:t>Para la construcción y ejecución de la solución implementada fueron necesarios:</w:t>
      </w:r>
    </w:p>
    <w:p w:rsidR="00F33A53" w:rsidRPr="00505081" w:rsidRDefault="00F33A53" w:rsidP="00C77B36">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C77B36">
      <w:pPr>
        <w:pStyle w:val="Prrafodelista"/>
        <w:numPr>
          <w:ilvl w:val="0"/>
          <w:numId w:val="19"/>
        </w:numPr>
        <w:jc w:val="both"/>
        <w:rPr>
          <w:i/>
          <w:sz w:val="20"/>
          <w:szCs w:val="20"/>
        </w:rPr>
      </w:pPr>
      <w:r w:rsidRPr="00505081">
        <w:rPr>
          <w:sz w:val="20"/>
          <w:szCs w:val="20"/>
        </w:rPr>
        <w:t>JBossAplication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C77B36">
      <w:pPr>
        <w:pStyle w:val="Prrafodelista"/>
        <w:numPr>
          <w:ilvl w:val="0"/>
          <w:numId w:val="19"/>
        </w:numPr>
        <w:jc w:val="both"/>
        <w:rPr>
          <w:i/>
          <w:sz w:val="20"/>
          <w:szCs w:val="20"/>
        </w:rPr>
      </w:pPr>
      <w:r w:rsidRPr="00505081">
        <w:rPr>
          <w:sz w:val="20"/>
          <w:szCs w:val="20"/>
        </w:rPr>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C77B36">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505081" w:rsidRDefault="00F33A53" w:rsidP="00C77B36">
      <w:pPr>
        <w:pStyle w:val="Prrafodelista"/>
        <w:numPr>
          <w:ilvl w:val="0"/>
          <w:numId w:val="19"/>
        </w:numPr>
        <w:jc w:val="both"/>
        <w:rPr>
          <w:i/>
          <w:sz w:val="20"/>
          <w:szCs w:val="20"/>
        </w:rPr>
      </w:pPr>
      <w:r w:rsidRPr="00505081">
        <w:rPr>
          <w:sz w:val="20"/>
          <w:szCs w:val="20"/>
        </w:rPr>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F33A53" w:rsidRPr="00C31845" w:rsidRDefault="00F33A53" w:rsidP="00C77B36">
      <w:pPr>
        <w:pStyle w:val="Ttulo3"/>
        <w:jc w:val="both"/>
      </w:pPr>
      <w:bookmarkStart w:id="321" w:name="_Toc374484315"/>
      <w:r>
        <w:lastRenderedPageBreak/>
        <w:t>Tecnologías aplicadas</w:t>
      </w:r>
      <w:bookmarkEnd w:id="321"/>
    </w:p>
    <w:p w:rsidR="00F33A53" w:rsidRPr="00505081" w:rsidRDefault="00F33A53" w:rsidP="00C77B36">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C77B36">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C77B36">
      <w:pPr>
        <w:pStyle w:val="Ttulo4"/>
        <w:jc w:val="both"/>
        <w:rPr>
          <w:sz w:val="20"/>
          <w:szCs w:val="20"/>
        </w:rPr>
      </w:pPr>
      <w:r w:rsidRPr="00505081">
        <w:rPr>
          <w:sz w:val="20"/>
          <w:szCs w:val="20"/>
        </w:rPr>
        <w:t>Capa de Persistencia</w:t>
      </w:r>
    </w:p>
    <w:p w:rsidR="00F33A53" w:rsidRPr="00F456C4" w:rsidRDefault="007331C0" w:rsidP="00C77B36">
      <w:pPr>
        <w:pStyle w:val="Textoindependiente"/>
        <w:jc w:val="both"/>
        <w:rPr>
          <w:sz w:val="24"/>
          <w:szCs w:val="24"/>
          <w:rPrChange w:id="322" w:author="pelo" w:date="2013-12-11T00:39:00Z">
            <w:rPr>
              <w:sz w:val="20"/>
              <w:szCs w:val="20"/>
            </w:rPr>
          </w:rPrChange>
        </w:rPr>
      </w:pPr>
      <w:r w:rsidRPr="007331C0">
        <w:rPr>
          <w:sz w:val="24"/>
          <w:szCs w:val="24"/>
          <w:rPrChange w:id="323" w:author="pelo" w:date="2013-12-11T00:39:00Z">
            <w:rPr>
              <w:sz w:val="20"/>
              <w:szCs w:val="20"/>
              <w:lang w:eastAsia="es-AR"/>
            </w:rPr>
          </w:rPrChange>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7331C0">
        <w:rPr>
          <w:i/>
          <w:sz w:val="24"/>
          <w:szCs w:val="24"/>
          <w:rPrChange w:id="324" w:author="pelo" w:date="2013-12-11T00:39:00Z">
            <w:rPr>
              <w:i/>
              <w:sz w:val="20"/>
              <w:szCs w:val="20"/>
              <w:lang w:eastAsia="es-AR"/>
            </w:rPr>
          </w:rPrChange>
        </w:rPr>
        <w:t>Java Persistence Api en su versión 2.0</w:t>
      </w:r>
      <w:r w:rsidRPr="007331C0">
        <w:rPr>
          <w:sz w:val="24"/>
          <w:szCs w:val="24"/>
          <w:rPrChange w:id="325" w:author="pelo" w:date="2013-12-11T00:39:00Z">
            <w:rPr>
              <w:sz w:val="20"/>
              <w:szCs w:val="20"/>
              <w:lang w:eastAsia="es-AR"/>
            </w:rPr>
          </w:rPrChange>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7331C0">
        <w:rPr>
          <w:i/>
          <w:sz w:val="24"/>
          <w:szCs w:val="24"/>
          <w:rPrChange w:id="326" w:author="pelo" w:date="2013-12-11T00:39:00Z">
            <w:rPr>
              <w:i/>
              <w:sz w:val="20"/>
              <w:szCs w:val="20"/>
              <w:lang w:eastAsia="es-AR"/>
            </w:rPr>
          </w:rPrChange>
        </w:rPr>
        <w:t xml:space="preserve">Entities o </w:t>
      </w:r>
      <w:r w:rsidRPr="007331C0">
        <w:rPr>
          <w:sz w:val="24"/>
          <w:szCs w:val="24"/>
          <w:rPrChange w:id="327" w:author="pelo" w:date="2013-12-11T00:39:00Z">
            <w:rPr>
              <w:sz w:val="20"/>
              <w:szCs w:val="20"/>
              <w:lang w:eastAsia="es-AR"/>
            </w:rPr>
          </w:rPrChange>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Pr="00F456C4" w:rsidRDefault="007331C0" w:rsidP="00C77B36">
      <w:pPr>
        <w:pStyle w:val="Textoindependiente"/>
        <w:jc w:val="both"/>
        <w:rPr>
          <w:sz w:val="24"/>
          <w:szCs w:val="24"/>
          <w:rPrChange w:id="328" w:author="pelo" w:date="2013-12-11T00:39:00Z">
            <w:rPr/>
          </w:rPrChange>
        </w:rPr>
      </w:pPr>
      <w:r w:rsidRPr="007331C0">
        <w:rPr>
          <w:sz w:val="24"/>
          <w:szCs w:val="24"/>
          <w:rPrChange w:id="329" w:author="pelo" w:date="2013-12-11T00:39:00Z">
            <w:rPr>
              <w:lang w:eastAsia="es-AR"/>
            </w:rPr>
          </w:rPrChange>
        </w:rPr>
        <w:t>Dentro de la capa de persistencia móvil, se diseñó la estructura de la base de datos de manera que permita al usuario acceder a los últimos contenidos vistos, esto fue así teniendo en cuenta el caso que el dispositivo no tenga conexión a internet. A su vez que el dispositivo sea capaz de recordar al último usuario que inicio sección esto permitirá que el usuario no tenga que logrease cada vez que desee acceder a la aplicación. Para realizar esto se utilizó una librería que provee Android (android.database.sqlite) la cual nos brinda los métodos necesarios para crear la base de datos, insertar, seleccionar y eliminar registros SQLite.</w:t>
      </w:r>
    </w:p>
    <w:p w:rsidR="00F33A53" w:rsidRPr="00404B1C" w:rsidRDefault="00F33A53" w:rsidP="00C77B36">
      <w:pPr>
        <w:pStyle w:val="Textoindependiente"/>
        <w:jc w:val="both"/>
      </w:pPr>
    </w:p>
    <w:p w:rsidR="00F33A53" w:rsidRDefault="00F33A53" w:rsidP="00C77B36">
      <w:pPr>
        <w:pStyle w:val="Ttulo4"/>
        <w:jc w:val="both"/>
      </w:pPr>
      <w:r>
        <w:t>Capa de Negocio</w:t>
      </w:r>
    </w:p>
    <w:p w:rsidR="00F33A53" w:rsidRPr="00505081" w:rsidRDefault="00F33A53" w:rsidP="00C77B36">
      <w:pPr>
        <w:jc w:val="both"/>
        <w:rPr>
          <w:sz w:val="20"/>
          <w:szCs w:val="20"/>
        </w:rPr>
      </w:pPr>
      <w:r w:rsidRPr="00505081">
        <w:rPr>
          <w:sz w:val="20"/>
          <w:szCs w:val="20"/>
        </w:rPr>
        <w:t xml:space="preserve">Como requisito no funcional, se planteó la utilización de </w:t>
      </w:r>
      <w:r w:rsidR="00227416" w:rsidRPr="00505081">
        <w:rPr>
          <w:sz w:val="20"/>
          <w:szCs w:val="20"/>
        </w:rPr>
        <w:t>JBossAplication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C77B36">
      <w:pPr>
        <w:pStyle w:val="Prrafodelista"/>
        <w:numPr>
          <w:ilvl w:val="0"/>
          <w:numId w:val="17"/>
        </w:numPr>
        <w:jc w:val="both"/>
        <w:rPr>
          <w:sz w:val="20"/>
          <w:szCs w:val="20"/>
        </w:rPr>
      </w:pPr>
      <w:r w:rsidRPr="00505081">
        <w:rPr>
          <w:sz w:val="20"/>
          <w:szCs w:val="20"/>
        </w:rPr>
        <w:t>Comunicación remota</w:t>
      </w:r>
    </w:p>
    <w:p w:rsidR="00F33A53" w:rsidRPr="00505081" w:rsidRDefault="00F33A53" w:rsidP="00C77B36">
      <w:pPr>
        <w:pStyle w:val="Prrafodelista"/>
        <w:numPr>
          <w:ilvl w:val="0"/>
          <w:numId w:val="17"/>
        </w:numPr>
        <w:jc w:val="both"/>
        <w:rPr>
          <w:sz w:val="20"/>
          <w:szCs w:val="20"/>
        </w:rPr>
      </w:pPr>
      <w:r w:rsidRPr="00505081">
        <w:rPr>
          <w:sz w:val="20"/>
          <w:szCs w:val="20"/>
        </w:rPr>
        <w:t>Manejo de transacciones</w:t>
      </w:r>
    </w:p>
    <w:p w:rsidR="00F33A53" w:rsidRPr="00505081" w:rsidRDefault="00F33A53" w:rsidP="00C77B36">
      <w:pPr>
        <w:pStyle w:val="Prrafodelista"/>
        <w:numPr>
          <w:ilvl w:val="0"/>
          <w:numId w:val="17"/>
        </w:numPr>
        <w:jc w:val="both"/>
        <w:rPr>
          <w:sz w:val="20"/>
          <w:szCs w:val="20"/>
        </w:rPr>
      </w:pPr>
      <w:r w:rsidRPr="00505081">
        <w:rPr>
          <w:sz w:val="20"/>
          <w:szCs w:val="20"/>
        </w:rPr>
        <w:t>Control de concurrencia</w:t>
      </w:r>
    </w:p>
    <w:p w:rsidR="00F33A53" w:rsidRPr="00505081" w:rsidRDefault="00F33A53" w:rsidP="00C77B36">
      <w:pPr>
        <w:pStyle w:val="Prrafodelista"/>
        <w:numPr>
          <w:ilvl w:val="0"/>
          <w:numId w:val="17"/>
        </w:numPr>
        <w:jc w:val="both"/>
        <w:rPr>
          <w:sz w:val="20"/>
          <w:szCs w:val="20"/>
        </w:rPr>
      </w:pPr>
      <w:r w:rsidRPr="00505081">
        <w:rPr>
          <w:sz w:val="20"/>
          <w:szCs w:val="20"/>
        </w:rPr>
        <w:t>Java MessagingSevices</w:t>
      </w:r>
    </w:p>
    <w:p w:rsidR="00F33A53" w:rsidRPr="00505081" w:rsidRDefault="00F33A53" w:rsidP="00C77B36">
      <w:pPr>
        <w:pStyle w:val="Prrafodelista"/>
        <w:numPr>
          <w:ilvl w:val="0"/>
          <w:numId w:val="17"/>
        </w:numPr>
        <w:jc w:val="both"/>
        <w:rPr>
          <w:sz w:val="20"/>
          <w:szCs w:val="20"/>
        </w:rPr>
      </w:pPr>
      <w:r w:rsidRPr="00505081">
        <w:rPr>
          <w:sz w:val="20"/>
          <w:szCs w:val="20"/>
        </w:rPr>
        <w:lastRenderedPageBreak/>
        <w:t>Servicio de Nombres de Directorio (o JNDI)</w:t>
      </w:r>
    </w:p>
    <w:p w:rsidR="00F33A53" w:rsidRPr="00505081" w:rsidRDefault="00F33A53" w:rsidP="00C77B36">
      <w:pPr>
        <w:pStyle w:val="Prrafodelista"/>
        <w:numPr>
          <w:ilvl w:val="0"/>
          <w:numId w:val="17"/>
        </w:numPr>
        <w:jc w:val="both"/>
        <w:rPr>
          <w:sz w:val="20"/>
          <w:szCs w:val="20"/>
        </w:rPr>
      </w:pPr>
      <w:r w:rsidRPr="00505081">
        <w:rPr>
          <w:sz w:val="20"/>
          <w:szCs w:val="20"/>
        </w:rPr>
        <w:t>Seguridad</w:t>
      </w:r>
    </w:p>
    <w:p w:rsidR="00F33A53" w:rsidRDefault="00F33A53" w:rsidP="00C77B36">
      <w:pPr>
        <w:tabs>
          <w:tab w:val="left" w:pos="1708"/>
        </w:tabs>
        <w:jc w:val="both"/>
        <w:rPr>
          <w:sz w:val="20"/>
          <w:szCs w:val="20"/>
        </w:rPr>
      </w:pPr>
      <w:r w:rsidRPr="00505081">
        <w:rPr>
          <w:sz w:val="20"/>
          <w:szCs w:val="20"/>
        </w:rPr>
        <w:t>Entre otros.</w:t>
      </w:r>
    </w:p>
    <w:p w:rsidR="00F33A53" w:rsidRPr="00505081" w:rsidRDefault="00F33A53" w:rsidP="00C77B36">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C77B36">
      <w:pPr>
        <w:pStyle w:val="Ttulo4"/>
        <w:jc w:val="both"/>
      </w:pPr>
      <w:r>
        <w:t>Capa de Servicios</w:t>
      </w:r>
    </w:p>
    <w:p w:rsidR="00F33A53" w:rsidRPr="00505081" w:rsidRDefault="00F33A53" w:rsidP="00C77B36">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w:t>
      </w:r>
      <w:ins w:id="330" w:author="pelo" w:date="2013-12-11T22:24:00Z">
        <w:r w:rsidR="00661837">
          <w:rPr>
            <w:i/>
            <w:sz w:val="20"/>
            <w:szCs w:val="20"/>
          </w:rPr>
          <w:t xml:space="preserve"> </w:t>
        </w:r>
      </w:ins>
      <w:r w:rsidRPr="00505081">
        <w:rPr>
          <w:i/>
          <w:sz w:val="20"/>
          <w:szCs w:val="20"/>
        </w:rPr>
        <w:t>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C77B36">
      <w:pPr>
        <w:jc w:val="both"/>
        <w:rPr>
          <w:sz w:val="20"/>
          <w:szCs w:val="20"/>
        </w:rPr>
      </w:pPr>
      <w:r w:rsidRPr="00505081">
        <w:rPr>
          <w:sz w:val="20"/>
          <w:szCs w:val="20"/>
        </w:rPr>
        <w:t xml:space="preserve">Para el manejo de la información (input y output) manejada por los webservices en formato </w:t>
      </w:r>
      <w:r w:rsidR="0054268A" w:rsidRPr="00505081">
        <w:rPr>
          <w:sz w:val="20"/>
          <w:szCs w:val="20"/>
        </w:rPr>
        <w:t>JSon</w:t>
      </w:r>
      <w:r w:rsidRPr="00505081">
        <w:rPr>
          <w:sz w:val="20"/>
          <w:szCs w:val="20"/>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C77B36">
      <w:pPr>
        <w:jc w:val="both"/>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C77B36">
      <w:pPr>
        <w:pStyle w:val="Prrafodelista"/>
        <w:numPr>
          <w:ilvl w:val="0"/>
          <w:numId w:val="20"/>
        </w:numPr>
        <w:jc w:val="both"/>
      </w:pPr>
      <w:r>
        <w:t xml:space="preserve">org.apache: Proporciona los métodos necesarios para invocar la ejecución del </w:t>
      </w:r>
      <w:r w:rsidR="00227416">
        <w:t>webservice</w:t>
      </w:r>
      <w:r w:rsidR="0054268A">
        <w:t>Rest</w:t>
      </w:r>
      <w:r>
        <w:t>.</w:t>
      </w:r>
    </w:p>
    <w:p w:rsidR="00F33A53" w:rsidRPr="00F33A53" w:rsidRDefault="00F33A53" w:rsidP="00C77B36">
      <w:pPr>
        <w:pStyle w:val="Prrafodelista"/>
        <w:numPr>
          <w:ilvl w:val="0"/>
          <w:numId w:val="20"/>
        </w:numPr>
        <w:jc w:val="both"/>
      </w:pPr>
      <w:r>
        <w:t xml:space="preserve">org.json: Proporciona los métodos necesarios para parsear  la respuesta string a objetos </w:t>
      </w:r>
      <w:r w:rsidR="00227416">
        <w:t>JSon.</w:t>
      </w:r>
    </w:p>
    <w:p w:rsidR="000702F1" w:rsidRDefault="000702F1" w:rsidP="00C77B36">
      <w:pPr>
        <w:pStyle w:val="Encabezado4"/>
        <w:jc w:val="both"/>
      </w:pPr>
      <w:r>
        <w:t>Capa de Presentaci</w:t>
      </w:r>
      <w:r>
        <w:t>ó</w:t>
      </w:r>
      <w:r>
        <w:t>n</w:t>
      </w:r>
    </w:p>
    <w:p w:rsidR="000702F1" w:rsidRDefault="000702F1" w:rsidP="00C77B36">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Del="00F456C4" w:rsidRDefault="000702F1" w:rsidP="00C77B36">
      <w:pPr>
        <w:pStyle w:val="Estilopredeterminado"/>
        <w:jc w:val="both"/>
        <w:rPr>
          <w:del w:id="331" w:author="pelo" w:date="2013-12-11T00:41:00Z"/>
          <w:rFonts w:cstheme="minorBidi"/>
          <w:sz w:val="20"/>
          <w:szCs w:val="24"/>
        </w:rPr>
      </w:pPr>
      <w:r>
        <w:rPr>
          <w:rFonts w:cstheme="minorBidi"/>
          <w:sz w:val="20"/>
          <w:szCs w:val="24"/>
        </w:rPr>
        <w:t xml:space="preserve">La presentación del modulo de Backend (o Modulo de Administración) fue implementada mayoritariamente con paginas xhtml y ManagedBeans,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C77B36">
      <w:pPr>
        <w:pStyle w:val="Estilopredeterminado"/>
        <w:jc w:val="both"/>
        <w:rPr>
          <w:rFonts w:cstheme="minorBidi"/>
          <w:szCs w:val="24"/>
        </w:rPr>
      </w:pPr>
    </w:p>
    <w:p w:rsidR="000702F1" w:rsidRDefault="000702F1" w:rsidP="00C77B36">
      <w:pPr>
        <w:pStyle w:val="Estilopredeterminado"/>
        <w:jc w:val="both"/>
        <w:rPr>
          <w:rFonts w:cstheme="minorBidi"/>
          <w:sz w:val="20"/>
          <w:szCs w:val="24"/>
        </w:rPr>
      </w:pPr>
      <w:r>
        <w:rPr>
          <w:rFonts w:cstheme="minorBidi"/>
          <w:sz w:val="20"/>
          <w:szCs w:val="24"/>
        </w:rPr>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w:t>
      </w:r>
      <w:del w:id="332" w:author="pelo" w:date="2013-12-11T22:33:00Z">
        <w:r w:rsidR="00227416" w:rsidDel="00661837">
          <w:rPr>
            <w:rFonts w:cstheme="minorBidi"/>
            <w:sz w:val="20"/>
            <w:szCs w:val="24"/>
          </w:rPr>
          <w:delText xml:space="preserve"> </w:delText>
        </w:r>
      </w:del>
      <w:r w:rsidR="00227416">
        <w:rPr>
          <w:rFonts w:cstheme="minorBidi"/>
          <w:sz w:val="20"/>
          <w:szCs w:val="24"/>
        </w:rPr>
        <w:t>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para</w:t>
      </w:r>
      <w:ins w:id="333" w:author="pelo" w:date="2013-12-11T22:25:00Z">
        <w:r w:rsidR="00661837">
          <w:rPr>
            <w:rFonts w:cstheme="minorBidi"/>
            <w:sz w:val="20"/>
            <w:szCs w:val="24"/>
          </w:rPr>
          <w:t xml:space="preserve"> </w:t>
        </w:r>
      </w:ins>
      <w:r w:rsidR="007E4829">
        <w:rPr>
          <w:rFonts w:cstheme="minorBidi"/>
          <w:sz w:val="20"/>
          <w:szCs w:val="24"/>
        </w:rPr>
        <w:t>el manejo de estilos y características responsivas se utilizo</w:t>
      </w:r>
      <w:r>
        <w:rPr>
          <w:rFonts w:cstheme="minorBidi"/>
          <w:sz w:val="20"/>
          <w:szCs w:val="24"/>
        </w:rPr>
        <w:t xml:space="preserve"> la librería</w:t>
      </w:r>
      <w:ins w:id="334" w:author="pelo" w:date="2013-12-11T22:25:00Z">
        <w:r w:rsidR="00661837">
          <w:rPr>
            <w:rFonts w:cstheme="minorBidi"/>
            <w:sz w:val="20"/>
            <w:szCs w:val="24"/>
          </w:rPr>
          <w:t xml:space="preserve"> </w:t>
        </w:r>
      </w:ins>
      <w:r>
        <w:rPr>
          <w:rFonts w:cstheme="minorBidi"/>
          <w:sz w:val="20"/>
          <w:szCs w:val="24"/>
        </w:rPr>
        <w:t xml:space="preserve">Bootstrap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w:t>
      </w:r>
      <w:r>
        <w:rPr>
          <w:rFonts w:cstheme="minorBidi"/>
          <w:sz w:val="20"/>
          <w:szCs w:val="24"/>
        </w:rPr>
        <w:lastRenderedPageBreak/>
        <w:t>navegador del cliente (</w:t>
      </w:r>
      <w:r w:rsidR="00C00594">
        <w:rPr>
          <w:rFonts w:cstheme="minorBidi"/>
          <w:sz w:val="20"/>
          <w:szCs w:val="24"/>
        </w:rPr>
        <w:t>Local Storage</w:t>
      </w:r>
      <w:r>
        <w:rPr>
          <w:rFonts w:cstheme="minorBidi"/>
          <w:sz w:val="20"/>
          <w:szCs w:val="24"/>
        </w:rPr>
        <w:t>)</w:t>
      </w:r>
      <w:ins w:id="335" w:author="pelo" w:date="2013-12-11T22:25:00Z">
        <w:r w:rsidR="00661837">
          <w:rPr>
            <w:rFonts w:cstheme="minorBidi"/>
            <w:sz w:val="20"/>
            <w:szCs w:val="24"/>
          </w:rPr>
          <w:t xml:space="preserve">, Se utilizaron varios plugins </w:t>
        </w:r>
      </w:ins>
      <w:ins w:id="336" w:author="pelo" w:date="2013-12-11T22:26:00Z">
        <w:r w:rsidR="00661837">
          <w:rPr>
            <w:rFonts w:cstheme="minorBidi"/>
            <w:sz w:val="20"/>
            <w:szCs w:val="24"/>
          </w:rPr>
          <w:t>java script</w:t>
        </w:r>
        <w:r w:rsidR="00661837">
          <w:rPr>
            <w:rFonts w:cstheme="minorBidi"/>
            <w:sz w:val="20"/>
            <w:szCs w:val="24"/>
          </w:rPr>
          <w:t xml:space="preserve"> tanto para mejorar </w:t>
        </w:r>
      </w:ins>
      <w:ins w:id="337" w:author="pelo" w:date="2013-12-11T22:29:00Z">
        <w:r w:rsidR="00661837">
          <w:rPr>
            <w:rFonts w:cstheme="minorBidi"/>
            <w:sz w:val="20"/>
            <w:szCs w:val="24"/>
          </w:rPr>
          <w:t xml:space="preserve">visualmente </w:t>
        </w:r>
      </w:ins>
      <w:ins w:id="338" w:author="pelo" w:date="2013-12-11T22:26:00Z">
        <w:r w:rsidR="00661837">
          <w:rPr>
            <w:rFonts w:cstheme="minorBidi"/>
            <w:sz w:val="20"/>
            <w:szCs w:val="24"/>
          </w:rPr>
          <w:t>la interfaz, como para agregar funcionalidades al sistema</w:t>
        </w:r>
      </w:ins>
      <w:r w:rsidR="007E4829">
        <w:rPr>
          <w:rFonts w:cstheme="minorBidi"/>
          <w:sz w:val="20"/>
          <w:szCs w:val="24"/>
        </w:rPr>
        <w:t>.</w:t>
      </w:r>
      <w:ins w:id="339" w:author="pelo" w:date="2013-12-11T22:27:00Z">
        <w:r w:rsidR="00661837">
          <w:rPr>
            <w:rFonts w:cstheme="minorBidi"/>
            <w:sz w:val="20"/>
            <w:szCs w:val="24"/>
          </w:rPr>
          <w:t xml:space="preserve"> Los servicios expuestos por el servidor son consumidos por medio de llamados ajax.</w:t>
        </w:r>
      </w:ins>
      <w:ins w:id="340" w:author="pelo" w:date="2013-12-11T22:30:00Z">
        <w:r w:rsidR="00661837">
          <w:rPr>
            <w:rFonts w:cstheme="minorBidi"/>
            <w:sz w:val="20"/>
            <w:szCs w:val="24"/>
          </w:rPr>
          <w:t xml:space="preserve"> Para implementar el pago de contenidos, se utiliza la API de PayPal,</w:t>
        </w:r>
      </w:ins>
      <w:ins w:id="341" w:author="pelo" w:date="2013-12-11T22:31:00Z">
        <w:r w:rsidR="00661837">
          <w:rPr>
            <w:rFonts w:cstheme="minorBidi"/>
            <w:sz w:val="20"/>
            <w:szCs w:val="24"/>
          </w:rPr>
          <w:t xml:space="preserve"> y para la </w:t>
        </w:r>
        <w:r w:rsidR="00661837">
          <w:rPr>
            <w:rFonts w:cstheme="minorBidi"/>
            <w:sz w:val="20"/>
            <w:szCs w:val="24"/>
          </w:rPr>
          <w:t>integración</w:t>
        </w:r>
        <w:r w:rsidR="00661837">
          <w:rPr>
            <w:rFonts w:cstheme="minorBidi"/>
            <w:sz w:val="20"/>
            <w:szCs w:val="24"/>
          </w:rPr>
          <w:t xml:space="preserve"> con redes sociales, son utilizadas las API</w:t>
        </w:r>
        <w:r w:rsidR="00661837">
          <w:rPr>
            <w:rFonts w:cstheme="minorBidi"/>
            <w:sz w:val="20"/>
            <w:szCs w:val="24"/>
          </w:rPr>
          <w:t>’</w:t>
        </w:r>
        <w:r w:rsidR="00661837">
          <w:rPr>
            <w:rFonts w:cstheme="minorBidi"/>
            <w:sz w:val="20"/>
            <w:szCs w:val="24"/>
          </w:rPr>
          <w:t>S de Facebook y Twiteer.</w:t>
        </w:r>
      </w:ins>
      <w:ins w:id="342" w:author="pelo" w:date="2013-12-11T22:30:00Z">
        <w:r w:rsidR="00661837">
          <w:rPr>
            <w:rFonts w:cstheme="minorBidi"/>
            <w:sz w:val="20"/>
            <w:szCs w:val="24"/>
          </w:rPr>
          <w:t xml:space="preserve"> </w:t>
        </w:r>
      </w:ins>
    </w:p>
    <w:p w:rsidR="00F33A53" w:rsidRPr="00505081" w:rsidRDefault="00F33A53" w:rsidP="00C77B36">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C77B36">
      <w:pPr>
        <w:pStyle w:val="Ttulo4"/>
        <w:jc w:val="both"/>
      </w:pPr>
      <w:r>
        <w:t>Seguridad</w:t>
      </w:r>
    </w:p>
    <w:p w:rsidR="00F33A53" w:rsidRPr="00505081" w:rsidRDefault="00F33A53" w:rsidP="00C77B36">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C77B36">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C77B36">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C77B36">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C77B36">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54268A" w:rsidRPr="00505081">
        <w:rPr>
          <w:sz w:val="20"/>
          <w:szCs w:val="20"/>
        </w:rPr>
        <w:t>ServicesRest</w:t>
      </w:r>
      <w:r w:rsidRPr="00505081">
        <w:rPr>
          <w:sz w:val="20"/>
          <w:szCs w:val="20"/>
        </w:rPr>
        <w:t xml:space="preserve"> expuestos por el servidor sin permisos correspondientes.</w:t>
      </w:r>
    </w:p>
    <w:p w:rsidR="00F33A53" w:rsidRPr="00505081" w:rsidRDefault="00F33A53" w:rsidP="00C77B36">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C77B36">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C77B36">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C77B36">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C77B36">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C77B36">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C77B36">
      <w:pPr>
        <w:pStyle w:val="Prrafodelista"/>
        <w:numPr>
          <w:ilvl w:val="0"/>
          <w:numId w:val="22"/>
        </w:numPr>
        <w:jc w:val="both"/>
        <w:rPr>
          <w:sz w:val="20"/>
          <w:szCs w:val="20"/>
        </w:rPr>
      </w:pPr>
      <w:r w:rsidRPr="00505081">
        <w:rPr>
          <w:sz w:val="20"/>
          <w:szCs w:val="20"/>
        </w:rPr>
        <w:t xml:space="preserve">El caso de los web </w:t>
      </w:r>
      <w:r w:rsidR="0054268A" w:rsidRPr="00505081">
        <w:rPr>
          <w:sz w:val="20"/>
          <w:szCs w:val="20"/>
        </w:rPr>
        <w:t>ServicesRest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C77B36">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w:t>
      </w:r>
      <w:r w:rsidRPr="00505081">
        <w:rPr>
          <w:sz w:val="20"/>
          <w:szCs w:val="20"/>
        </w:rPr>
        <w:lastRenderedPageBreak/>
        <w:t>archivos quienes tienen la responsabilidad de interpretar la información codificada y responder con la información correcta.</w:t>
      </w:r>
    </w:p>
    <w:p w:rsidR="00F33A53" w:rsidRPr="00505081" w:rsidRDefault="00F33A53" w:rsidP="00C77B36">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C77B36">
      <w:pPr>
        <w:jc w:val="both"/>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C77B36">
      <w:pPr>
        <w:pStyle w:val="Estilopredeterminado"/>
        <w:jc w:val="both"/>
        <w:rPr>
          <w:rFonts w:cstheme="minorBidi"/>
          <w:sz w:val="20"/>
          <w:szCs w:val="24"/>
        </w:rPr>
      </w:pPr>
    </w:p>
    <w:p w:rsidR="001529E4" w:rsidRDefault="00214414" w:rsidP="00C77B36">
      <w:pPr>
        <w:pStyle w:val="Ttulo3"/>
        <w:jc w:val="both"/>
      </w:pPr>
      <w:bookmarkStart w:id="343" w:name="_Toc374484316"/>
      <w:r>
        <w:t>Planificación</w:t>
      </w:r>
      <w:bookmarkEnd w:id="343"/>
    </w:p>
    <w:p w:rsidR="001529E4" w:rsidRPr="00FA5B5B" w:rsidRDefault="001529E4" w:rsidP="00C77B36">
      <w:pPr>
        <w:jc w:val="both"/>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C77B36">
      <w:pPr>
        <w:jc w:val="both"/>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C77B36">
      <w:pPr>
        <w:jc w:val="both"/>
      </w:pPr>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C77B36">
      <w:pPr>
        <w:pStyle w:val="Epgrafe"/>
        <w:jc w:val="both"/>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rsidP="00C77B36">
      <w:pPr>
        <w:jc w:val="both"/>
        <w:rPr>
          <w:sz w:val="20"/>
          <w:szCs w:val="20"/>
        </w:rPr>
      </w:pPr>
      <w:r>
        <w:rPr>
          <w:sz w:val="20"/>
          <w:szCs w:val="20"/>
        </w:rPr>
        <w:br w:type="page"/>
      </w:r>
    </w:p>
    <w:p w:rsidR="001529E4" w:rsidRPr="00970E4F" w:rsidRDefault="001529E4" w:rsidP="00C77B36">
      <w:pPr>
        <w:jc w:val="both"/>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C77B36">
      <w:pPr>
        <w:jc w:val="both"/>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C77B36">
      <w:pPr>
        <w:pStyle w:val="Epgrafe"/>
        <w:jc w:val="both"/>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C77B36">
      <w:pPr>
        <w:jc w:val="both"/>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C77B36">
      <w:pPr>
        <w:jc w:val="both"/>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C77B36">
      <w:pPr>
        <w:pStyle w:val="Epgrafe"/>
        <w:jc w:val="both"/>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C77B36">
      <w:pPr>
        <w:jc w:val="both"/>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C77B36">
      <w:pPr>
        <w:jc w:val="both"/>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C77B36">
      <w:pPr>
        <w:pStyle w:val="Epgrafe"/>
        <w:jc w:val="both"/>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C77B36">
      <w:pPr>
        <w:jc w:val="both"/>
        <w:rPr>
          <w:sz w:val="20"/>
          <w:szCs w:val="20"/>
        </w:rPr>
      </w:pPr>
    </w:p>
    <w:p w:rsidR="001529E4" w:rsidRPr="00816FC1" w:rsidRDefault="001529E4" w:rsidP="00C77B36">
      <w:pPr>
        <w:jc w:val="both"/>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C77B36">
      <w:pPr>
        <w:pStyle w:val="Epgrafe"/>
        <w:jc w:val="both"/>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C77B36">
      <w:pPr>
        <w:jc w:val="both"/>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C77B36">
      <w:pPr>
        <w:jc w:val="both"/>
        <w:rPr>
          <w:sz w:val="20"/>
          <w:szCs w:val="20"/>
        </w:rPr>
      </w:pPr>
      <w:r w:rsidRPr="00071954">
        <w:rPr>
          <w:sz w:val="20"/>
          <w:szCs w:val="20"/>
        </w:rPr>
        <w:t xml:space="preserve">En cuanto a la planificación fue modificada durante el desenlace del proyecto debido a problemas que fueron surgiendo como utilización del repositorio svnGitHub, problemas técnicos que se debieron resolver, inconvenientes laborales, inconvenientes personales entre otros. </w:t>
      </w:r>
    </w:p>
    <w:p w:rsidR="00BC7993" w:rsidRDefault="00BC7993" w:rsidP="00C77B36">
      <w:pPr>
        <w:pStyle w:val="Ttulo2"/>
        <w:jc w:val="both"/>
      </w:pPr>
      <w:bookmarkStart w:id="344" w:name="_Toc374484317"/>
      <w:bookmarkStart w:id="345" w:name="_Toc366690022"/>
      <w:r>
        <w:t>Etapa de verificación y validación</w:t>
      </w:r>
      <w:bookmarkEnd w:id="344"/>
    </w:p>
    <w:p w:rsidR="00BC7993" w:rsidRPr="00BC7993" w:rsidRDefault="00BC7993" w:rsidP="00C77B36">
      <w:pPr>
        <w:pStyle w:val="Estilopredeterminado"/>
        <w:jc w:val="both"/>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C77B36">
      <w:pPr>
        <w:pStyle w:val="Ttulo3"/>
        <w:jc w:val="both"/>
      </w:pPr>
      <w:bookmarkStart w:id="346" w:name="__RefHeading__4260_1748458028"/>
      <w:bookmarkStart w:id="347" w:name="_Toc374484318"/>
      <w:bookmarkEnd w:id="346"/>
      <w:r>
        <w:t>Verificación</w:t>
      </w:r>
      <w:bookmarkEnd w:id="347"/>
    </w:p>
    <w:p w:rsidR="00BC7993" w:rsidRPr="00BC7993" w:rsidRDefault="00BC7993" w:rsidP="00C77B36">
      <w:pPr>
        <w:pStyle w:val="Estilopredeterminado"/>
        <w:jc w:val="both"/>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C77B36">
      <w:pPr>
        <w:pStyle w:val="Estilopredeterminado"/>
        <w:jc w:val="both"/>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w:t>
      </w:r>
      <w:r w:rsidRPr="00BC7993">
        <w:rPr>
          <w:rFonts w:asciiTheme="minorHAnsi" w:eastAsiaTheme="minorEastAsia" w:hAnsiTheme="minorHAnsi" w:cstheme="minorBidi"/>
          <w:kern w:val="0"/>
          <w:sz w:val="20"/>
          <w:szCs w:val="20"/>
        </w:rPr>
        <w:lastRenderedPageBreak/>
        <w:t xml:space="preserve">la aplicación construida a partir del código fuente del tag, y probando las funcionalidades que se habían 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C77B36">
      <w:pPr>
        <w:pStyle w:val="Ttulo3"/>
        <w:jc w:val="both"/>
      </w:pPr>
      <w:bookmarkStart w:id="348" w:name="__RefHeading__4262_1748458028"/>
      <w:bookmarkStart w:id="349" w:name="_Toc374484319"/>
      <w:bookmarkEnd w:id="348"/>
      <w:r>
        <w:t>Validación</w:t>
      </w:r>
      <w:bookmarkEnd w:id="349"/>
    </w:p>
    <w:p w:rsidR="00BC7993" w:rsidRPr="00BC7993" w:rsidRDefault="00BC7993" w:rsidP="00C77B36">
      <w:pPr>
        <w:pStyle w:val="Estilopredeterminado"/>
        <w:jc w:val="both"/>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C77B36">
      <w:pPr>
        <w:pStyle w:val="Estilopredeterminado"/>
        <w:jc w:val="both"/>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C77B36">
      <w:pPr>
        <w:pStyle w:val="Ttulo3"/>
        <w:jc w:val="both"/>
        <w:rPr>
          <w:rFonts w:eastAsia="Times New Roman"/>
          <w:sz w:val="32"/>
          <w:szCs w:val="28"/>
        </w:rPr>
      </w:pPr>
      <w:r>
        <w:rPr>
          <w:rFonts w:eastAsia="Times New Roman"/>
        </w:rPr>
        <w:br w:type="page"/>
      </w:r>
    </w:p>
    <w:p w:rsidR="00D15615" w:rsidRPr="00D15615" w:rsidRDefault="00D15615" w:rsidP="00C77B36">
      <w:pPr>
        <w:pStyle w:val="Ttulo1"/>
        <w:jc w:val="both"/>
        <w:rPr>
          <w:rFonts w:eastAsia="Times New Roman"/>
        </w:rPr>
      </w:pPr>
      <w:bookmarkStart w:id="350" w:name="_Toc374484320"/>
      <w:r w:rsidRPr="00D15615">
        <w:rPr>
          <w:rFonts w:eastAsia="Times New Roman"/>
        </w:rPr>
        <w:lastRenderedPageBreak/>
        <w:t>Conclusiones</w:t>
      </w:r>
      <w:bookmarkEnd w:id="350"/>
    </w:p>
    <w:p w:rsidR="00D15615" w:rsidRPr="00D15615" w:rsidRDefault="00D15615" w:rsidP="00C77B36">
      <w:pPr>
        <w:pStyle w:val="Ttulo3"/>
        <w:jc w:val="both"/>
        <w:rPr>
          <w:rFonts w:eastAsia="Times New Roman"/>
        </w:rPr>
      </w:pPr>
      <w:bookmarkStart w:id="351" w:name="__RefHeading__4268_1748458028"/>
      <w:bookmarkStart w:id="352" w:name="_Toc374484321"/>
      <w:bookmarkEnd w:id="351"/>
      <w:r w:rsidRPr="00D15615">
        <w:rPr>
          <w:rFonts w:eastAsia="Times New Roman"/>
        </w:rPr>
        <w:t>E-commerce y Marketplaces</w:t>
      </w:r>
      <w:bookmarkEnd w:id="352"/>
    </w:p>
    <w:p w:rsidR="00D15615" w:rsidRPr="00D15615" w:rsidRDefault="00D15615" w:rsidP="00C77B36">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C77B36">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internet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C77B36">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C77B36">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C77B36">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C77B36">
      <w:pPr>
        <w:pStyle w:val="Prrafodelista"/>
        <w:numPr>
          <w:ilvl w:val="0"/>
          <w:numId w:val="13"/>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C77B36">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C77B36">
      <w:pPr>
        <w:autoSpaceDE w:val="0"/>
        <w:autoSpaceDN w:val="0"/>
        <w:adjustRightInd w:val="0"/>
        <w:jc w:val="both"/>
        <w:rPr>
          <w:rFonts w:ascii="Cambria" w:eastAsia="Times New Roman" w:hAnsi="Calibri"/>
          <w:b/>
          <w:color w:val="46464A"/>
          <w:kern w:val="1"/>
          <w:sz w:val="28"/>
          <w:szCs w:val="24"/>
        </w:rPr>
      </w:pPr>
    </w:p>
    <w:p w:rsidR="00D15615" w:rsidRPr="00D15615" w:rsidRDefault="00D15615" w:rsidP="00C77B36">
      <w:pPr>
        <w:pStyle w:val="Ttulo2"/>
        <w:jc w:val="both"/>
        <w:rPr>
          <w:rFonts w:eastAsia="Times New Roman"/>
        </w:rPr>
      </w:pPr>
      <w:bookmarkStart w:id="353" w:name="__RefHeading__4270_1748458028"/>
      <w:bookmarkStart w:id="354" w:name="_Toc374484322"/>
      <w:bookmarkEnd w:id="353"/>
      <w:r w:rsidRPr="00D15615">
        <w:rPr>
          <w:rFonts w:eastAsia="Times New Roman"/>
        </w:rPr>
        <w:t>Proceso de desarrollo y solución lograda</w:t>
      </w:r>
      <w:bookmarkEnd w:id="354"/>
    </w:p>
    <w:p w:rsidR="00D15615" w:rsidRPr="00D15615" w:rsidRDefault="00D15615" w:rsidP="00C77B36">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C77B36">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C77B36">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C77B36">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C77B36">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C77B36">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bookmarkStart w:id="355" w:name="__RefHeading__4272_1748458028"/>
      <w:bookmarkEnd w:id="355"/>
      <w:r w:rsidRPr="00D15615">
        <w:rPr>
          <w:rFonts w:ascii="Calibri" w:eastAsia="Times New Roman" w:hAnsi="Calibri"/>
          <w:sz w:val="20"/>
          <w:szCs w:val="24"/>
          <w:lang w:val="es-ES" w:eastAsia="zh-CN"/>
        </w:rPr>
        <w:t xml:space="preserve">Respecto a la verificación del producto se puede decir que respeta ampliamente lo pactado durante la etapa de análisis y diseño. Como contrapartida, por cuestión de tiempos establecidos no se testeó de </w:t>
      </w:r>
      <w:r w:rsidRPr="00D15615">
        <w:rPr>
          <w:rFonts w:ascii="Calibri" w:eastAsia="Times New Roman" w:hAnsi="Calibri"/>
          <w:sz w:val="20"/>
          <w:szCs w:val="24"/>
          <w:lang w:val="es-ES" w:eastAsia="zh-CN"/>
        </w:rPr>
        <w:lastRenderedPageBreak/>
        <w:t>manera exhaustiva (se realizaron testeos funcionales de los casos de uso implementados). Es trabajo a futuro la implementación de testeo unitario, de integración y performance.</w:t>
      </w:r>
    </w:p>
    <w:p w:rsidR="00D15615" w:rsidRPr="00D15615" w:rsidRDefault="00D15615" w:rsidP="00C77B36">
      <w:pPr>
        <w:tabs>
          <w:tab w:val="left" w:pos="1134"/>
        </w:tabs>
        <w:autoSpaceDE w:val="0"/>
        <w:autoSpaceDN w:val="0"/>
        <w:adjustRightInd w:val="0"/>
        <w:spacing w:before="120" w:after="120" w:line="100" w:lineRule="atLeast"/>
        <w:jc w:val="both"/>
        <w:rPr>
          <w:rFonts w:ascii="Verdana" w:eastAsia="Times New Roman" w:hAnsi="Calibri"/>
          <w:b/>
          <w:sz w:val="24"/>
          <w:szCs w:val="24"/>
          <w:lang w:val="es-ES" w:eastAsia="zh-CN"/>
        </w:rPr>
      </w:pPr>
      <w:r w:rsidRPr="00D15615">
        <w:rPr>
          <w:rFonts w:ascii="Calibri" w:eastAsia="Times New Roman" w:hAnsi="Calibri"/>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C77B36">
      <w:pPr>
        <w:pStyle w:val="Ttulo1"/>
        <w:jc w:val="both"/>
      </w:pPr>
      <w:bookmarkStart w:id="356" w:name="_Toc374484323"/>
      <w:r>
        <w:t>Trabajos a futuro</w:t>
      </w:r>
      <w:bookmarkEnd w:id="356"/>
    </w:p>
    <w:p w:rsidR="0010636C" w:rsidRPr="005502DB" w:rsidRDefault="0010636C" w:rsidP="00C77B36">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C77B36">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C77B36">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C77B36">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C77B36">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C77B36">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224528" w:rsidDel="00F456C4" w:rsidRDefault="0010636C" w:rsidP="00C77B36">
      <w:pPr>
        <w:jc w:val="both"/>
        <w:rPr>
          <w:del w:id="357" w:author="pelo" w:date="2013-12-11T00:38:00Z"/>
          <w:color w:val="FF0000"/>
          <w:sz w:val="20"/>
          <w:szCs w:val="20"/>
        </w:rPr>
      </w:pPr>
      <w:del w:id="358" w:author="pelo" w:date="2013-12-11T00:38:00Z">
        <w:r w:rsidRPr="00224528" w:rsidDel="00F456C4">
          <w:rPr>
            <w:color w:val="FF0000"/>
            <w:sz w:val="20"/>
            <w:szCs w:val="20"/>
          </w:rPr>
          <w:delText xml:space="preserve">Al </w:delText>
        </w:r>
        <w:r w:rsidR="00224528" w:rsidRPr="00224528" w:rsidDel="00F456C4">
          <w:rPr>
            <w:color w:val="FF0000"/>
            <w:sz w:val="20"/>
            <w:szCs w:val="20"/>
          </w:rPr>
          <w:delText xml:space="preserve">momento de la puesta en </w:delText>
        </w:r>
        <w:r w:rsidRPr="00224528" w:rsidDel="00F456C4">
          <w:rPr>
            <w:color w:val="FF0000"/>
            <w:sz w:val="20"/>
            <w:szCs w:val="20"/>
          </w:rPr>
          <w:delText>producción se cambiar</w:delText>
        </w:r>
        <w:r w:rsidR="00224528" w:rsidRPr="00224528" w:rsidDel="00F456C4">
          <w:rPr>
            <w:color w:val="FF0000"/>
            <w:sz w:val="20"/>
            <w:szCs w:val="20"/>
          </w:rPr>
          <w:delText>a</w:delText>
        </w:r>
        <w:r w:rsidRPr="00224528" w:rsidDel="00F456C4">
          <w:rPr>
            <w:color w:val="FF0000"/>
            <w:sz w:val="20"/>
            <w:szCs w:val="20"/>
          </w:rPr>
          <w:delText xml:space="preserve"> el certificado https por uno emitido por una entidad autorizada, y </w:delText>
        </w:r>
        <w:r w:rsidR="00224528" w:rsidDel="00F456C4">
          <w:rPr>
            <w:color w:val="FF0000"/>
            <w:sz w:val="20"/>
            <w:szCs w:val="20"/>
          </w:rPr>
          <w:delText>será publicado</w:delText>
        </w:r>
        <w:r w:rsidRPr="00224528" w:rsidDel="00F456C4">
          <w:rPr>
            <w:color w:val="FF0000"/>
            <w:sz w:val="20"/>
            <w:szCs w:val="20"/>
          </w:rPr>
          <w:delText xml:space="preserve"> en un servidor </w:delText>
        </w:r>
        <w:r w:rsidR="00224528" w:rsidDel="00F456C4">
          <w:rPr>
            <w:color w:val="FF0000"/>
            <w:sz w:val="20"/>
            <w:szCs w:val="20"/>
          </w:rPr>
          <w:delText xml:space="preserve"> de hosting web</w:delText>
        </w:r>
        <w:r w:rsidRPr="00224528" w:rsidDel="00F456C4">
          <w:rPr>
            <w:color w:val="FF0000"/>
            <w:sz w:val="20"/>
            <w:szCs w:val="20"/>
          </w:rPr>
          <w:delText xml:space="preserve"> para obtener acceso global. </w:delText>
        </w:r>
      </w:del>
    </w:p>
    <w:p w:rsidR="0010636C" w:rsidRDefault="0010636C" w:rsidP="00C77B36">
      <w:pPr>
        <w:jc w:val="both"/>
        <w:rPr>
          <w:ins w:id="359" w:author="pelo" w:date="2013-12-11T00:38:00Z"/>
          <w:color w:val="FF0000"/>
          <w:sz w:val="20"/>
          <w:szCs w:val="20"/>
        </w:rPr>
      </w:pPr>
    </w:p>
    <w:p w:rsidR="00F456C4" w:rsidRDefault="00F456C4" w:rsidP="00C77B36">
      <w:pPr>
        <w:jc w:val="both"/>
        <w:rPr>
          <w:rFonts w:asciiTheme="majorHAnsi" w:eastAsiaTheme="majorEastAsia" w:hAnsiTheme="majorHAnsi" w:cstheme="majorBidi"/>
          <w:b/>
          <w:bCs/>
          <w:color w:val="46464A" w:themeColor="text2"/>
          <w:sz w:val="32"/>
          <w:szCs w:val="28"/>
        </w:rPr>
      </w:pPr>
      <w:ins w:id="360" w:author="pelo" w:date="2013-12-11T00:38:00Z">
        <w:r>
          <w:rPr>
            <w:color w:val="FF0000"/>
            <w:sz w:val="20"/>
            <w:szCs w:val="20"/>
          </w:rPr>
          <w:t>cambie esta frase</w:t>
        </w:r>
      </w:ins>
    </w:p>
    <w:p w:rsidR="0010636C" w:rsidRDefault="0010636C" w:rsidP="00C77B36">
      <w:pPr>
        <w:jc w:val="both"/>
        <w:rPr>
          <w:rFonts w:asciiTheme="majorHAnsi" w:eastAsiaTheme="majorEastAsia" w:hAnsiTheme="majorHAnsi" w:cstheme="majorBidi"/>
          <w:b/>
          <w:bCs/>
          <w:color w:val="46464A" w:themeColor="text2"/>
          <w:sz w:val="32"/>
          <w:szCs w:val="28"/>
        </w:rPr>
      </w:pPr>
      <w:r>
        <w:br w:type="page"/>
      </w:r>
    </w:p>
    <w:p w:rsidR="004E01DD" w:rsidRPr="00A224C8" w:rsidRDefault="004E01DD" w:rsidP="00C77B36">
      <w:pPr>
        <w:pStyle w:val="Ttulo1"/>
        <w:jc w:val="both"/>
      </w:pPr>
      <w:bookmarkStart w:id="361" w:name="_Toc374484324"/>
      <w:r w:rsidRPr="00A224C8">
        <w:lastRenderedPageBreak/>
        <w:t>Glosario</w:t>
      </w:r>
      <w:bookmarkEnd w:id="345"/>
      <w:bookmarkEnd w:id="361"/>
    </w:p>
    <w:p w:rsidR="004E01DD" w:rsidRPr="00A224C8" w:rsidRDefault="004E01DD" w:rsidP="00C77B36">
      <w:pPr>
        <w:jc w:val="both"/>
        <w:rPr>
          <w:rFonts w:cstheme="minorHAnsi"/>
          <w:sz w:val="20"/>
          <w:szCs w:val="20"/>
          <w:shd w:val="clear" w:color="auto" w:fill="FFFFFF"/>
        </w:rPr>
      </w:pPr>
      <w:bookmarkStart w:id="362"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5"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6"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7"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C77B36">
      <w:pPr>
        <w:jc w:val="both"/>
        <w:rPr>
          <w:rFonts w:cstheme="minorHAnsi"/>
          <w:sz w:val="20"/>
          <w:szCs w:val="20"/>
        </w:rPr>
      </w:pPr>
      <w:bookmarkStart w:id="363" w:name="dvd_def"/>
      <w:bookmarkEnd w:id="362"/>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8"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9"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C77B36">
      <w:pPr>
        <w:jc w:val="both"/>
        <w:rPr>
          <w:b/>
          <w:sz w:val="20"/>
          <w:szCs w:val="20"/>
        </w:rPr>
      </w:pPr>
      <w:bookmarkStart w:id="364" w:name="gps_def"/>
      <w:bookmarkEnd w:id="363"/>
      <w:r w:rsidRPr="00A224C8">
        <w:rPr>
          <w:b/>
          <w:sz w:val="20"/>
          <w:szCs w:val="20"/>
        </w:rPr>
        <w:t xml:space="preserve">GPS: </w:t>
      </w:r>
      <w:hyperlink r:id="rId50"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1"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C77B36">
      <w:pPr>
        <w:jc w:val="both"/>
        <w:rPr>
          <w:rFonts w:cstheme="minorHAnsi"/>
          <w:bCs/>
          <w:sz w:val="20"/>
          <w:szCs w:val="20"/>
          <w:shd w:val="clear" w:color="auto" w:fill="FFFFFF"/>
        </w:rPr>
      </w:pPr>
      <w:bookmarkStart w:id="365" w:name="sms_def"/>
      <w:bookmarkEnd w:id="364"/>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C77B36">
      <w:pPr>
        <w:jc w:val="both"/>
        <w:rPr>
          <w:rFonts w:cstheme="minorHAnsi"/>
          <w:bCs/>
          <w:sz w:val="20"/>
          <w:szCs w:val="20"/>
          <w:shd w:val="clear" w:color="auto" w:fill="FFFFFF"/>
        </w:rPr>
      </w:pPr>
      <w:bookmarkStart w:id="366"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2"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3"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4"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C77B36">
      <w:pPr>
        <w:jc w:val="both"/>
        <w:rPr>
          <w:rFonts w:cstheme="minorHAnsi"/>
          <w:bCs/>
          <w:sz w:val="20"/>
          <w:szCs w:val="20"/>
          <w:shd w:val="clear" w:color="auto" w:fill="FFFFFF"/>
        </w:rPr>
      </w:pPr>
      <w:bookmarkStart w:id="367" w:name="software_def"/>
      <w:bookmarkEnd w:id="366"/>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5"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6"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7"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C77B36">
      <w:pPr>
        <w:jc w:val="both"/>
        <w:rPr>
          <w:rFonts w:cstheme="minorHAnsi"/>
          <w:bCs/>
          <w:sz w:val="20"/>
          <w:szCs w:val="20"/>
          <w:shd w:val="clear" w:color="auto" w:fill="FFFFFF"/>
        </w:rPr>
      </w:pPr>
      <w:bookmarkStart w:id="368" w:name="tablet_def"/>
      <w:bookmarkEnd w:id="367"/>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8"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59"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0"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1"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2"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3"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4"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C77B36">
      <w:pPr>
        <w:jc w:val="both"/>
        <w:rPr>
          <w:rFonts w:cstheme="minorHAnsi"/>
          <w:bCs/>
          <w:sz w:val="20"/>
          <w:szCs w:val="20"/>
          <w:shd w:val="clear" w:color="auto" w:fill="FFFFFF"/>
        </w:rPr>
      </w:pPr>
      <w:bookmarkStart w:id="369" w:name="wifi_def"/>
      <w:bookmarkEnd w:id="368"/>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5"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C77B36">
      <w:pPr>
        <w:jc w:val="both"/>
        <w:rPr>
          <w:rFonts w:cstheme="minorHAnsi"/>
          <w:bCs/>
          <w:sz w:val="20"/>
          <w:szCs w:val="20"/>
          <w:shd w:val="clear" w:color="auto" w:fill="FFFFFF"/>
        </w:rPr>
      </w:pPr>
      <w:bookmarkStart w:id="370" w:name="spam_def"/>
      <w:bookmarkEnd w:id="369"/>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6"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C77B36">
      <w:pPr>
        <w:jc w:val="both"/>
        <w:rPr>
          <w:rFonts w:cstheme="minorHAnsi"/>
          <w:bCs/>
          <w:sz w:val="20"/>
          <w:szCs w:val="20"/>
          <w:shd w:val="clear" w:color="auto" w:fill="FFFFFF"/>
        </w:rPr>
      </w:pPr>
      <w:bookmarkStart w:id="371" w:name="vpn_def"/>
      <w:bookmarkEnd w:id="370"/>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7"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8"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9"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0"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C77B36">
      <w:pPr>
        <w:jc w:val="both"/>
        <w:rPr>
          <w:rFonts w:cstheme="minorHAnsi"/>
          <w:bCs/>
          <w:sz w:val="20"/>
          <w:szCs w:val="20"/>
          <w:shd w:val="clear" w:color="auto" w:fill="FFFFFF"/>
        </w:rPr>
      </w:pPr>
      <w:bookmarkStart w:id="372" w:name="edi_def"/>
      <w:bookmarkEnd w:id="371"/>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C77B36">
      <w:pPr>
        <w:jc w:val="both"/>
        <w:rPr>
          <w:rFonts w:cstheme="minorHAnsi"/>
          <w:b/>
          <w:bCs/>
          <w:sz w:val="20"/>
          <w:szCs w:val="20"/>
          <w:shd w:val="clear" w:color="auto" w:fill="FFFFFF"/>
        </w:rPr>
      </w:pPr>
      <w:bookmarkStart w:id="373" w:name="api_def"/>
      <w:bookmarkEnd w:id="372"/>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1"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2"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3"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4"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C77B36">
      <w:pPr>
        <w:jc w:val="both"/>
        <w:rPr>
          <w:rFonts w:cstheme="minorHAnsi"/>
          <w:b/>
          <w:bCs/>
          <w:sz w:val="20"/>
          <w:szCs w:val="20"/>
          <w:shd w:val="clear" w:color="auto" w:fill="FFFFFF"/>
        </w:rPr>
      </w:pPr>
      <w:bookmarkStart w:id="374" w:name="hd_def"/>
      <w:bookmarkEnd w:id="373"/>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5"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6"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C77B36">
      <w:pPr>
        <w:jc w:val="both"/>
        <w:rPr>
          <w:rFonts w:cstheme="minorHAnsi"/>
          <w:sz w:val="20"/>
          <w:szCs w:val="20"/>
          <w:shd w:val="clear" w:color="auto" w:fill="FFFFFF"/>
        </w:rPr>
      </w:pPr>
      <w:bookmarkStart w:id="375" w:name="nube_def"/>
      <w:bookmarkEnd w:id="374"/>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7"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8"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9"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0"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C77B36">
      <w:pPr>
        <w:jc w:val="both"/>
        <w:rPr>
          <w:rFonts w:cstheme="minorHAnsi"/>
          <w:sz w:val="20"/>
          <w:szCs w:val="20"/>
          <w:shd w:val="clear" w:color="auto" w:fill="FFFFFF"/>
        </w:rPr>
      </w:pPr>
      <w:bookmarkStart w:id="376"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376"/>
      <w:r w:rsidRPr="00A224C8">
        <w:rPr>
          <w:rFonts w:cstheme="minorHAnsi"/>
          <w:sz w:val="20"/>
          <w:szCs w:val="20"/>
          <w:shd w:val="clear" w:color="auto" w:fill="FFFFFF"/>
        </w:rPr>
        <w:t>.</w:t>
      </w:r>
    </w:p>
    <w:p w:rsidR="004E01DD" w:rsidRPr="00A224C8" w:rsidRDefault="00227416" w:rsidP="00C77B36">
      <w:pPr>
        <w:jc w:val="both"/>
        <w:rPr>
          <w:rFonts w:cstheme="minorHAnsi"/>
          <w:sz w:val="20"/>
          <w:szCs w:val="20"/>
          <w:shd w:val="clear" w:color="auto" w:fill="FFFFFF"/>
        </w:rPr>
      </w:pPr>
      <w:bookmarkStart w:id="377" w:name="pdf_def"/>
      <w:r w:rsidRPr="00A224C8">
        <w:rPr>
          <w:rFonts w:cstheme="minorHAnsi"/>
          <w:b/>
          <w:sz w:val="20"/>
          <w:szCs w:val="20"/>
          <w:shd w:val="clear" w:color="auto" w:fill="FFFFFF"/>
        </w:rPr>
        <w:t>PDF:</w:t>
      </w:r>
      <w:hyperlink r:id="rId81"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C77B36">
      <w:pPr>
        <w:jc w:val="both"/>
        <w:rPr>
          <w:rFonts w:cstheme="minorHAnsi"/>
          <w:sz w:val="20"/>
          <w:szCs w:val="20"/>
          <w:shd w:val="clear" w:color="auto" w:fill="FFFFFF"/>
        </w:rPr>
      </w:pPr>
      <w:bookmarkStart w:id="378"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2"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C77B36">
      <w:pPr>
        <w:jc w:val="both"/>
        <w:rPr>
          <w:rFonts w:cstheme="minorHAnsi"/>
          <w:sz w:val="20"/>
          <w:szCs w:val="20"/>
          <w:shd w:val="clear" w:color="auto" w:fill="FFFFFF"/>
        </w:rPr>
      </w:pPr>
      <w:bookmarkStart w:id="379" w:name="deploy_desc_def"/>
      <w:bookmarkEnd w:id="377"/>
      <w:bookmarkEnd w:id="378"/>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3"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C77B36">
      <w:pPr>
        <w:jc w:val="both"/>
        <w:rPr>
          <w:rFonts w:cstheme="minorHAnsi"/>
          <w:sz w:val="20"/>
          <w:szCs w:val="20"/>
          <w:shd w:val="clear" w:color="auto" w:fill="FFFFFF"/>
        </w:rPr>
      </w:pPr>
      <w:bookmarkStart w:id="380"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C77B36">
      <w:pPr>
        <w:jc w:val="both"/>
        <w:rPr>
          <w:rFonts w:cstheme="minorHAnsi"/>
          <w:sz w:val="20"/>
          <w:szCs w:val="20"/>
          <w:shd w:val="clear" w:color="auto" w:fill="FFFFFF"/>
        </w:rPr>
      </w:pPr>
      <w:bookmarkStart w:id="381"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4"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C77B36">
      <w:pPr>
        <w:jc w:val="both"/>
        <w:rPr>
          <w:rFonts w:cstheme="minorHAnsi"/>
          <w:b/>
          <w:sz w:val="20"/>
          <w:szCs w:val="20"/>
        </w:rPr>
      </w:pPr>
      <w:bookmarkStart w:id="382"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5"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6"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C77B36">
      <w:pPr>
        <w:pStyle w:val="Ttulo1"/>
        <w:jc w:val="both"/>
      </w:pPr>
      <w:bookmarkStart w:id="383" w:name="_Toc366690023"/>
      <w:bookmarkStart w:id="384" w:name="_Toc374484325"/>
      <w:bookmarkEnd w:id="365"/>
      <w:bookmarkEnd w:id="375"/>
      <w:bookmarkEnd w:id="379"/>
      <w:bookmarkEnd w:id="380"/>
      <w:bookmarkEnd w:id="381"/>
      <w:bookmarkEnd w:id="382"/>
      <w:r w:rsidRPr="00A224C8">
        <w:t>Referencias</w:t>
      </w:r>
      <w:bookmarkEnd w:id="383"/>
      <w:bookmarkEnd w:id="384"/>
    </w:p>
    <w:p w:rsidR="004E01DD" w:rsidRPr="00A224C8" w:rsidRDefault="004E01DD" w:rsidP="00C77B36">
      <w:pPr>
        <w:jc w:val="both"/>
      </w:pPr>
    </w:p>
    <w:p w:rsidR="004E01DD" w:rsidRPr="00352BD3" w:rsidRDefault="007331C0" w:rsidP="00C77B36">
      <w:pPr>
        <w:pStyle w:val="Bibliografa"/>
        <w:jc w:val="both"/>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C77B36">
      <w:pPr>
        <w:pStyle w:val="Bibliografa"/>
        <w:jc w:val="both"/>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C77B36">
      <w:pPr>
        <w:pStyle w:val="Bibliografa"/>
        <w:jc w:val="both"/>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C77B36">
      <w:pPr>
        <w:pStyle w:val="Bibliografa"/>
        <w:jc w:val="both"/>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C77B36">
      <w:pPr>
        <w:pStyle w:val="Bibliografa"/>
        <w:jc w:val="both"/>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C77B36">
      <w:pPr>
        <w:pStyle w:val="Bibliografa"/>
        <w:jc w:val="both"/>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C77B36">
      <w:pPr>
        <w:pStyle w:val="Bibliografa"/>
        <w:jc w:val="both"/>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C77B36">
      <w:pPr>
        <w:pStyle w:val="Bibliografa"/>
        <w:jc w:val="both"/>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C77B36">
      <w:pPr>
        <w:pStyle w:val="Bibliografa"/>
        <w:jc w:val="both"/>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C77B36">
      <w:pPr>
        <w:pStyle w:val="Bibliografa"/>
        <w:jc w:val="both"/>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C77B36">
      <w:pPr>
        <w:pStyle w:val="Bibliografa"/>
        <w:jc w:val="both"/>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C77B36">
      <w:pPr>
        <w:pStyle w:val="Bibliografa"/>
        <w:jc w:val="both"/>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C77B36">
      <w:pPr>
        <w:pStyle w:val="Bibliografa"/>
        <w:jc w:val="both"/>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C77B36">
      <w:pPr>
        <w:pStyle w:val="Bibliografa"/>
        <w:jc w:val="both"/>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C77B36">
      <w:pPr>
        <w:pStyle w:val="Bibliografa"/>
        <w:jc w:val="both"/>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C77B36">
      <w:pPr>
        <w:pStyle w:val="Bibliografa"/>
        <w:jc w:val="both"/>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C77B36">
      <w:pPr>
        <w:pStyle w:val="Bibliografa"/>
        <w:jc w:val="both"/>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C77B36">
      <w:pPr>
        <w:pStyle w:val="Bibliografa"/>
        <w:jc w:val="both"/>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C77B36">
      <w:pPr>
        <w:pStyle w:val="Bibliografa"/>
        <w:jc w:val="both"/>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C77B36">
      <w:pPr>
        <w:pStyle w:val="Bibliografa"/>
        <w:jc w:val="both"/>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7331C0" w:rsidP="00C77B36">
      <w:pPr>
        <w:jc w:val="both"/>
      </w:pPr>
      <w:r w:rsidRPr="00352BD3">
        <w:rPr>
          <w:sz w:val="20"/>
          <w:szCs w:val="20"/>
        </w:rPr>
        <w:fldChar w:fldCharType="end"/>
      </w:r>
    </w:p>
    <w:p w:rsidR="00A966A3" w:rsidRDefault="00A966A3" w:rsidP="00C77B36">
      <w:pPr>
        <w:jc w:val="both"/>
      </w:pPr>
      <w:r>
        <w:br w:type="page"/>
      </w:r>
    </w:p>
    <w:p w:rsidR="002079F7" w:rsidRDefault="00A966A3" w:rsidP="00C77B36">
      <w:pPr>
        <w:pStyle w:val="Ttulo1"/>
        <w:jc w:val="both"/>
      </w:pPr>
      <w:bookmarkStart w:id="385" w:name="_Toc374484326"/>
      <w:r>
        <w:lastRenderedPageBreak/>
        <w:t>Anexos</w:t>
      </w:r>
      <w:bookmarkEnd w:id="385"/>
    </w:p>
    <w:p w:rsidR="002079F7" w:rsidRPr="002079F7" w:rsidRDefault="002079F7" w:rsidP="00C77B36">
      <w:pPr>
        <w:jc w:val="both"/>
        <w:rPr>
          <w:rStyle w:val="Referenciasutil"/>
        </w:rPr>
      </w:pPr>
      <w:r w:rsidRPr="002079F7">
        <w:rPr>
          <w:rStyle w:val="Referenciasutil"/>
        </w:rPr>
        <w:t>[A1] Contratos</w:t>
      </w:r>
    </w:p>
    <w:p w:rsidR="002079F7" w:rsidRDefault="002079F7" w:rsidP="00C77B36">
      <w:pPr>
        <w:jc w:val="both"/>
        <w:rPr>
          <w:rStyle w:val="Referenciasutil"/>
        </w:rPr>
      </w:pPr>
      <w:r w:rsidRPr="002079F7">
        <w:rPr>
          <w:rStyle w:val="Referenciasutil"/>
        </w:rPr>
        <w:t>[A2] Interfaces</w:t>
      </w:r>
      <w:r w:rsidR="00334BE5">
        <w:rPr>
          <w:rStyle w:val="Referenciasutil"/>
        </w:rPr>
        <w:t xml:space="preserve"> de usuario</w:t>
      </w:r>
    </w:p>
    <w:p w:rsidR="002079F7" w:rsidRDefault="002079F7" w:rsidP="00C77B36">
      <w:pPr>
        <w:jc w:val="both"/>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7"/>
      <w:footerReference w:type="default" r:id="rId88"/>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92" w:author="MRLaptop" w:date="2013-12-08T18:05:00Z" w:initials="M">
    <w:p w:rsidR="00F456C4" w:rsidRDefault="00F456C4" w:rsidP="00977B63">
      <w:pPr>
        <w:pStyle w:val="Textocomentario"/>
      </w:pPr>
      <w:r>
        <w:rPr>
          <w:rStyle w:val="Refdecomentario"/>
        </w:rPr>
        <w:annotationRef/>
      </w:r>
      <w:r>
        <w:t>Referencia a imagen de modelo de dominio.</w:t>
      </w:r>
    </w:p>
  </w:comment>
  <w:comment w:id="296" w:author="MRLaptop" w:date="2013-12-08T18:05:00Z" w:initials="M">
    <w:p w:rsidR="00F456C4" w:rsidRDefault="00F456C4" w:rsidP="00977B63">
      <w:pPr>
        <w:pStyle w:val="Textocomentario"/>
      </w:pPr>
      <w:r>
        <w:rPr>
          <w:rStyle w:val="Refdecomentario"/>
        </w:rPr>
        <w:annotationRef/>
      </w:r>
      <w:r>
        <w:t>Ref a imagen de diagrama de capas</w:t>
      </w:r>
    </w:p>
  </w:comment>
  <w:comment w:id="299" w:author="MRLaptop" w:date="2013-12-08T18:05:00Z" w:initials="M">
    <w:p w:rsidR="00F456C4" w:rsidRDefault="00F456C4" w:rsidP="00977B63">
      <w:pPr>
        <w:pStyle w:val="Textocomentario"/>
      </w:pPr>
      <w:r>
        <w:rPr>
          <w:rStyle w:val="Refdecomentario"/>
        </w:rPr>
        <w:annotationRef/>
      </w:r>
      <w:r>
        <w:t>Agregar ref a anexo de arq.</w:t>
      </w:r>
    </w:p>
  </w:comment>
  <w:comment w:id="318" w:author="MRLaptop" w:date="2013-12-08T17:31:00Z" w:initials="M">
    <w:p w:rsidR="00F456C4" w:rsidRDefault="00F456C4"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4C58" w:rsidRDefault="00914C58" w:rsidP="009B6E8C">
      <w:pPr>
        <w:spacing w:after="0" w:line="240" w:lineRule="auto"/>
      </w:pPr>
      <w:r>
        <w:separator/>
      </w:r>
    </w:p>
  </w:endnote>
  <w:endnote w:type="continuationSeparator" w:id="1">
    <w:p w:rsidR="00914C58" w:rsidRDefault="00914C58"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6C4" w:rsidRPr="003C2CC6" w:rsidRDefault="007331C0" w:rsidP="008510B9">
    <w:pPr>
      <w:pStyle w:val="Piedepgina"/>
      <w:spacing w:after="240"/>
      <w:jc w:val="right"/>
      <w:rPr>
        <w:i/>
        <w:sz w:val="28"/>
      </w:rPr>
    </w:pPr>
    <w:r w:rsidRPr="007331C0">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F456C4" w:rsidRPr="008510B9" w:rsidRDefault="007331C0" w:rsidP="008510B9">
                <w:pPr>
                  <w:jc w:val="right"/>
                  <w:rPr>
                    <w:i/>
                    <w:color w:val="FFFFFF" w:themeColor="background1"/>
                    <w:sz w:val="32"/>
                  </w:rPr>
                </w:pPr>
                <w:r w:rsidRPr="008510B9">
                  <w:rPr>
                    <w:i/>
                    <w:color w:val="FFFFFF" w:themeColor="background1"/>
                    <w:sz w:val="32"/>
                  </w:rPr>
                  <w:fldChar w:fldCharType="begin"/>
                </w:r>
                <w:r w:rsidR="00F456C4" w:rsidRPr="008510B9">
                  <w:rPr>
                    <w:i/>
                    <w:color w:val="FFFFFF" w:themeColor="background1"/>
                    <w:sz w:val="32"/>
                  </w:rPr>
                  <w:instrText xml:space="preserve"> PAGE   \* MERGEFORMAT </w:instrText>
                </w:r>
                <w:r w:rsidRPr="008510B9">
                  <w:rPr>
                    <w:i/>
                    <w:color w:val="FFFFFF" w:themeColor="background1"/>
                    <w:sz w:val="32"/>
                  </w:rPr>
                  <w:fldChar w:fldCharType="separate"/>
                </w:r>
                <w:r w:rsidR="007478FC">
                  <w:rPr>
                    <w:i/>
                    <w:noProof/>
                    <w:color w:val="FFFFFF" w:themeColor="background1"/>
                    <w:sz w:val="32"/>
                  </w:rPr>
                  <w:t>28</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00F456C4">
          <w:rPr>
            <w:i/>
            <w:sz w:val="28"/>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4C58" w:rsidRDefault="00914C58" w:rsidP="009B6E8C">
      <w:pPr>
        <w:spacing w:after="0" w:line="240" w:lineRule="auto"/>
      </w:pPr>
      <w:r>
        <w:separator/>
      </w:r>
    </w:p>
  </w:footnote>
  <w:footnote w:type="continuationSeparator" w:id="1">
    <w:p w:rsidR="00914C58" w:rsidRDefault="00914C58"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F456C4" w:rsidTr="008510B9">
      <w:trPr>
        <w:cnfStyle w:val="100000000000"/>
      </w:trPr>
      <w:tc>
        <w:tcPr>
          <w:cnfStyle w:val="001000000000"/>
          <w:tcW w:w="8645" w:type="dxa"/>
          <w:tcBorders>
            <w:top w:val="nil"/>
            <w:bottom w:val="nil"/>
          </w:tcBorders>
        </w:tcPr>
        <w:p w:rsidR="00F456C4" w:rsidRPr="008510B9" w:rsidRDefault="007331C0" w:rsidP="008510B9">
          <w:pPr>
            <w:pStyle w:val="Encabezado"/>
            <w:spacing w:before="120" w:after="120"/>
            <w:jc w:val="right"/>
            <w:rPr>
              <w:color w:val="7F7F7F" w:themeColor="text1" w:themeTint="80"/>
            </w:rPr>
          </w:pPr>
          <w:r w:rsidRPr="007331C0">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7331C0">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00F456C4">
                <w:rPr>
                  <w:color w:val="7F7F7F" w:themeColor="text1" w:themeTint="80"/>
                  <w:sz w:val="28"/>
                  <w:lang w:val="es-ES"/>
                </w:rPr>
                <w:t>Informe final del análisis, diseño e implementación de un Marketplace</w:t>
              </w:r>
            </w:sdtContent>
          </w:sdt>
        </w:p>
      </w:tc>
    </w:tr>
  </w:tbl>
  <w:p w:rsidR="00F456C4" w:rsidRDefault="00F456C4"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6598"/>
    <w:rsid w:val="000702F1"/>
    <w:rsid w:val="00071954"/>
    <w:rsid w:val="0008365F"/>
    <w:rsid w:val="00086AD4"/>
    <w:rsid w:val="000966BD"/>
    <w:rsid w:val="000A480B"/>
    <w:rsid w:val="000E1767"/>
    <w:rsid w:val="000E17AA"/>
    <w:rsid w:val="000E5D0F"/>
    <w:rsid w:val="000E69F2"/>
    <w:rsid w:val="000E786A"/>
    <w:rsid w:val="0010636C"/>
    <w:rsid w:val="00107676"/>
    <w:rsid w:val="00120892"/>
    <w:rsid w:val="0014741E"/>
    <w:rsid w:val="00151124"/>
    <w:rsid w:val="00152603"/>
    <w:rsid w:val="001529E4"/>
    <w:rsid w:val="001635C1"/>
    <w:rsid w:val="001702C6"/>
    <w:rsid w:val="00190BFA"/>
    <w:rsid w:val="001A7558"/>
    <w:rsid w:val="001F673A"/>
    <w:rsid w:val="002079F7"/>
    <w:rsid w:val="002135F1"/>
    <w:rsid w:val="00214414"/>
    <w:rsid w:val="00224528"/>
    <w:rsid w:val="00227416"/>
    <w:rsid w:val="0023485B"/>
    <w:rsid w:val="00236439"/>
    <w:rsid w:val="00240BE3"/>
    <w:rsid w:val="00271817"/>
    <w:rsid w:val="002A62C5"/>
    <w:rsid w:val="002A7E3D"/>
    <w:rsid w:val="002B163C"/>
    <w:rsid w:val="002C02FB"/>
    <w:rsid w:val="0030564C"/>
    <w:rsid w:val="00322595"/>
    <w:rsid w:val="00334BE5"/>
    <w:rsid w:val="003359AD"/>
    <w:rsid w:val="00336C4B"/>
    <w:rsid w:val="00351009"/>
    <w:rsid w:val="00351E3A"/>
    <w:rsid w:val="00352BD3"/>
    <w:rsid w:val="00353EB8"/>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67BA7"/>
    <w:rsid w:val="00467FA6"/>
    <w:rsid w:val="004858D2"/>
    <w:rsid w:val="004A7521"/>
    <w:rsid w:val="004C0460"/>
    <w:rsid w:val="004D2CB0"/>
    <w:rsid w:val="004D76E9"/>
    <w:rsid w:val="004E01DD"/>
    <w:rsid w:val="004E6BB8"/>
    <w:rsid w:val="004F6485"/>
    <w:rsid w:val="00502755"/>
    <w:rsid w:val="005077FE"/>
    <w:rsid w:val="00527EA0"/>
    <w:rsid w:val="005304BA"/>
    <w:rsid w:val="00537A7D"/>
    <w:rsid w:val="0054268A"/>
    <w:rsid w:val="00552119"/>
    <w:rsid w:val="005625E4"/>
    <w:rsid w:val="0056315F"/>
    <w:rsid w:val="00567173"/>
    <w:rsid w:val="00575B0E"/>
    <w:rsid w:val="00597967"/>
    <w:rsid w:val="005C68D6"/>
    <w:rsid w:val="005D0BDC"/>
    <w:rsid w:val="005F0115"/>
    <w:rsid w:val="00605BB2"/>
    <w:rsid w:val="0060678F"/>
    <w:rsid w:val="006230BF"/>
    <w:rsid w:val="00640BA8"/>
    <w:rsid w:val="00661837"/>
    <w:rsid w:val="006635C0"/>
    <w:rsid w:val="00673668"/>
    <w:rsid w:val="006900A3"/>
    <w:rsid w:val="006A47CA"/>
    <w:rsid w:val="006B15FC"/>
    <w:rsid w:val="006C1E3A"/>
    <w:rsid w:val="006D6321"/>
    <w:rsid w:val="006D63CD"/>
    <w:rsid w:val="0072095D"/>
    <w:rsid w:val="00727FA0"/>
    <w:rsid w:val="007331C0"/>
    <w:rsid w:val="00742F9D"/>
    <w:rsid w:val="007478FC"/>
    <w:rsid w:val="007E4829"/>
    <w:rsid w:val="007F2038"/>
    <w:rsid w:val="00800134"/>
    <w:rsid w:val="008032A1"/>
    <w:rsid w:val="008141A5"/>
    <w:rsid w:val="008145D0"/>
    <w:rsid w:val="008201C9"/>
    <w:rsid w:val="00830755"/>
    <w:rsid w:val="008456AB"/>
    <w:rsid w:val="008510B9"/>
    <w:rsid w:val="00852CE9"/>
    <w:rsid w:val="008D383D"/>
    <w:rsid w:val="008F508B"/>
    <w:rsid w:val="008F7F18"/>
    <w:rsid w:val="00914C58"/>
    <w:rsid w:val="00923284"/>
    <w:rsid w:val="00934D3E"/>
    <w:rsid w:val="0093596D"/>
    <w:rsid w:val="00977B63"/>
    <w:rsid w:val="00983F50"/>
    <w:rsid w:val="00992A1C"/>
    <w:rsid w:val="009B6E8C"/>
    <w:rsid w:val="009D2269"/>
    <w:rsid w:val="009D42F2"/>
    <w:rsid w:val="00A03479"/>
    <w:rsid w:val="00A0372A"/>
    <w:rsid w:val="00A107CA"/>
    <w:rsid w:val="00A224C8"/>
    <w:rsid w:val="00A23643"/>
    <w:rsid w:val="00A341F1"/>
    <w:rsid w:val="00A514A0"/>
    <w:rsid w:val="00A71AEB"/>
    <w:rsid w:val="00A7475D"/>
    <w:rsid w:val="00A80D74"/>
    <w:rsid w:val="00A85B3A"/>
    <w:rsid w:val="00A871F6"/>
    <w:rsid w:val="00A966A3"/>
    <w:rsid w:val="00AA16B8"/>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86714"/>
    <w:rsid w:val="00B93257"/>
    <w:rsid w:val="00B95DB0"/>
    <w:rsid w:val="00B975B5"/>
    <w:rsid w:val="00BB5819"/>
    <w:rsid w:val="00BC7993"/>
    <w:rsid w:val="00BD229D"/>
    <w:rsid w:val="00BF6A38"/>
    <w:rsid w:val="00C00594"/>
    <w:rsid w:val="00C2032C"/>
    <w:rsid w:val="00C6137F"/>
    <w:rsid w:val="00C77B36"/>
    <w:rsid w:val="00CA73D8"/>
    <w:rsid w:val="00CB3C69"/>
    <w:rsid w:val="00CB5639"/>
    <w:rsid w:val="00CC0D0D"/>
    <w:rsid w:val="00CD4463"/>
    <w:rsid w:val="00CF6005"/>
    <w:rsid w:val="00D15615"/>
    <w:rsid w:val="00D21A71"/>
    <w:rsid w:val="00D26ECD"/>
    <w:rsid w:val="00D34F24"/>
    <w:rsid w:val="00D47FCC"/>
    <w:rsid w:val="00D506D9"/>
    <w:rsid w:val="00D616C3"/>
    <w:rsid w:val="00D661BD"/>
    <w:rsid w:val="00D83611"/>
    <w:rsid w:val="00D96780"/>
    <w:rsid w:val="00DA376D"/>
    <w:rsid w:val="00DC0AC5"/>
    <w:rsid w:val="00DD2C07"/>
    <w:rsid w:val="00DD2DBC"/>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B02BC"/>
    <w:rsid w:val="00EC1D05"/>
    <w:rsid w:val="00F2707F"/>
    <w:rsid w:val="00F27BDB"/>
    <w:rsid w:val="00F33A53"/>
    <w:rsid w:val="00F45178"/>
    <w:rsid w:val="00F456C4"/>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image" Target="media/image16.png"/><Relationship Id="rId21" Type="http://schemas.openxmlformats.org/officeDocument/2006/relationships/hyperlink" Target="http://www.androidmarket.es/" TargetMode="External"/><Relationship Id="rId34" Type="http://schemas.openxmlformats.org/officeDocument/2006/relationships/image" Target="media/image11.png"/><Relationship Id="rId42" Type="http://schemas.openxmlformats.org/officeDocument/2006/relationships/image" Target="media/image19.emf"/><Relationship Id="rId47" Type="http://schemas.openxmlformats.org/officeDocument/2006/relationships/hyperlink" Target="http://es.wikipedia.org/wiki/V%C3%ADdeo" TargetMode="External"/><Relationship Id="rId50" Type="http://schemas.openxmlformats.org/officeDocument/2006/relationships/hyperlink" Target="http://es.wikipedia.org/wiki/Sistema_global_de_navegaci%C3%B3n_por_sat%C3%A9lite" TargetMode="External"/><Relationship Id="rId55" Type="http://schemas.openxmlformats.org/officeDocument/2006/relationships/hyperlink" Target="http://es.wikipedia.org/wiki/Sistema_l%C3%B3gico" TargetMode="External"/><Relationship Id="rId63" Type="http://schemas.openxmlformats.org/officeDocument/2006/relationships/hyperlink" Target="http://es.wikipedia.org/wiki/Teclado_(inform%C3%A1tica)" TargetMode="External"/><Relationship Id="rId68" Type="http://schemas.openxmlformats.org/officeDocument/2006/relationships/hyperlink" Target="http://es.wikipedia.org/wiki/Red_local" TargetMode="External"/><Relationship Id="rId76" Type="http://schemas.openxmlformats.org/officeDocument/2006/relationships/hyperlink" Target="http://es.wikipedia.org/wiki/3D" TargetMode="External"/><Relationship Id="rId84" Type="http://schemas.openxmlformats.org/officeDocument/2006/relationships/hyperlink" Target="http://es.wikipedia.org/wiki/Lenguaje_de_programaci%C3%B3n_Java"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es.wikipedia.org/wiki/Subrutina"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6.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es.wikipedia.org/wiki/Disco_%C3%B3ptico" TargetMode="External"/><Relationship Id="rId53" Type="http://schemas.openxmlformats.org/officeDocument/2006/relationships/hyperlink" Target="http://es.wikipedia.org/wiki/Sistema_digital" TargetMode="External"/><Relationship Id="rId58" Type="http://schemas.openxmlformats.org/officeDocument/2006/relationships/hyperlink" Target="http://es.wikipedia.org/wiki/Computadora_port%C3%A1til" TargetMode="External"/><Relationship Id="rId66" Type="http://schemas.openxmlformats.org/officeDocument/2006/relationships/hyperlink" Target="http://es.wikipedia.org/wiki/Publicidad" TargetMode="External"/><Relationship Id="rId74" Type="http://schemas.openxmlformats.org/officeDocument/2006/relationships/hyperlink" Target="http://es.wikipedia.org/wiki/Biblioteca_(programaci%C3%B3n)" TargetMode="External"/><Relationship Id="rId79" Type="http://schemas.openxmlformats.org/officeDocument/2006/relationships/hyperlink" Target="http://es.wikipedia.org/wiki/Servicio_Web"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es.wikipedia.org/wiki/Multit%C3%A1ctil" TargetMode="External"/><Relationship Id="rId82" Type="http://schemas.openxmlformats.org/officeDocument/2006/relationships/hyperlink" Target="http://es.wikipedia.org/wiki/C%C3%B3digo_abierto" TargetMode="External"/><Relationship Id="rId90" Type="http://schemas.openxmlformats.org/officeDocument/2006/relationships/glossaryDocument" Target="glossary/document.xm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emf"/><Relationship Id="rId48" Type="http://schemas.openxmlformats.org/officeDocument/2006/relationships/hyperlink" Target="http://es.wikipedia.org/wiki/Disco_compacto" TargetMode="External"/><Relationship Id="rId56" Type="http://schemas.openxmlformats.org/officeDocument/2006/relationships/hyperlink" Target="http://es.wikipedia.org/wiki/Sistema_inform%C3%A1tico" TargetMode="External"/><Relationship Id="rId64" Type="http://schemas.openxmlformats.org/officeDocument/2006/relationships/hyperlink" Target="http://es.wikipedia.org/wiki/Mouse" TargetMode="External"/><Relationship Id="rId69" Type="http://schemas.openxmlformats.org/officeDocument/2006/relationships/hyperlink" Target="http://es.wikipedia.org/wiki/LAN" TargetMode="External"/><Relationship Id="rId77" Type="http://schemas.openxmlformats.org/officeDocument/2006/relationships/hyperlink" Target="http://es.wikipedia.org/wiki/Idioma_ingl%C3%A9s" TargetMode="External"/><Relationship Id="rId8" Type="http://schemas.openxmlformats.org/officeDocument/2006/relationships/image" Target="media/image1.gif"/><Relationship Id="rId51" Type="http://schemas.openxmlformats.org/officeDocument/2006/relationships/hyperlink" Target="http://es.wikipedia.org/wiki/Posici%C3%B3n" TargetMode="External"/><Relationship Id="rId72" Type="http://schemas.openxmlformats.org/officeDocument/2006/relationships/hyperlink" Target="http://es.wikipedia.org/wiki/M%C3%A9todo_(inform%C3%A1tica)" TargetMode="External"/><Relationship Id="rId80" Type="http://schemas.openxmlformats.org/officeDocument/2006/relationships/hyperlink" Target="http://es.wikipedia.org/wiki/Internet" TargetMode="External"/><Relationship Id="rId85" Type="http://schemas.openxmlformats.org/officeDocument/2006/relationships/hyperlink" Target="http://es.wikipedia.org/wiki/Programa_inform%C3%A1tico" TargetMode="Externa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es.wikipedia.org/wiki/Audio" TargetMode="External"/><Relationship Id="rId59" Type="http://schemas.openxmlformats.org/officeDocument/2006/relationships/hyperlink" Target="http://es.wikipedia.org/wiki/PDA" TargetMode="External"/><Relationship Id="rId67" Type="http://schemas.openxmlformats.org/officeDocument/2006/relationships/hyperlink" Target="http://es.wikipedia.org/wiki/Red_de_computadoras" TargetMode="External"/><Relationship Id="rId20" Type="http://schemas.openxmlformats.org/officeDocument/2006/relationships/hyperlink" Target="http://es.wikipedia.org/wiki/IPod_Touch" TargetMode="External"/><Relationship Id="rId41" Type="http://schemas.openxmlformats.org/officeDocument/2006/relationships/image" Target="media/image18.emf"/><Relationship Id="rId54" Type="http://schemas.openxmlformats.org/officeDocument/2006/relationships/hyperlink" Target="http://es.wikipedia.org/wiki/Libro" TargetMode="External"/><Relationship Id="rId62" Type="http://schemas.openxmlformats.org/officeDocument/2006/relationships/hyperlink" Target="http://es.wikipedia.org/wiki/Estilete" TargetMode="External"/><Relationship Id="rId70" Type="http://schemas.openxmlformats.org/officeDocument/2006/relationships/hyperlink" Target="http://es.wikipedia.org/wiki/Internet" TargetMode="External"/><Relationship Id="rId75" Type="http://schemas.openxmlformats.org/officeDocument/2006/relationships/hyperlink" Target="http://es.wikipedia.org/wiki/Definici%C3%B3n_est%C3%A1ndar" TargetMode="External"/><Relationship Id="rId83" Type="http://schemas.openxmlformats.org/officeDocument/2006/relationships/hyperlink" Target="http://es.wikipedia.org/wiki/J2E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comments" Target="comments.xml"/><Relationship Id="rId36" Type="http://schemas.openxmlformats.org/officeDocument/2006/relationships/image" Target="media/image13.png"/><Relationship Id="rId49" Type="http://schemas.openxmlformats.org/officeDocument/2006/relationships/hyperlink" Target="http://es.wikipedia.org/wiki/Almacenamiento_de_datos" TargetMode="External"/><Relationship Id="rId57" Type="http://schemas.openxmlformats.org/officeDocument/2006/relationships/hyperlink" Target="http://es.wikipedia.org/wiki/Hardware"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1.emf"/><Relationship Id="rId52" Type="http://schemas.openxmlformats.org/officeDocument/2006/relationships/hyperlink" Target="http://es.wikipedia.org/wiki/Electr%C3%B3nica" TargetMode="External"/><Relationship Id="rId60" Type="http://schemas.openxmlformats.org/officeDocument/2006/relationships/hyperlink" Target="http://es.wikipedia.org/wiki/Pantalla_t%C3%A1ctil" TargetMode="External"/><Relationship Id="rId65" Type="http://schemas.openxmlformats.org/officeDocument/2006/relationships/hyperlink" Target="http://es.wikipedia.org/wiki/Comunicaci%C3%B3n_inal%C3%A1mbrica" TargetMode="External"/><Relationship Id="rId73" Type="http://schemas.openxmlformats.org/officeDocument/2006/relationships/hyperlink" Target="http://es.wikipedia.org/wiki/Programaci%C3%B3n_orientada_a_objetos" TargetMode="External"/><Relationship Id="rId78" Type="http://schemas.openxmlformats.org/officeDocument/2006/relationships/hyperlink" Target="http://es.wikipedia.org/wiki/Paradigma_de_programaci%C3%B3n" TargetMode="External"/><Relationship Id="rId81" Type="http://schemas.openxmlformats.org/officeDocument/2006/relationships/hyperlink" Target="http://es.wikipedia.org/wiki/Formato_de_almacenamiento" TargetMode="External"/><Relationship Id="rId86" Type="http://schemas.openxmlformats.org/officeDocument/2006/relationships/hyperlink" Target="http://es.wikipedia.org/wiki/Programaci%C3%B3n" TargetMode="Externa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97261056"/>
        <c:axId val="97262592"/>
      </c:lineChart>
      <c:catAx>
        <c:axId val="97261056"/>
        <c:scaling>
          <c:orientation val="minMax"/>
        </c:scaling>
        <c:axPos val="b"/>
        <c:numFmt formatCode="dd/mm/yyyy" sourceLinked="1"/>
        <c:tickLblPos val="nextTo"/>
        <c:txPr>
          <a:bodyPr/>
          <a:lstStyle/>
          <a:p>
            <a:pPr>
              <a:defRPr lang="es-UY"/>
            </a:pPr>
            <a:endParaRPr lang="es-ES_tradnl"/>
          </a:p>
        </c:txPr>
        <c:crossAx val="97262592"/>
        <c:crosses val="autoZero"/>
        <c:auto val="1"/>
        <c:lblAlgn val="ctr"/>
        <c:lblOffset val="100"/>
      </c:catAx>
      <c:valAx>
        <c:axId val="97262592"/>
        <c:scaling>
          <c:orientation val="minMax"/>
        </c:scaling>
        <c:axPos val="l"/>
        <c:majorGridlines/>
        <c:numFmt formatCode="_-* #,##0.00\ _€_-;\-* #,##0.00\ _€_-;_-* &quot;-&quot;??\ _€_-;_-@_-" sourceLinked="1"/>
        <c:tickLblPos val="nextTo"/>
        <c:txPr>
          <a:bodyPr/>
          <a:lstStyle/>
          <a:p>
            <a:pPr>
              <a:defRPr lang="es-UY"/>
            </a:pPr>
            <a:endParaRPr lang="es-ES_tradnl"/>
          </a:p>
        </c:txPr>
        <c:crossAx val="97261056"/>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0.75000000000000455</c:v>
                </c:pt>
                <c:pt idx="1">
                  <c:v>0.17300000000000001</c:v>
                </c:pt>
                <c:pt idx="2">
                  <c:v>3.2000000000000042E-2</c:v>
                </c:pt>
                <c:pt idx="3">
                  <c:v>2.9000000000000001E-2</c:v>
                </c:pt>
              </c:numCache>
            </c:numRef>
          </c:val>
        </c:ser>
        <c:axId val="66878848"/>
        <c:axId val="66888832"/>
      </c:barChart>
      <c:catAx>
        <c:axId val="66878848"/>
        <c:scaling>
          <c:orientation val="minMax"/>
        </c:scaling>
        <c:axPos val="b"/>
        <c:numFmt formatCode="General" sourceLinked="1"/>
        <c:tickLblPos val="nextTo"/>
        <c:txPr>
          <a:bodyPr/>
          <a:lstStyle/>
          <a:p>
            <a:pPr>
              <a:defRPr lang="es-UY"/>
            </a:pPr>
            <a:endParaRPr lang="es-ES_tradnl"/>
          </a:p>
        </c:txPr>
        <c:crossAx val="66888832"/>
        <c:crosses val="autoZero"/>
        <c:auto val="1"/>
        <c:lblAlgn val="ctr"/>
        <c:lblOffset val="100"/>
      </c:catAx>
      <c:valAx>
        <c:axId val="66888832"/>
        <c:scaling>
          <c:orientation val="minMax"/>
        </c:scaling>
        <c:axPos val="l"/>
        <c:majorGridlines/>
        <c:numFmt formatCode="0%" sourceLinked="1"/>
        <c:tickLblPos val="nextTo"/>
        <c:txPr>
          <a:bodyPr/>
          <a:lstStyle/>
          <a:p>
            <a:pPr>
              <a:defRPr lang="es-UY"/>
            </a:pPr>
            <a:endParaRPr lang="es-ES_tradnl"/>
          </a:p>
        </c:txPr>
        <c:crossAx val="66878848"/>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83133568"/>
        <c:axId val="83135104"/>
      </c:barChart>
      <c:catAx>
        <c:axId val="83133568"/>
        <c:scaling>
          <c:orientation val="minMax"/>
        </c:scaling>
        <c:axPos val="b"/>
        <c:numFmt formatCode="General" sourceLinked="1"/>
        <c:tickLblPos val="nextTo"/>
        <c:txPr>
          <a:bodyPr/>
          <a:lstStyle/>
          <a:p>
            <a:pPr>
              <a:defRPr lang="es-UY"/>
            </a:pPr>
            <a:endParaRPr lang="es-ES_tradnl"/>
          </a:p>
        </c:txPr>
        <c:crossAx val="83135104"/>
        <c:crosses val="autoZero"/>
        <c:auto val="1"/>
        <c:lblAlgn val="ctr"/>
        <c:lblOffset val="100"/>
      </c:catAx>
      <c:valAx>
        <c:axId val="83135104"/>
        <c:scaling>
          <c:orientation val="minMax"/>
        </c:scaling>
        <c:axPos val="l"/>
        <c:majorGridlines/>
        <c:numFmt formatCode="0%" sourceLinked="1"/>
        <c:tickLblPos val="nextTo"/>
        <c:txPr>
          <a:bodyPr/>
          <a:lstStyle/>
          <a:p>
            <a:pPr>
              <a:defRPr lang="es-UY"/>
            </a:pPr>
            <a:endParaRPr lang="es-ES_tradnl"/>
          </a:p>
        </c:txPr>
        <c:crossAx val="83133568"/>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141E96"/>
    <w:rsid w:val="00236203"/>
    <w:rsid w:val="0027435C"/>
    <w:rsid w:val="002E00D3"/>
    <w:rsid w:val="002E469B"/>
    <w:rsid w:val="00641E73"/>
    <w:rsid w:val="0079353D"/>
    <w:rsid w:val="008A39BE"/>
    <w:rsid w:val="009B139D"/>
    <w:rsid w:val="00A20FC8"/>
    <w:rsid w:val="00AD2C0D"/>
    <w:rsid w:val="00B35482"/>
    <w:rsid w:val="00B62CCF"/>
    <w:rsid w:val="00BC364D"/>
    <w:rsid w:val="00CD147D"/>
    <w:rsid w:val="00DB1E7B"/>
    <w:rsid w:val="00E14BDE"/>
    <w:rsid w:val="00E80460"/>
    <w:rsid w:val="00EA007E"/>
    <w:rsid w:val="00ED307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2E620144-4B1A-4161-81A7-AF49F5384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55</Pages>
  <Words>20101</Words>
  <Characters>110560</Characters>
  <Application>Microsoft Office Word</Application>
  <DocSecurity>0</DocSecurity>
  <Lines>921</Lines>
  <Paragraphs>260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130401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pelo</cp:lastModifiedBy>
  <cp:revision>15</cp:revision>
  <cp:lastPrinted>2013-12-03T20:36:00Z</cp:lastPrinted>
  <dcterms:created xsi:type="dcterms:W3CDTF">2012-08-06T01:53:00Z</dcterms:created>
  <dcterms:modified xsi:type="dcterms:W3CDTF">2013-12-12T00:35:00Z</dcterms:modified>
</cp:coreProperties>
</file>